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742F17" w14:textId="77777777" w:rsidR="00933DB0" w:rsidRDefault="008845DE" w:rsidP="003E69E9">
      <w:bookmarkStart w:id="0" w:name="_GoBack"/>
      <w:bookmarkEnd w:id="0"/>
      <w:r>
        <w:rPr>
          <w:rFonts w:hint="eastAsia"/>
        </w:rPr>
        <w:t>咖乐美物联网通信协议</w:t>
      </w:r>
    </w:p>
    <w:p w14:paraId="2C3F6112" w14:textId="77777777" w:rsidR="00933DB0" w:rsidRDefault="008845DE" w:rsidP="003E69E9">
      <w:r>
        <w:rPr>
          <w:rFonts w:hint="eastAsia"/>
        </w:rPr>
        <w:t>商用咖啡机</w:t>
      </w:r>
    </w:p>
    <w:p w14:paraId="167BAF9B" w14:textId="104C394F" w:rsidR="00933DB0" w:rsidRDefault="009D7F44" w:rsidP="003E69E9">
      <w:r>
        <w:rPr>
          <w:rFonts w:hint="eastAsia"/>
        </w:rPr>
        <w:t>M</w:t>
      </w:r>
      <w:r>
        <w:t>50-</w:t>
      </w:r>
      <w:r w:rsidR="008845DE">
        <w:rPr>
          <w:rFonts w:hint="eastAsia"/>
        </w:rPr>
        <w:t>v2.0.</w:t>
      </w:r>
      <w:r w:rsidR="00B51099">
        <w:t>3</w:t>
      </w:r>
    </w:p>
    <w:p w14:paraId="220C8C66" w14:textId="77777777" w:rsidR="00933DB0" w:rsidRDefault="00933DB0" w:rsidP="003E69E9"/>
    <w:p w14:paraId="5672FCA5" w14:textId="77777777" w:rsidR="00933DB0" w:rsidRDefault="00933DB0" w:rsidP="003E69E9"/>
    <w:p w14:paraId="14532CBF" w14:textId="77777777" w:rsidR="00933DB0" w:rsidRDefault="00933DB0" w:rsidP="003E69E9"/>
    <w:p w14:paraId="55E856F4" w14:textId="77777777" w:rsidR="00933DB0" w:rsidRDefault="00933DB0" w:rsidP="003E69E9"/>
    <w:p w14:paraId="4D5CB7FD" w14:textId="77777777" w:rsidR="00933DB0" w:rsidRDefault="00933DB0" w:rsidP="003E69E9"/>
    <w:p w14:paraId="790B4D95" w14:textId="77777777" w:rsidR="00933DB0" w:rsidRDefault="00933DB0" w:rsidP="003E69E9"/>
    <w:p w14:paraId="41AC43D1" w14:textId="77777777" w:rsidR="00933DB0" w:rsidRDefault="00933DB0" w:rsidP="003E69E9"/>
    <w:p w14:paraId="08B277FB" w14:textId="77777777" w:rsidR="00933DB0" w:rsidRDefault="00933DB0" w:rsidP="003E69E9"/>
    <w:p w14:paraId="41B17D80" w14:textId="77777777" w:rsidR="00933DB0" w:rsidRDefault="00933DB0" w:rsidP="003E69E9"/>
    <w:p w14:paraId="51285C82" w14:textId="77777777" w:rsidR="00933DB0" w:rsidRDefault="00933DB0" w:rsidP="003E69E9"/>
    <w:p w14:paraId="1471CC3C" w14:textId="77777777" w:rsidR="00933DB0" w:rsidRDefault="00933DB0" w:rsidP="003E69E9"/>
    <w:p w14:paraId="6CB4C793" w14:textId="77777777" w:rsidR="00933DB0" w:rsidRDefault="00933DB0" w:rsidP="003E69E9"/>
    <w:p w14:paraId="6E5951EE" w14:textId="77777777" w:rsidR="00933DB0" w:rsidRDefault="00933DB0" w:rsidP="003E69E9"/>
    <w:p w14:paraId="73A8F74B" w14:textId="77777777" w:rsidR="00933DB0" w:rsidRDefault="00933DB0" w:rsidP="003E69E9"/>
    <w:p w14:paraId="3423DE60" w14:textId="77777777" w:rsidR="00933DB0" w:rsidRDefault="00933DB0" w:rsidP="003E69E9"/>
    <w:p w14:paraId="5F16D287" w14:textId="77777777" w:rsidR="00933DB0" w:rsidRDefault="00933DB0" w:rsidP="003E69E9"/>
    <w:p w14:paraId="09977417" w14:textId="77777777" w:rsidR="00933DB0" w:rsidRDefault="00933DB0" w:rsidP="003E69E9"/>
    <w:p w14:paraId="124D512D" w14:textId="77777777" w:rsidR="00933DB0" w:rsidRDefault="00933DB0" w:rsidP="003E69E9"/>
    <w:p w14:paraId="3B2FF561" w14:textId="77777777" w:rsidR="00933DB0" w:rsidRDefault="00933DB0" w:rsidP="003E69E9"/>
    <w:p w14:paraId="39E54F66" w14:textId="77777777" w:rsidR="00933DB0" w:rsidRDefault="00933DB0" w:rsidP="003E69E9"/>
    <w:p w14:paraId="2D23C8A2" w14:textId="77777777" w:rsidR="00933DB0" w:rsidRDefault="00933DB0" w:rsidP="003E69E9"/>
    <w:p w14:paraId="50D4BAC1" w14:textId="77777777" w:rsidR="00933DB0" w:rsidRDefault="00933DB0" w:rsidP="003E69E9"/>
    <w:p w14:paraId="0C0D5808" w14:textId="77777777" w:rsidR="00933DB0" w:rsidRDefault="00933DB0" w:rsidP="003E69E9"/>
    <w:p w14:paraId="76F6DD2E" w14:textId="77777777" w:rsidR="00933DB0" w:rsidRDefault="00933DB0" w:rsidP="003E69E9"/>
    <w:p w14:paraId="77902957" w14:textId="77777777" w:rsidR="00933DB0" w:rsidRDefault="00933DB0" w:rsidP="003E69E9"/>
    <w:p w14:paraId="708EE3B7" w14:textId="77777777" w:rsidR="00933DB0" w:rsidRDefault="00933DB0" w:rsidP="003E69E9"/>
    <w:p w14:paraId="34C2E016" w14:textId="77777777" w:rsidR="00933DB0" w:rsidRDefault="00933DB0" w:rsidP="003E69E9"/>
    <w:p w14:paraId="331B8888" w14:textId="77777777" w:rsidR="00933DB0" w:rsidRDefault="00933DB0" w:rsidP="003E69E9"/>
    <w:p w14:paraId="42518965" w14:textId="77777777" w:rsidR="00933DB0" w:rsidRDefault="00933DB0" w:rsidP="003E69E9"/>
    <w:p w14:paraId="4D10C62D" w14:textId="77777777" w:rsidR="00933DB0" w:rsidRDefault="00933DB0" w:rsidP="003E69E9"/>
    <w:p w14:paraId="178F8810" w14:textId="77777777" w:rsidR="00933DB0" w:rsidRDefault="00933DB0" w:rsidP="003E69E9"/>
    <w:p w14:paraId="78638DE0" w14:textId="77777777" w:rsidR="00933DB0" w:rsidRDefault="00933DB0" w:rsidP="003E69E9"/>
    <w:p w14:paraId="1E46AFD5" w14:textId="77777777" w:rsidR="00933DB0" w:rsidRDefault="00933DB0" w:rsidP="003E69E9"/>
    <w:p w14:paraId="18D42FC2" w14:textId="77777777" w:rsidR="00933DB0" w:rsidRDefault="00933DB0" w:rsidP="003E69E9"/>
    <w:p w14:paraId="1F38F3DB" w14:textId="77777777" w:rsidR="00933DB0" w:rsidRDefault="00933DB0" w:rsidP="003E69E9"/>
    <w:p w14:paraId="66EFCBE2" w14:textId="77777777" w:rsidR="00933DB0" w:rsidRDefault="00933DB0" w:rsidP="003E69E9"/>
    <w:p w14:paraId="186D8734" w14:textId="77777777" w:rsidR="00933DB0" w:rsidRDefault="00933DB0" w:rsidP="003E69E9"/>
    <w:p w14:paraId="3CE89129" w14:textId="77777777" w:rsidR="00933DB0" w:rsidRDefault="008845DE" w:rsidP="003E69E9">
      <w:r>
        <w:rPr>
          <w:rFonts w:hint="eastAsia"/>
        </w:rPr>
        <w:t>---------------------</w:t>
      </w:r>
      <w:r>
        <w:rPr>
          <w:rFonts w:hint="eastAsia"/>
        </w:rPr>
        <w:t>苏州工业园区咖乐美电器有限公司</w:t>
      </w:r>
      <w:r>
        <w:rPr>
          <w:rFonts w:hint="eastAsia"/>
        </w:rPr>
        <w:t>----------------------</w:t>
      </w:r>
    </w:p>
    <w:p w14:paraId="66E7D0A1" w14:textId="77777777" w:rsidR="00933DB0" w:rsidRDefault="008845DE" w:rsidP="003E69E9">
      <w:pPr>
        <w:pStyle w:val="1"/>
      </w:pPr>
      <w:r>
        <w:rPr>
          <w:rFonts w:hint="eastAsia"/>
        </w:rPr>
        <w:lastRenderedPageBreak/>
        <w:t>4</w:t>
      </w:r>
      <w:r>
        <w:t xml:space="preserve"> </w:t>
      </w:r>
      <w:r>
        <w:rPr>
          <w:rFonts w:hint="eastAsia"/>
        </w:rPr>
        <w:t>咖乐美消息通信说明</w:t>
      </w:r>
    </w:p>
    <w:p w14:paraId="663B9D6F" w14:textId="77777777" w:rsidR="00933DB0" w:rsidRDefault="008845DE" w:rsidP="003E69E9">
      <w:r>
        <w:rPr>
          <w:rFonts w:hint="eastAsia"/>
        </w:rPr>
        <w:t>本部分给出目前咖乐美物联网平台所涉及的所有通信消息的定义，每种类型的消息，都从如下四个方面来阐述：</w:t>
      </w:r>
    </w:p>
    <w:p w14:paraId="18138936" w14:textId="77777777" w:rsidR="00933DB0" w:rsidRDefault="008845DE" w:rsidP="003E69E9">
      <w:pPr>
        <w:pStyle w:val="af7"/>
        <w:numPr>
          <w:ilvl w:val="0"/>
          <w:numId w:val="1"/>
        </w:numPr>
        <w:ind w:firstLineChars="0"/>
      </w:pPr>
      <w:r>
        <w:rPr>
          <w:rFonts w:hint="eastAsia"/>
        </w:rPr>
        <w:t>消息主题</w:t>
      </w:r>
    </w:p>
    <w:p w14:paraId="4083A6F2" w14:textId="77777777" w:rsidR="00933DB0" w:rsidRDefault="008845DE" w:rsidP="003E69E9">
      <w:pPr>
        <w:pStyle w:val="af7"/>
        <w:numPr>
          <w:ilvl w:val="0"/>
          <w:numId w:val="1"/>
        </w:numPr>
        <w:ind w:firstLineChars="0"/>
      </w:pPr>
      <w:r>
        <w:rPr>
          <w:rFonts w:hint="eastAsia"/>
        </w:rPr>
        <w:t>消息发布者</w:t>
      </w:r>
    </w:p>
    <w:p w14:paraId="15A872F3" w14:textId="77777777" w:rsidR="00933DB0" w:rsidRDefault="008845DE" w:rsidP="003E69E9">
      <w:pPr>
        <w:pStyle w:val="af7"/>
        <w:numPr>
          <w:ilvl w:val="0"/>
          <w:numId w:val="1"/>
        </w:numPr>
        <w:ind w:firstLineChars="0"/>
      </w:pPr>
      <w:r>
        <w:rPr>
          <w:rFonts w:hint="eastAsia"/>
        </w:rPr>
        <w:t>消息订阅者</w:t>
      </w:r>
    </w:p>
    <w:p w14:paraId="7A4E905E" w14:textId="77777777" w:rsidR="00933DB0" w:rsidRDefault="008845DE" w:rsidP="003E69E9">
      <w:pPr>
        <w:pStyle w:val="af7"/>
        <w:numPr>
          <w:ilvl w:val="0"/>
          <w:numId w:val="1"/>
        </w:numPr>
        <w:ind w:firstLineChars="0"/>
      </w:pPr>
      <w:r>
        <w:rPr>
          <w:rFonts w:hint="eastAsia"/>
        </w:rPr>
        <w:t>消息</w:t>
      </w:r>
      <w:r>
        <w:rPr>
          <w:rFonts w:hint="eastAsia"/>
        </w:rPr>
        <w:t>json</w:t>
      </w:r>
      <w:r>
        <w:rPr>
          <w:rFonts w:hint="eastAsia"/>
        </w:rPr>
        <w:t>格式</w:t>
      </w:r>
    </w:p>
    <w:p w14:paraId="330559EA" w14:textId="77777777" w:rsidR="00933DB0" w:rsidRDefault="008845DE" w:rsidP="003E69E9">
      <w:pPr>
        <w:pStyle w:val="af7"/>
        <w:numPr>
          <w:ilvl w:val="0"/>
          <w:numId w:val="1"/>
        </w:numPr>
        <w:ind w:firstLineChars="0"/>
      </w:pPr>
      <w:r>
        <w:rPr>
          <w:rFonts w:hint="eastAsia"/>
        </w:rPr>
        <w:t>通信机制</w:t>
      </w:r>
    </w:p>
    <w:p w14:paraId="6F5731E8" w14:textId="77777777" w:rsidR="00933DB0" w:rsidRDefault="008845DE" w:rsidP="003E69E9">
      <w:pPr>
        <w:pStyle w:val="21"/>
      </w:pPr>
      <w:r>
        <w:rPr>
          <w:rFonts w:hint="eastAsia"/>
        </w:rPr>
        <w:t>消息内容使用</w:t>
      </w:r>
      <w:r>
        <w:rPr>
          <w:rFonts w:hint="eastAsia"/>
        </w:rPr>
        <w:t>json</w:t>
      </w:r>
      <w:r>
        <w:rPr>
          <w:rFonts w:hint="eastAsia"/>
        </w:rPr>
        <w:t>格式表示，本协议文档给出每一个主题的完整的消息定义，但消息发布的时候，发布者可仅发送相关的消息内容即可，无关的消息字段不必在消息中体现，这提供了很大灵活性。</w:t>
      </w:r>
    </w:p>
    <w:p w14:paraId="7F22918E" w14:textId="77777777" w:rsidR="00933DB0" w:rsidRDefault="008845DE" w:rsidP="003E69E9">
      <w:pPr>
        <w:pStyle w:val="2"/>
      </w:pPr>
      <w:r>
        <w:rPr>
          <w:rFonts w:hint="eastAsia"/>
        </w:rPr>
        <w:t>4.</w:t>
      </w:r>
      <w:r>
        <w:t>1</w:t>
      </w:r>
      <w:r>
        <w:rPr>
          <w:rFonts w:hint="eastAsia"/>
        </w:rPr>
        <w:t>设备状态消息</w:t>
      </w:r>
    </w:p>
    <w:p w14:paraId="6C36F396" w14:textId="77777777" w:rsidR="00933DB0" w:rsidRDefault="008845DE" w:rsidP="003E69E9">
      <w:r>
        <w:rPr>
          <w:rFonts w:hint="eastAsia"/>
        </w:rPr>
        <w:t xml:space="preserve"> </w:t>
      </w:r>
      <w:r>
        <w:t xml:space="preserve">       </w:t>
      </w:r>
      <w:r>
        <w:rPr>
          <w:rFonts w:hint="eastAsia"/>
        </w:rPr>
        <w:t>设备状态定义：设备某一时刻的实时状态，不可认为进行修改。</w:t>
      </w:r>
    </w:p>
    <w:p w14:paraId="132BBD34" w14:textId="77777777" w:rsidR="00933DB0" w:rsidRDefault="008845DE" w:rsidP="003E69E9">
      <w:r>
        <w:rPr>
          <w:rFonts w:hint="eastAsia"/>
        </w:rPr>
        <w:t>设备上报实时状态数据类型如下：</w:t>
      </w:r>
    </w:p>
    <w:p w14:paraId="1006232C" w14:textId="77777777" w:rsidR="00933DB0" w:rsidRDefault="008845DE" w:rsidP="003E69E9">
      <w:r>
        <w:rPr>
          <w:rFonts w:hint="eastAsia"/>
        </w:rPr>
        <w:t>监控设备实时状态（各传感器状态）、任务状态、位置、外设状态、网络连接情况等等。</w:t>
      </w:r>
    </w:p>
    <w:p w14:paraId="56801A10" w14:textId="77777777" w:rsidR="00933DB0" w:rsidRDefault="008845DE" w:rsidP="003E69E9">
      <w:pPr>
        <w:pStyle w:val="3"/>
      </w:pPr>
      <w:r>
        <w:rPr>
          <w:rFonts w:hint="eastAsia"/>
        </w:rPr>
        <w:t>4.</w:t>
      </w:r>
      <w:r>
        <w:t>1</w:t>
      </w:r>
      <w:r>
        <w:rPr>
          <w:rFonts w:hint="eastAsia"/>
        </w:rPr>
        <w:t>.1</w:t>
      </w:r>
      <w:r>
        <w:rPr>
          <w:rFonts w:hint="eastAsia"/>
        </w:rPr>
        <w:t>设备状态</w:t>
      </w:r>
    </w:p>
    <w:p w14:paraId="0B74B1CE" w14:textId="77777777" w:rsidR="00933DB0" w:rsidRDefault="008845DE" w:rsidP="003E69E9">
      <w:pPr>
        <w:pStyle w:val="4"/>
      </w:pPr>
      <w:bookmarkStart w:id="1" w:name="OLE_LINK24"/>
      <w:bookmarkStart w:id="2" w:name="OLE_LINK23"/>
      <w:r>
        <w:rPr>
          <w:rFonts w:hint="eastAsia"/>
        </w:rPr>
        <w:t>4</w:t>
      </w:r>
      <w:r>
        <w:t>.1.1.1</w:t>
      </w:r>
      <w:r>
        <w:rPr>
          <w:rFonts w:hint="eastAsia"/>
        </w:rPr>
        <w:t>设备任务状态定义表（见附录</w:t>
      </w:r>
      <w:r>
        <w:rPr>
          <w:rFonts w:hint="eastAsia"/>
        </w:rPr>
        <w:t>E</w:t>
      </w:r>
      <w:r>
        <w:rPr>
          <w:rFonts w:hint="eastAsia"/>
        </w:rPr>
        <w:t>）</w:t>
      </w:r>
    </w:p>
    <w:bookmarkEnd w:id="1"/>
    <w:bookmarkEnd w:id="2"/>
    <w:p w14:paraId="16D5E516" w14:textId="77777777" w:rsidR="00933DB0" w:rsidRDefault="008845DE" w:rsidP="003E69E9">
      <w:r>
        <w:rPr>
          <w:rFonts w:hint="eastAsia"/>
        </w:rPr>
        <w:t>页面名称对应</w:t>
      </w:r>
      <w:r>
        <w:rPr>
          <w:rFonts w:hint="eastAsia"/>
        </w:rPr>
        <w:t>ID</w:t>
      </w:r>
    </w:p>
    <w:tbl>
      <w:tblPr>
        <w:tblStyle w:val="af4"/>
        <w:tblW w:w="0" w:type="auto"/>
        <w:tblLook w:val="04A0" w:firstRow="1" w:lastRow="0" w:firstColumn="1" w:lastColumn="0" w:noHBand="0" w:noVBand="1"/>
      </w:tblPr>
      <w:tblGrid>
        <w:gridCol w:w="2840"/>
        <w:gridCol w:w="2841"/>
        <w:gridCol w:w="2841"/>
      </w:tblGrid>
      <w:tr w:rsidR="00933DB0" w14:paraId="6229966C" w14:textId="77777777">
        <w:tc>
          <w:tcPr>
            <w:tcW w:w="2840" w:type="dxa"/>
            <w:shd w:val="clear" w:color="auto" w:fill="002060"/>
          </w:tcPr>
          <w:p w14:paraId="26C227C7" w14:textId="77777777" w:rsidR="00933DB0" w:rsidRDefault="008845DE" w:rsidP="003E69E9">
            <w:r>
              <w:rPr>
                <w:rFonts w:hint="eastAsia"/>
              </w:rPr>
              <w:t>序号</w:t>
            </w:r>
          </w:p>
        </w:tc>
        <w:tc>
          <w:tcPr>
            <w:tcW w:w="2841" w:type="dxa"/>
            <w:shd w:val="clear" w:color="auto" w:fill="002060"/>
          </w:tcPr>
          <w:p w14:paraId="017CCC46" w14:textId="77777777" w:rsidR="00933DB0" w:rsidRDefault="008845DE" w:rsidP="003E69E9">
            <w:r>
              <w:rPr>
                <w:rFonts w:hint="eastAsia"/>
              </w:rPr>
              <w:t>页面名称</w:t>
            </w:r>
          </w:p>
        </w:tc>
        <w:tc>
          <w:tcPr>
            <w:tcW w:w="2841" w:type="dxa"/>
            <w:shd w:val="clear" w:color="auto" w:fill="002060"/>
          </w:tcPr>
          <w:p w14:paraId="2BB537C7" w14:textId="77777777" w:rsidR="00933DB0" w:rsidRDefault="008845DE" w:rsidP="003E69E9">
            <w:r>
              <w:t>P</w:t>
            </w:r>
            <w:r>
              <w:rPr>
                <w:rFonts w:hint="eastAsia"/>
              </w:rPr>
              <w:t>ageId</w:t>
            </w:r>
          </w:p>
        </w:tc>
      </w:tr>
      <w:tr w:rsidR="00933DB0" w14:paraId="5723E00E" w14:textId="77777777">
        <w:tc>
          <w:tcPr>
            <w:tcW w:w="2840" w:type="dxa"/>
          </w:tcPr>
          <w:p w14:paraId="707C9D5D" w14:textId="77777777" w:rsidR="00933DB0" w:rsidRDefault="008845DE" w:rsidP="003E69E9">
            <w:r>
              <w:rPr>
                <w:rFonts w:hint="eastAsia"/>
              </w:rPr>
              <w:t>1</w:t>
            </w:r>
          </w:p>
        </w:tc>
        <w:tc>
          <w:tcPr>
            <w:tcW w:w="2841" w:type="dxa"/>
          </w:tcPr>
          <w:p w14:paraId="77ADDF22" w14:textId="77777777" w:rsidR="00933DB0" w:rsidRDefault="008845DE" w:rsidP="003E69E9">
            <w:r>
              <w:rPr>
                <w:rFonts w:hint="eastAsia"/>
              </w:rPr>
              <w:t>Menu</w:t>
            </w:r>
            <w:r>
              <w:t>-</w:t>
            </w:r>
            <w:r>
              <w:rPr>
                <w:rFonts w:hint="eastAsia"/>
              </w:rPr>
              <w:t>保养</w:t>
            </w:r>
          </w:p>
        </w:tc>
        <w:tc>
          <w:tcPr>
            <w:tcW w:w="2841" w:type="dxa"/>
          </w:tcPr>
          <w:p w14:paraId="64562059" w14:textId="77777777" w:rsidR="00933DB0" w:rsidRDefault="008845DE" w:rsidP="003E69E9">
            <w:r>
              <w:rPr>
                <w:rFonts w:hint="eastAsia"/>
              </w:rPr>
              <w:t>5</w:t>
            </w:r>
            <w:r>
              <w:t>00</w:t>
            </w:r>
          </w:p>
        </w:tc>
      </w:tr>
      <w:tr w:rsidR="00933DB0" w14:paraId="660550D8" w14:textId="77777777">
        <w:tc>
          <w:tcPr>
            <w:tcW w:w="2840" w:type="dxa"/>
          </w:tcPr>
          <w:p w14:paraId="16575E3E" w14:textId="77777777" w:rsidR="00933DB0" w:rsidRDefault="008845DE" w:rsidP="003E69E9">
            <w:r>
              <w:rPr>
                <w:rFonts w:hint="eastAsia"/>
              </w:rPr>
              <w:t>2</w:t>
            </w:r>
          </w:p>
        </w:tc>
        <w:tc>
          <w:tcPr>
            <w:tcW w:w="2841" w:type="dxa"/>
          </w:tcPr>
          <w:p w14:paraId="30C72C3E" w14:textId="77777777" w:rsidR="00933DB0" w:rsidRDefault="008845DE" w:rsidP="003E69E9">
            <w:r>
              <w:t>Menu-</w:t>
            </w:r>
            <w:r>
              <w:rPr>
                <w:rFonts w:hint="eastAsia"/>
              </w:rPr>
              <w:t>饮品</w:t>
            </w:r>
          </w:p>
        </w:tc>
        <w:tc>
          <w:tcPr>
            <w:tcW w:w="2841" w:type="dxa"/>
          </w:tcPr>
          <w:p w14:paraId="63F91772" w14:textId="77777777" w:rsidR="00933DB0" w:rsidRDefault="008845DE" w:rsidP="003E69E9">
            <w:r>
              <w:rPr>
                <w:rFonts w:hint="eastAsia"/>
              </w:rPr>
              <w:t>5</w:t>
            </w:r>
            <w:r>
              <w:t>01</w:t>
            </w:r>
          </w:p>
        </w:tc>
      </w:tr>
      <w:tr w:rsidR="00933DB0" w14:paraId="5372FD2E" w14:textId="77777777">
        <w:tc>
          <w:tcPr>
            <w:tcW w:w="2840" w:type="dxa"/>
          </w:tcPr>
          <w:p w14:paraId="74FB65E7" w14:textId="77777777" w:rsidR="00933DB0" w:rsidRDefault="008845DE" w:rsidP="003E69E9">
            <w:r>
              <w:rPr>
                <w:rFonts w:hint="eastAsia"/>
              </w:rPr>
              <w:t>3</w:t>
            </w:r>
          </w:p>
        </w:tc>
        <w:tc>
          <w:tcPr>
            <w:tcW w:w="2841" w:type="dxa"/>
          </w:tcPr>
          <w:p w14:paraId="6B813D49" w14:textId="77777777" w:rsidR="00933DB0" w:rsidRDefault="008845DE" w:rsidP="003E69E9">
            <w:r>
              <w:rPr>
                <w:rFonts w:hint="eastAsia"/>
              </w:rPr>
              <w:t>Menu</w:t>
            </w:r>
            <w:r>
              <w:t>-</w:t>
            </w:r>
            <w:r>
              <w:rPr>
                <w:rFonts w:hint="eastAsia"/>
              </w:rPr>
              <w:t>系统</w:t>
            </w:r>
          </w:p>
        </w:tc>
        <w:tc>
          <w:tcPr>
            <w:tcW w:w="2841" w:type="dxa"/>
          </w:tcPr>
          <w:p w14:paraId="581908C9" w14:textId="77777777" w:rsidR="00933DB0" w:rsidRDefault="008845DE" w:rsidP="003E69E9">
            <w:r>
              <w:rPr>
                <w:rFonts w:hint="eastAsia"/>
              </w:rPr>
              <w:t>5</w:t>
            </w:r>
            <w:r>
              <w:t>02</w:t>
            </w:r>
          </w:p>
        </w:tc>
      </w:tr>
      <w:tr w:rsidR="00933DB0" w14:paraId="6C9747A8" w14:textId="77777777">
        <w:tc>
          <w:tcPr>
            <w:tcW w:w="2840" w:type="dxa"/>
          </w:tcPr>
          <w:p w14:paraId="7D67B8B5" w14:textId="77777777" w:rsidR="00933DB0" w:rsidRDefault="008845DE" w:rsidP="003E69E9">
            <w:r>
              <w:rPr>
                <w:rFonts w:hint="eastAsia"/>
              </w:rPr>
              <w:t>4</w:t>
            </w:r>
          </w:p>
        </w:tc>
        <w:tc>
          <w:tcPr>
            <w:tcW w:w="2841" w:type="dxa"/>
          </w:tcPr>
          <w:p w14:paraId="0F25E048" w14:textId="77777777" w:rsidR="00933DB0" w:rsidRDefault="008845DE" w:rsidP="003E69E9">
            <w:r>
              <w:rPr>
                <w:rFonts w:hint="eastAsia"/>
              </w:rPr>
              <w:t>Menu</w:t>
            </w:r>
            <w:r>
              <w:t>-</w:t>
            </w:r>
            <w:r>
              <w:rPr>
                <w:rFonts w:hint="eastAsia"/>
              </w:rPr>
              <w:t>面板</w:t>
            </w:r>
          </w:p>
        </w:tc>
        <w:tc>
          <w:tcPr>
            <w:tcW w:w="2841" w:type="dxa"/>
          </w:tcPr>
          <w:p w14:paraId="3B19EC9E" w14:textId="77777777" w:rsidR="00933DB0" w:rsidRDefault="008845DE" w:rsidP="003E69E9">
            <w:r>
              <w:rPr>
                <w:rFonts w:hint="eastAsia"/>
              </w:rPr>
              <w:t>5</w:t>
            </w:r>
            <w:r>
              <w:t>03</w:t>
            </w:r>
          </w:p>
        </w:tc>
      </w:tr>
      <w:tr w:rsidR="00933DB0" w14:paraId="5757E227" w14:textId="77777777">
        <w:tc>
          <w:tcPr>
            <w:tcW w:w="2840" w:type="dxa"/>
          </w:tcPr>
          <w:p w14:paraId="02A4E535" w14:textId="77777777" w:rsidR="00933DB0" w:rsidRDefault="008845DE" w:rsidP="003E69E9">
            <w:r>
              <w:rPr>
                <w:rFonts w:hint="eastAsia"/>
              </w:rPr>
              <w:t>5</w:t>
            </w:r>
          </w:p>
        </w:tc>
        <w:tc>
          <w:tcPr>
            <w:tcW w:w="2841" w:type="dxa"/>
          </w:tcPr>
          <w:p w14:paraId="0AF9C865" w14:textId="77777777" w:rsidR="00933DB0" w:rsidRDefault="008845DE" w:rsidP="003E69E9">
            <w:r>
              <w:rPr>
                <w:rFonts w:hint="eastAsia"/>
              </w:rPr>
              <w:t>M</w:t>
            </w:r>
            <w:r>
              <w:t>enu-</w:t>
            </w:r>
            <w:r>
              <w:rPr>
                <w:rFonts w:hint="eastAsia"/>
              </w:rPr>
              <w:t>用户</w:t>
            </w:r>
          </w:p>
        </w:tc>
        <w:tc>
          <w:tcPr>
            <w:tcW w:w="2841" w:type="dxa"/>
          </w:tcPr>
          <w:p w14:paraId="2B898FA1" w14:textId="77777777" w:rsidR="00933DB0" w:rsidRDefault="008845DE" w:rsidP="003E69E9">
            <w:r>
              <w:rPr>
                <w:rFonts w:hint="eastAsia"/>
              </w:rPr>
              <w:t>5</w:t>
            </w:r>
            <w:r>
              <w:t>04</w:t>
            </w:r>
          </w:p>
        </w:tc>
      </w:tr>
      <w:tr w:rsidR="00933DB0" w14:paraId="60EEBC74" w14:textId="77777777">
        <w:tc>
          <w:tcPr>
            <w:tcW w:w="2840" w:type="dxa"/>
          </w:tcPr>
          <w:p w14:paraId="618BD87B" w14:textId="77777777" w:rsidR="00933DB0" w:rsidRDefault="008845DE" w:rsidP="003E69E9">
            <w:r>
              <w:rPr>
                <w:rFonts w:hint="eastAsia"/>
              </w:rPr>
              <w:t>6</w:t>
            </w:r>
          </w:p>
        </w:tc>
        <w:tc>
          <w:tcPr>
            <w:tcW w:w="2841" w:type="dxa"/>
          </w:tcPr>
          <w:p w14:paraId="4CFCD4D4" w14:textId="77777777" w:rsidR="00933DB0" w:rsidRDefault="008845DE" w:rsidP="003E69E9">
            <w:r>
              <w:rPr>
                <w:rFonts w:hint="eastAsia"/>
              </w:rPr>
              <w:t>Menu</w:t>
            </w:r>
            <w:r>
              <w:t>-</w:t>
            </w:r>
            <w:r>
              <w:rPr>
                <w:rFonts w:hint="eastAsia"/>
              </w:rPr>
              <w:t>物联网</w:t>
            </w:r>
          </w:p>
        </w:tc>
        <w:tc>
          <w:tcPr>
            <w:tcW w:w="2841" w:type="dxa"/>
          </w:tcPr>
          <w:p w14:paraId="1A7DA34F" w14:textId="77777777" w:rsidR="00933DB0" w:rsidRDefault="008845DE" w:rsidP="003E69E9">
            <w:r>
              <w:rPr>
                <w:rFonts w:hint="eastAsia"/>
              </w:rPr>
              <w:t>5</w:t>
            </w:r>
            <w:r>
              <w:t>05</w:t>
            </w:r>
          </w:p>
        </w:tc>
      </w:tr>
      <w:tr w:rsidR="00933DB0" w14:paraId="25841F31" w14:textId="77777777">
        <w:tc>
          <w:tcPr>
            <w:tcW w:w="2840" w:type="dxa"/>
          </w:tcPr>
          <w:p w14:paraId="41C0952B" w14:textId="77777777" w:rsidR="00933DB0" w:rsidRDefault="008845DE" w:rsidP="003E69E9">
            <w:r>
              <w:rPr>
                <w:rFonts w:hint="eastAsia"/>
              </w:rPr>
              <w:t>7</w:t>
            </w:r>
          </w:p>
        </w:tc>
        <w:tc>
          <w:tcPr>
            <w:tcW w:w="2841" w:type="dxa"/>
          </w:tcPr>
          <w:p w14:paraId="14276319" w14:textId="77777777" w:rsidR="00933DB0" w:rsidRDefault="008845DE" w:rsidP="003E69E9">
            <w:r>
              <w:rPr>
                <w:rFonts w:hint="eastAsia"/>
              </w:rPr>
              <w:t>Menu</w:t>
            </w:r>
            <w:r>
              <w:t>-</w:t>
            </w:r>
            <w:r>
              <w:rPr>
                <w:rFonts w:hint="eastAsia"/>
              </w:rPr>
              <w:t>语言</w:t>
            </w:r>
          </w:p>
        </w:tc>
        <w:tc>
          <w:tcPr>
            <w:tcW w:w="2841" w:type="dxa"/>
          </w:tcPr>
          <w:p w14:paraId="46116CB4" w14:textId="77777777" w:rsidR="00933DB0" w:rsidRDefault="008845DE" w:rsidP="003E69E9">
            <w:r>
              <w:rPr>
                <w:rFonts w:hint="eastAsia"/>
              </w:rPr>
              <w:t>5</w:t>
            </w:r>
            <w:r>
              <w:t>06</w:t>
            </w:r>
          </w:p>
        </w:tc>
      </w:tr>
      <w:tr w:rsidR="00933DB0" w14:paraId="73F8AC76" w14:textId="77777777">
        <w:tc>
          <w:tcPr>
            <w:tcW w:w="2840" w:type="dxa"/>
          </w:tcPr>
          <w:p w14:paraId="58AD608F" w14:textId="77777777" w:rsidR="00933DB0" w:rsidRDefault="008845DE" w:rsidP="003E69E9">
            <w:r>
              <w:rPr>
                <w:rFonts w:hint="eastAsia"/>
              </w:rPr>
              <w:t>8</w:t>
            </w:r>
          </w:p>
        </w:tc>
        <w:tc>
          <w:tcPr>
            <w:tcW w:w="2841" w:type="dxa"/>
          </w:tcPr>
          <w:p w14:paraId="0E5E2BEA" w14:textId="77777777" w:rsidR="00933DB0" w:rsidRDefault="008845DE" w:rsidP="003E69E9">
            <w:r>
              <w:rPr>
                <w:rFonts w:hint="eastAsia"/>
              </w:rPr>
              <w:t>Menu</w:t>
            </w:r>
            <w:r>
              <w:t>-</w:t>
            </w:r>
            <w:r>
              <w:rPr>
                <w:rFonts w:hint="eastAsia"/>
              </w:rPr>
              <w:t>统计</w:t>
            </w:r>
          </w:p>
        </w:tc>
        <w:tc>
          <w:tcPr>
            <w:tcW w:w="2841" w:type="dxa"/>
          </w:tcPr>
          <w:p w14:paraId="4DC75AF1" w14:textId="77777777" w:rsidR="00933DB0" w:rsidRDefault="008845DE" w:rsidP="003E69E9">
            <w:r>
              <w:rPr>
                <w:rFonts w:hint="eastAsia"/>
              </w:rPr>
              <w:t>5</w:t>
            </w:r>
            <w:r>
              <w:t>07</w:t>
            </w:r>
          </w:p>
        </w:tc>
      </w:tr>
      <w:tr w:rsidR="00933DB0" w14:paraId="1706BD83" w14:textId="77777777">
        <w:tc>
          <w:tcPr>
            <w:tcW w:w="2840" w:type="dxa"/>
          </w:tcPr>
          <w:p w14:paraId="25FD0DB3" w14:textId="77777777" w:rsidR="00933DB0" w:rsidRDefault="008845DE" w:rsidP="003E69E9">
            <w:r>
              <w:rPr>
                <w:rFonts w:hint="eastAsia"/>
              </w:rPr>
              <w:t>9</w:t>
            </w:r>
          </w:p>
        </w:tc>
        <w:tc>
          <w:tcPr>
            <w:tcW w:w="2841" w:type="dxa"/>
          </w:tcPr>
          <w:p w14:paraId="780355FA" w14:textId="77777777" w:rsidR="00933DB0" w:rsidRDefault="008845DE" w:rsidP="003E69E9">
            <w:r>
              <w:rPr>
                <w:rFonts w:hint="eastAsia"/>
              </w:rPr>
              <w:t>Menu</w:t>
            </w:r>
            <w:r>
              <w:t>-</w:t>
            </w:r>
            <w:r>
              <w:rPr>
                <w:rFonts w:hint="eastAsia"/>
              </w:rPr>
              <w:t>帮助</w:t>
            </w:r>
          </w:p>
        </w:tc>
        <w:tc>
          <w:tcPr>
            <w:tcW w:w="2841" w:type="dxa"/>
          </w:tcPr>
          <w:p w14:paraId="330662BD" w14:textId="77777777" w:rsidR="00933DB0" w:rsidRDefault="008845DE" w:rsidP="003E69E9">
            <w:r>
              <w:rPr>
                <w:rFonts w:hint="eastAsia"/>
              </w:rPr>
              <w:t>5</w:t>
            </w:r>
            <w:r>
              <w:t>08</w:t>
            </w:r>
          </w:p>
        </w:tc>
      </w:tr>
      <w:tr w:rsidR="00933DB0" w14:paraId="1B57C8CB" w14:textId="77777777">
        <w:tc>
          <w:tcPr>
            <w:tcW w:w="2840" w:type="dxa"/>
            <w:tcBorders>
              <w:bottom w:val="single" w:sz="4" w:space="0" w:color="auto"/>
            </w:tcBorders>
          </w:tcPr>
          <w:p w14:paraId="78A0FDB0" w14:textId="77777777" w:rsidR="00933DB0" w:rsidRDefault="008845DE" w:rsidP="003E69E9">
            <w:r>
              <w:rPr>
                <w:rFonts w:hint="eastAsia"/>
              </w:rPr>
              <w:t>1</w:t>
            </w:r>
            <w:r>
              <w:t>0</w:t>
            </w:r>
          </w:p>
        </w:tc>
        <w:tc>
          <w:tcPr>
            <w:tcW w:w="2841" w:type="dxa"/>
            <w:tcBorders>
              <w:bottom w:val="single" w:sz="4" w:space="0" w:color="auto"/>
            </w:tcBorders>
          </w:tcPr>
          <w:p w14:paraId="5331447E" w14:textId="77777777" w:rsidR="00933DB0" w:rsidRDefault="008845DE" w:rsidP="003E69E9">
            <w:r>
              <w:rPr>
                <w:rFonts w:hint="eastAsia"/>
              </w:rPr>
              <w:t>M</w:t>
            </w:r>
            <w:r>
              <w:t>enu</w:t>
            </w:r>
            <w:r>
              <w:rPr>
                <w:rFonts w:hint="eastAsia"/>
              </w:rPr>
              <w:t>-</w:t>
            </w:r>
            <w:r>
              <w:rPr>
                <w:rFonts w:hint="eastAsia"/>
              </w:rPr>
              <w:t>工程设定</w:t>
            </w:r>
          </w:p>
        </w:tc>
        <w:tc>
          <w:tcPr>
            <w:tcW w:w="2841" w:type="dxa"/>
            <w:tcBorders>
              <w:bottom w:val="single" w:sz="4" w:space="0" w:color="auto"/>
            </w:tcBorders>
          </w:tcPr>
          <w:p w14:paraId="241D83D8" w14:textId="77777777" w:rsidR="00933DB0" w:rsidRDefault="008845DE" w:rsidP="003E69E9">
            <w:r>
              <w:rPr>
                <w:rFonts w:hint="eastAsia"/>
              </w:rPr>
              <w:t>5</w:t>
            </w:r>
            <w:r>
              <w:t>09</w:t>
            </w:r>
          </w:p>
        </w:tc>
      </w:tr>
      <w:tr w:rsidR="00933DB0" w14:paraId="00242618" w14:textId="77777777">
        <w:tc>
          <w:tcPr>
            <w:tcW w:w="2840" w:type="dxa"/>
            <w:shd w:val="clear" w:color="auto" w:fill="FFFFFF" w:themeFill="background1"/>
          </w:tcPr>
          <w:p w14:paraId="11BEC6A0" w14:textId="77777777" w:rsidR="00933DB0" w:rsidRDefault="008845DE" w:rsidP="003E69E9">
            <w:r>
              <w:rPr>
                <w:rFonts w:hint="eastAsia"/>
              </w:rPr>
              <w:t>1</w:t>
            </w:r>
            <w:r>
              <w:t>1</w:t>
            </w:r>
          </w:p>
        </w:tc>
        <w:tc>
          <w:tcPr>
            <w:tcW w:w="2841" w:type="dxa"/>
            <w:shd w:val="clear" w:color="auto" w:fill="FFFFFF" w:themeFill="background1"/>
          </w:tcPr>
          <w:p w14:paraId="5ED6A869" w14:textId="77777777" w:rsidR="00933DB0" w:rsidRDefault="008845DE" w:rsidP="003E69E9">
            <w:r>
              <w:rPr>
                <w:rFonts w:hint="eastAsia"/>
              </w:rPr>
              <w:t>开机向导</w:t>
            </w:r>
            <w:r>
              <w:rPr>
                <w:rFonts w:hint="eastAsia"/>
              </w:rPr>
              <w:t>-</w:t>
            </w:r>
            <w:r>
              <w:rPr>
                <w:rFonts w:hint="eastAsia"/>
              </w:rPr>
              <w:t>语言设置</w:t>
            </w:r>
          </w:p>
        </w:tc>
        <w:tc>
          <w:tcPr>
            <w:tcW w:w="2841" w:type="dxa"/>
            <w:shd w:val="clear" w:color="auto" w:fill="FFFFFF" w:themeFill="background1"/>
          </w:tcPr>
          <w:p w14:paraId="6C07BE80" w14:textId="77777777" w:rsidR="00933DB0" w:rsidRDefault="008845DE" w:rsidP="003E69E9">
            <w:r>
              <w:rPr>
                <w:rFonts w:hint="eastAsia"/>
              </w:rPr>
              <w:t>8</w:t>
            </w:r>
            <w:r>
              <w:t>00</w:t>
            </w:r>
          </w:p>
        </w:tc>
      </w:tr>
      <w:tr w:rsidR="00933DB0" w14:paraId="153B11E5" w14:textId="77777777">
        <w:tc>
          <w:tcPr>
            <w:tcW w:w="2840" w:type="dxa"/>
            <w:shd w:val="clear" w:color="auto" w:fill="FFFFFF" w:themeFill="background1"/>
          </w:tcPr>
          <w:p w14:paraId="05D62849" w14:textId="77777777" w:rsidR="00933DB0" w:rsidRDefault="008845DE" w:rsidP="003E69E9">
            <w:r>
              <w:rPr>
                <w:rFonts w:hint="eastAsia"/>
              </w:rPr>
              <w:t>1</w:t>
            </w:r>
            <w:r>
              <w:t>2</w:t>
            </w:r>
          </w:p>
        </w:tc>
        <w:tc>
          <w:tcPr>
            <w:tcW w:w="2841" w:type="dxa"/>
            <w:shd w:val="clear" w:color="auto" w:fill="FFFFFF" w:themeFill="background1"/>
          </w:tcPr>
          <w:p w14:paraId="03D42987" w14:textId="77777777" w:rsidR="00933DB0" w:rsidRDefault="008845DE" w:rsidP="003E69E9">
            <w:r>
              <w:rPr>
                <w:rFonts w:hint="eastAsia"/>
              </w:rPr>
              <w:t>开机向导</w:t>
            </w:r>
            <w:r>
              <w:rPr>
                <w:rFonts w:hint="eastAsia"/>
              </w:rPr>
              <w:t>-</w:t>
            </w:r>
            <w:r>
              <w:rPr>
                <w:rFonts w:hint="eastAsia"/>
              </w:rPr>
              <w:t>日期时间设置</w:t>
            </w:r>
          </w:p>
        </w:tc>
        <w:tc>
          <w:tcPr>
            <w:tcW w:w="2841" w:type="dxa"/>
            <w:shd w:val="clear" w:color="auto" w:fill="FFFFFF" w:themeFill="background1"/>
          </w:tcPr>
          <w:p w14:paraId="7D49D9F2" w14:textId="77777777" w:rsidR="00933DB0" w:rsidRDefault="008845DE" w:rsidP="003E69E9">
            <w:r>
              <w:rPr>
                <w:rFonts w:hint="eastAsia"/>
              </w:rPr>
              <w:t>8</w:t>
            </w:r>
            <w:r>
              <w:t>01</w:t>
            </w:r>
          </w:p>
        </w:tc>
      </w:tr>
      <w:tr w:rsidR="00933DB0" w14:paraId="6DC887F5" w14:textId="77777777">
        <w:tc>
          <w:tcPr>
            <w:tcW w:w="2840" w:type="dxa"/>
            <w:shd w:val="clear" w:color="auto" w:fill="FFFFFF" w:themeFill="background1"/>
          </w:tcPr>
          <w:p w14:paraId="162A302C" w14:textId="77777777" w:rsidR="00933DB0" w:rsidRDefault="008845DE" w:rsidP="003E69E9">
            <w:r>
              <w:rPr>
                <w:rFonts w:hint="eastAsia"/>
              </w:rPr>
              <w:t>1</w:t>
            </w:r>
            <w:r>
              <w:t>3</w:t>
            </w:r>
          </w:p>
        </w:tc>
        <w:tc>
          <w:tcPr>
            <w:tcW w:w="2841" w:type="dxa"/>
            <w:shd w:val="clear" w:color="auto" w:fill="FFFFFF" w:themeFill="background1"/>
          </w:tcPr>
          <w:p w14:paraId="6B86C161" w14:textId="77777777" w:rsidR="00933DB0" w:rsidRDefault="008845DE" w:rsidP="003E69E9">
            <w:r>
              <w:rPr>
                <w:rFonts w:hint="eastAsia"/>
              </w:rPr>
              <w:t>开机向导</w:t>
            </w:r>
            <w:r>
              <w:rPr>
                <w:rFonts w:hint="eastAsia"/>
              </w:rPr>
              <w:t>-</w:t>
            </w:r>
            <w:r>
              <w:rPr>
                <w:rFonts w:hint="eastAsia"/>
              </w:rPr>
              <w:t>设置管理员密码</w:t>
            </w:r>
          </w:p>
        </w:tc>
        <w:tc>
          <w:tcPr>
            <w:tcW w:w="2841" w:type="dxa"/>
            <w:shd w:val="clear" w:color="auto" w:fill="FFFFFF" w:themeFill="background1"/>
          </w:tcPr>
          <w:p w14:paraId="2BB58553" w14:textId="77777777" w:rsidR="00933DB0" w:rsidRDefault="008845DE" w:rsidP="003E69E9">
            <w:r>
              <w:rPr>
                <w:rFonts w:hint="eastAsia"/>
              </w:rPr>
              <w:t>8</w:t>
            </w:r>
            <w:r>
              <w:t>02</w:t>
            </w:r>
          </w:p>
        </w:tc>
      </w:tr>
      <w:tr w:rsidR="00933DB0" w14:paraId="12A15A58" w14:textId="77777777">
        <w:tc>
          <w:tcPr>
            <w:tcW w:w="2840" w:type="dxa"/>
            <w:shd w:val="clear" w:color="auto" w:fill="FFFFFF" w:themeFill="background1"/>
          </w:tcPr>
          <w:p w14:paraId="4114B4CB" w14:textId="77777777" w:rsidR="00933DB0" w:rsidRDefault="008845DE" w:rsidP="003E69E9">
            <w:r>
              <w:rPr>
                <w:rFonts w:hint="eastAsia"/>
              </w:rPr>
              <w:t>1</w:t>
            </w:r>
            <w:r>
              <w:t>4</w:t>
            </w:r>
          </w:p>
        </w:tc>
        <w:tc>
          <w:tcPr>
            <w:tcW w:w="2841" w:type="dxa"/>
            <w:shd w:val="clear" w:color="auto" w:fill="FFFFFF" w:themeFill="background1"/>
          </w:tcPr>
          <w:p w14:paraId="5268B413" w14:textId="77777777" w:rsidR="00933DB0" w:rsidRDefault="008845DE" w:rsidP="003E69E9">
            <w:r>
              <w:rPr>
                <w:rFonts w:hint="eastAsia"/>
              </w:rPr>
              <w:t>开机向导</w:t>
            </w:r>
            <w:r>
              <w:rPr>
                <w:rFonts w:hint="eastAsia"/>
              </w:rPr>
              <w:t>-</w:t>
            </w:r>
            <w:r>
              <w:rPr>
                <w:rFonts w:hint="eastAsia"/>
              </w:rPr>
              <w:t>场景服务</w:t>
            </w:r>
          </w:p>
        </w:tc>
        <w:tc>
          <w:tcPr>
            <w:tcW w:w="2841" w:type="dxa"/>
            <w:shd w:val="clear" w:color="auto" w:fill="FFFFFF" w:themeFill="background1"/>
          </w:tcPr>
          <w:p w14:paraId="15D11F10" w14:textId="77777777" w:rsidR="00933DB0" w:rsidRDefault="008845DE" w:rsidP="003E69E9">
            <w:r>
              <w:rPr>
                <w:rFonts w:hint="eastAsia"/>
              </w:rPr>
              <w:t>8</w:t>
            </w:r>
            <w:r>
              <w:t>03</w:t>
            </w:r>
          </w:p>
        </w:tc>
      </w:tr>
      <w:tr w:rsidR="00933DB0" w14:paraId="341C8D85" w14:textId="77777777">
        <w:tc>
          <w:tcPr>
            <w:tcW w:w="2840" w:type="dxa"/>
            <w:shd w:val="clear" w:color="auto" w:fill="FFFFFF" w:themeFill="background1"/>
          </w:tcPr>
          <w:p w14:paraId="531397EB" w14:textId="77777777" w:rsidR="00933DB0" w:rsidRDefault="008845DE" w:rsidP="003E69E9">
            <w:r>
              <w:rPr>
                <w:rFonts w:hint="eastAsia"/>
              </w:rPr>
              <w:t>1</w:t>
            </w:r>
            <w:r>
              <w:t>5</w:t>
            </w:r>
          </w:p>
        </w:tc>
        <w:tc>
          <w:tcPr>
            <w:tcW w:w="2841" w:type="dxa"/>
            <w:shd w:val="clear" w:color="auto" w:fill="FFFFFF" w:themeFill="background1"/>
          </w:tcPr>
          <w:p w14:paraId="31B7E3D2" w14:textId="77777777" w:rsidR="00933DB0" w:rsidRDefault="008845DE" w:rsidP="003E69E9">
            <w:r>
              <w:rPr>
                <w:rFonts w:hint="eastAsia"/>
              </w:rPr>
              <w:t>开机向导</w:t>
            </w:r>
            <w:r>
              <w:rPr>
                <w:rFonts w:hint="eastAsia"/>
              </w:rPr>
              <w:t>-</w:t>
            </w:r>
            <w:r>
              <w:rPr>
                <w:rFonts w:hint="eastAsia"/>
              </w:rPr>
              <w:t>面板</w:t>
            </w:r>
          </w:p>
        </w:tc>
        <w:tc>
          <w:tcPr>
            <w:tcW w:w="2841" w:type="dxa"/>
            <w:shd w:val="clear" w:color="auto" w:fill="FFFFFF" w:themeFill="background1"/>
          </w:tcPr>
          <w:p w14:paraId="76ABB3C5" w14:textId="77777777" w:rsidR="00933DB0" w:rsidRDefault="008845DE" w:rsidP="003E69E9">
            <w:r>
              <w:rPr>
                <w:rFonts w:hint="eastAsia"/>
              </w:rPr>
              <w:t>8</w:t>
            </w:r>
            <w:r>
              <w:t>04</w:t>
            </w:r>
          </w:p>
        </w:tc>
      </w:tr>
      <w:tr w:rsidR="00933DB0" w14:paraId="60FB386C" w14:textId="77777777">
        <w:tc>
          <w:tcPr>
            <w:tcW w:w="2840" w:type="dxa"/>
            <w:shd w:val="clear" w:color="auto" w:fill="FFFFFF" w:themeFill="background1"/>
          </w:tcPr>
          <w:p w14:paraId="466DF205" w14:textId="77777777" w:rsidR="00933DB0" w:rsidRDefault="008845DE" w:rsidP="003E69E9">
            <w:r>
              <w:rPr>
                <w:rFonts w:hint="eastAsia"/>
              </w:rPr>
              <w:t>1</w:t>
            </w:r>
            <w:r>
              <w:t>6</w:t>
            </w:r>
          </w:p>
        </w:tc>
        <w:tc>
          <w:tcPr>
            <w:tcW w:w="2841" w:type="dxa"/>
            <w:shd w:val="clear" w:color="auto" w:fill="FFFFFF" w:themeFill="background1"/>
          </w:tcPr>
          <w:p w14:paraId="02EA8755" w14:textId="77777777" w:rsidR="00933DB0" w:rsidRDefault="008845DE" w:rsidP="003E69E9">
            <w:r>
              <w:rPr>
                <w:rFonts w:hint="eastAsia"/>
              </w:rPr>
              <w:t>开机向导</w:t>
            </w:r>
            <w:r>
              <w:rPr>
                <w:rFonts w:hint="eastAsia"/>
              </w:rPr>
              <w:t>-</w:t>
            </w:r>
            <w:r>
              <w:rPr>
                <w:rFonts w:hint="eastAsia"/>
              </w:rPr>
              <w:t>完成</w:t>
            </w:r>
          </w:p>
        </w:tc>
        <w:tc>
          <w:tcPr>
            <w:tcW w:w="2841" w:type="dxa"/>
            <w:shd w:val="clear" w:color="auto" w:fill="FFFFFF" w:themeFill="background1"/>
          </w:tcPr>
          <w:p w14:paraId="7A566F5D" w14:textId="77777777" w:rsidR="00933DB0" w:rsidRDefault="008845DE" w:rsidP="003E69E9">
            <w:r>
              <w:rPr>
                <w:rFonts w:hint="eastAsia"/>
              </w:rPr>
              <w:t>8</w:t>
            </w:r>
            <w:r>
              <w:t>05</w:t>
            </w:r>
          </w:p>
        </w:tc>
      </w:tr>
      <w:tr w:rsidR="00933DB0" w14:paraId="4CC3A9AC" w14:textId="77777777">
        <w:tc>
          <w:tcPr>
            <w:tcW w:w="2840" w:type="dxa"/>
          </w:tcPr>
          <w:p w14:paraId="20B07EE6" w14:textId="77777777" w:rsidR="00933DB0" w:rsidRDefault="008845DE" w:rsidP="003E69E9">
            <w:r>
              <w:rPr>
                <w:rFonts w:hint="eastAsia"/>
              </w:rPr>
              <w:t>1</w:t>
            </w:r>
            <w:r>
              <w:t>7</w:t>
            </w:r>
          </w:p>
        </w:tc>
        <w:tc>
          <w:tcPr>
            <w:tcW w:w="2841" w:type="dxa"/>
          </w:tcPr>
          <w:p w14:paraId="2E00F41B" w14:textId="77777777" w:rsidR="00933DB0" w:rsidRDefault="008845DE" w:rsidP="003E69E9">
            <w:r>
              <w:rPr>
                <w:rFonts w:hint="eastAsia"/>
              </w:rPr>
              <w:t>工程设定</w:t>
            </w:r>
            <w:r>
              <w:rPr>
                <w:rFonts w:hint="eastAsia"/>
              </w:rPr>
              <w:t>-</w:t>
            </w:r>
            <w:r>
              <w:rPr>
                <w:rFonts w:hint="eastAsia"/>
              </w:rPr>
              <w:t>自行诊断</w:t>
            </w:r>
          </w:p>
        </w:tc>
        <w:tc>
          <w:tcPr>
            <w:tcW w:w="2841" w:type="dxa"/>
          </w:tcPr>
          <w:p w14:paraId="75A16C46" w14:textId="77777777" w:rsidR="00933DB0" w:rsidRDefault="008845DE" w:rsidP="003E69E9">
            <w:r>
              <w:rPr>
                <w:rFonts w:hint="eastAsia"/>
              </w:rPr>
              <w:t>2</w:t>
            </w:r>
            <w:r>
              <w:t>01</w:t>
            </w:r>
          </w:p>
        </w:tc>
      </w:tr>
      <w:tr w:rsidR="00933DB0" w14:paraId="43D478C4" w14:textId="77777777">
        <w:tc>
          <w:tcPr>
            <w:tcW w:w="2840" w:type="dxa"/>
          </w:tcPr>
          <w:p w14:paraId="09510939" w14:textId="77777777" w:rsidR="00933DB0" w:rsidRDefault="008845DE" w:rsidP="003E69E9">
            <w:r>
              <w:rPr>
                <w:rFonts w:hint="eastAsia"/>
              </w:rPr>
              <w:t>1</w:t>
            </w:r>
            <w:r>
              <w:t>9</w:t>
            </w:r>
          </w:p>
        </w:tc>
        <w:tc>
          <w:tcPr>
            <w:tcW w:w="2841" w:type="dxa"/>
          </w:tcPr>
          <w:p w14:paraId="04DB8C1A" w14:textId="77777777" w:rsidR="00933DB0" w:rsidRDefault="008845DE" w:rsidP="003E69E9">
            <w:r>
              <w:rPr>
                <w:rFonts w:hint="eastAsia"/>
              </w:rPr>
              <w:t>帮助</w:t>
            </w:r>
            <w:r>
              <w:rPr>
                <w:rFonts w:hint="eastAsia"/>
              </w:rPr>
              <w:t>-U</w:t>
            </w:r>
            <w:r>
              <w:rPr>
                <w:rFonts w:hint="eastAsia"/>
              </w:rPr>
              <w:t>盘软件升级</w:t>
            </w:r>
          </w:p>
        </w:tc>
        <w:tc>
          <w:tcPr>
            <w:tcW w:w="2841" w:type="dxa"/>
          </w:tcPr>
          <w:p w14:paraId="759A845A" w14:textId="77777777" w:rsidR="00933DB0" w:rsidRDefault="008845DE" w:rsidP="003E69E9">
            <w:r>
              <w:rPr>
                <w:rFonts w:hint="eastAsia"/>
              </w:rPr>
              <w:t>7</w:t>
            </w:r>
            <w:r>
              <w:t>00</w:t>
            </w:r>
          </w:p>
        </w:tc>
      </w:tr>
      <w:tr w:rsidR="00933DB0" w14:paraId="51E95A37" w14:textId="77777777">
        <w:tc>
          <w:tcPr>
            <w:tcW w:w="2840" w:type="dxa"/>
          </w:tcPr>
          <w:p w14:paraId="4929CBA6" w14:textId="77777777" w:rsidR="00933DB0" w:rsidRDefault="008845DE" w:rsidP="003E69E9">
            <w:r>
              <w:rPr>
                <w:rFonts w:hint="eastAsia"/>
              </w:rPr>
              <w:lastRenderedPageBreak/>
              <w:t>2</w:t>
            </w:r>
            <w:r>
              <w:t>0</w:t>
            </w:r>
          </w:p>
        </w:tc>
        <w:tc>
          <w:tcPr>
            <w:tcW w:w="2841" w:type="dxa"/>
          </w:tcPr>
          <w:p w14:paraId="63766DFA" w14:textId="77777777" w:rsidR="00933DB0" w:rsidRDefault="008845DE" w:rsidP="003E69E9">
            <w:r>
              <w:rPr>
                <w:rFonts w:hint="eastAsia"/>
              </w:rPr>
              <w:t>保养清洗</w:t>
            </w:r>
            <w:r>
              <w:rPr>
                <w:rFonts w:hint="eastAsia"/>
              </w:rPr>
              <w:t>-</w:t>
            </w:r>
            <w:r>
              <w:rPr>
                <w:rFonts w:hint="eastAsia"/>
              </w:rPr>
              <w:t>冲泡器清洗剂清洗</w:t>
            </w:r>
          </w:p>
        </w:tc>
        <w:tc>
          <w:tcPr>
            <w:tcW w:w="2841" w:type="dxa"/>
          </w:tcPr>
          <w:p w14:paraId="51660562" w14:textId="77777777" w:rsidR="00933DB0" w:rsidRDefault="008845DE" w:rsidP="003E69E9">
            <w:r>
              <w:rPr>
                <w:rFonts w:hint="eastAsia"/>
              </w:rPr>
              <w:t>4</w:t>
            </w:r>
            <w:r>
              <w:t>05</w:t>
            </w:r>
          </w:p>
        </w:tc>
      </w:tr>
      <w:tr w:rsidR="00933DB0" w14:paraId="6DF8243A" w14:textId="77777777">
        <w:tc>
          <w:tcPr>
            <w:tcW w:w="2840" w:type="dxa"/>
          </w:tcPr>
          <w:p w14:paraId="0036D31D" w14:textId="77777777" w:rsidR="00933DB0" w:rsidRDefault="008845DE" w:rsidP="003E69E9">
            <w:r>
              <w:rPr>
                <w:rFonts w:hint="eastAsia"/>
              </w:rPr>
              <w:t>2</w:t>
            </w:r>
            <w:r>
              <w:t>1</w:t>
            </w:r>
          </w:p>
        </w:tc>
        <w:tc>
          <w:tcPr>
            <w:tcW w:w="2841" w:type="dxa"/>
          </w:tcPr>
          <w:p w14:paraId="524DBEEC" w14:textId="77777777" w:rsidR="00933DB0" w:rsidRDefault="008845DE" w:rsidP="003E69E9">
            <w:r>
              <w:rPr>
                <w:rFonts w:hint="eastAsia"/>
              </w:rPr>
              <w:t>保养清洗</w:t>
            </w:r>
            <w:r>
              <w:rPr>
                <w:rFonts w:hint="eastAsia"/>
              </w:rPr>
              <w:t>-</w:t>
            </w:r>
            <w:r>
              <w:rPr>
                <w:rFonts w:hint="eastAsia"/>
              </w:rPr>
              <w:t>奶沫器清洗剂清洗</w:t>
            </w:r>
          </w:p>
        </w:tc>
        <w:tc>
          <w:tcPr>
            <w:tcW w:w="2841" w:type="dxa"/>
          </w:tcPr>
          <w:p w14:paraId="0BA25734" w14:textId="77777777" w:rsidR="00933DB0" w:rsidRDefault="008845DE" w:rsidP="003E69E9">
            <w:r>
              <w:rPr>
                <w:rFonts w:hint="eastAsia"/>
              </w:rPr>
              <w:t>4</w:t>
            </w:r>
            <w:r>
              <w:t>06</w:t>
            </w:r>
          </w:p>
        </w:tc>
      </w:tr>
      <w:tr w:rsidR="00933DB0" w14:paraId="14363CD7" w14:textId="77777777">
        <w:tc>
          <w:tcPr>
            <w:tcW w:w="2840" w:type="dxa"/>
          </w:tcPr>
          <w:p w14:paraId="6392CA11" w14:textId="77777777" w:rsidR="00933DB0" w:rsidRDefault="008845DE" w:rsidP="003E69E9">
            <w:r>
              <w:rPr>
                <w:rFonts w:hint="eastAsia"/>
              </w:rPr>
              <w:t>2</w:t>
            </w:r>
            <w:r>
              <w:t>4</w:t>
            </w:r>
          </w:p>
        </w:tc>
        <w:tc>
          <w:tcPr>
            <w:tcW w:w="2841" w:type="dxa"/>
          </w:tcPr>
          <w:p w14:paraId="115ED7E7" w14:textId="77777777" w:rsidR="00933DB0" w:rsidRDefault="008845DE" w:rsidP="003E69E9">
            <w:r>
              <w:rPr>
                <w:rFonts w:hint="eastAsia"/>
              </w:rPr>
              <w:t>清空水路</w:t>
            </w:r>
          </w:p>
        </w:tc>
        <w:tc>
          <w:tcPr>
            <w:tcW w:w="2841" w:type="dxa"/>
          </w:tcPr>
          <w:p w14:paraId="7E8D77B4" w14:textId="77777777" w:rsidR="00933DB0" w:rsidRDefault="008845DE" w:rsidP="003E69E9">
            <w:r>
              <w:rPr>
                <w:rFonts w:hint="eastAsia"/>
              </w:rPr>
              <w:t>4</w:t>
            </w:r>
            <w:r>
              <w:t>16</w:t>
            </w:r>
          </w:p>
        </w:tc>
      </w:tr>
      <w:tr w:rsidR="00933DB0" w14:paraId="6B274195" w14:textId="77777777">
        <w:tc>
          <w:tcPr>
            <w:tcW w:w="2840" w:type="dxa"/>
          </w:tcPr>
          <w:p w14:paraId="7FC8AEBC" w14:textId="77777777" w:rsidR="00933DB0" w:rsidRDefault="008845DE" w:rsidP="003E69E9">
            <w:r>
              <w:rPr>
                <w:rFonts w:hint="eastAsia"/>
              </w:rPr>
              <w:t>2</w:t>
            </w:r>
            <w:r>
              <w:t>5</w:t>
            </w:r>
          </w:p>
        </w:tc>
        <w:tc>
          <w:tcPr>
            <w:tcW w:w="2841" w:type="dxa"/>
          </w:tcPr>
          <w:p w14:paraId="50E4700F" w14:textId="77777777" w:rsidR="00933DB0" w:rsidRDefault="008845DE" w:rsidP="003E69E9">
            <w:r>
              <w:rPr>
                <w:rFonts w:hint="eastAsia"/>
              </w:rPr>
              <w:t>服务主页面</w:t>
            </w:r>
          </w:p>
        </w:tc>
        <w:tc>
          <w:tcPr>
            <w:tcW w:w="2841" w:type="dxa"/>
          </w:tcPr>
          <w:p w14:paraId="66ABE2C3" w14:textId="77777777" w:rsidR="00933DB0" w:rsidRDefault="008845DE" w:rsidP="003E69E9">
            <w:r>
              <w:rPr>
                <w:rFonts w:hint="eastAsia"/>
              </w:rPr>
              <w:t>3</w:t>
            </w:r>
            <w:r>
              <w:t>00</w:t>
            </w:r>
          </w:p>
        </w:tc>
      </w:tr>
      <w:tr w:rsidR="00933DB0" w14:paraId="429AEC98" w14:textId="77777777">
        <w:tc>
          <w:tcPr>
            <w:tcW w:w="2840" w:type="dxa"/>
          </w:tcPr>
          <w:p w14:paraId="5C0BDCCD" w14:textId="77777777" w:rsidR="00933DB0" w:rsidRDefault="008845DE" w:rsidP="003E69E9">
            <w:r>
              <w:rPr>
                <w:rFonts w:hint="eastAsia"/>
              </w:rPr>
              <w:t>2</w:t>
            </w:r>
            <w:r>
              <w:t>7</w:t>
            </w:r>
          </w:p>
        </w:tc>
        <w:tc>
          <w:tcPr>
            <w:tcW w:w="2841" w:type="dxa"/>
          </w:tcPr>
          <w:p w14:paraId="4E227F0F" w14:textId="77777777" w:rsidR="00933DB0" w:rsidRDefault="008845DE" w:rsidP="003E69E9">
            <w:r>
              <w:rPr>
                <w:rFonts w:hint="eastAsia"/>
              </w:rPr>
              <w:t>冲洗</w:t>
            </w:r>
            <w:r>
              <w:rPr>
                <w:rFonts w:hint="eastAsia"/>
              </w:rPr>
              <w:t>-</w:t>
            </w:r>
            <w:r>
              <w:rPr>
                <w:rFonts w:hint="eastAsia"/>
              </w:rPr>
              <w:t>冲泡器冲洗</w:t>
            </w:r>
          </w:p>
        </w:tc>
        <w:tc>
          <w:tcPr>
            <w:tcW w:w="2841" w:type="dxa"/>
          </w:tcPr>
          <w:p w14:paraId="1C715372" w14:textId="77777777" w:rsidR="00933DB0" w:rsidRDefault="008845DE" w:rsidP="003E69E9">
            <w:r>
              <w:rPr>
                <w:rFonts w:hint="eastAsia"/>
              </w:rPr>
              <w:t>6</w:t>
            </w:r>
            <w:r>
              <w:t>04</w:t>
            </w:r>
          </w:p>
        </w:tc>
      </w:tr>
      <w:tr w:rsidR="00933DB0" w14:paraId="0231DF9B" w14:textId="77777777">
        <w:tc>
          <w:tcPr>
            <w:tcW w:w="2840" w:type="dxa"/>
          </w:tcPr>
          <w:p w14:paraId="4C735531" w14:textId="77777777" w:rsidR="00933DB0" w:rsidRDefault="008845DE" w:rsidP="003E69E9">
            <w:r>
              <w:rPr>
                <w:rFonts w:hint="eastAsia"/>
              </w:rPr>
              <w:t>2</w:t>
            </w:r>
            <w:r>
              <w:t>8</w:t>
            </w:r>
          </w:p>
        </w:tc>
        <w:tc>
          <w:tcPr>
            <w:tcW w:w="2841" w:type="dxa"/>
          </w:tcPr>
          <w:p w14:paraId="7F9807B2" w14:textId="77777777" w:rsidR="00933DB0" w:rsidRDefault="008845DE" w:rsidP="003E69E9">
            <w:r>
              <w:rPr>
                <w:rFonts w:hint="eastAsia"/>
              </w:rPr>
              <w:t>冲洗</w:t>
            </w:r>
            <w:r>
              <w:rPr>
                <w:rFonts w:hint="eastAsia"/>
              </w:rPr>
              <w:t>-</w:t>
            </w:r>
            <w:r>
              <w:rPr>
                <w:rFonts w:hint="eastAsia"/>
              </w:rPr>
              <w:t>冲泡器预热冲洗</w:t>
            </w:r>
          </w:p>
        </w:tc>
        <w:tc>
          <w:tcPr>
            <w:tcW w:w="2841" w:type="dxa"/>
          </w:tcPr>
          <w:p w14:paraId="066C4223" w14:textId="77777777" w:rsidR="00933DB0" w:rsidRDefault="008845DE" w:rsidP="003E69E9">
            <w:r>
              <w:rPr>
                <w:rFonts w:hint="eastAsia"/>
              </w:rPr>
              <w:t>6</w:t>
            </w:r>
            <w:r>
              <w:t>12</w:t>
            </w:r>
          </w:p>
        </w:tc>
      </w:tr>
      <w:tr w:rsidR="00933DB0" w14:paraId="61A2FC01" w14:textId="77777777">
        <w:tc>
          <w:tcPr>
            <w:tcW w:w="2840" w:type="dxa"/>
          </w:tcPr>
          <w:p w14:paraId="4E5BFB33" w14:textId="77777777" w:rsidR="00933DB0" w:rsidRDefault="008845DE" w:rsidP="003E69E9">
            <w:r>
              <w:rPr>
                <w:rFonts w:hint="eastAsia"/>
              </w:rPr>
              <w:t>2</w:t>
            </w:r>
            <w:r>
              <w:t>9</w:t>
            </w:r>
          </w:p>
        </w:tc>
        <w:tc>
          <w:tcPr>
            <w:tcW w:w="2841" w:type="dxa"/>
          </w:tcPr>
          <w:p w14:paraId="39C0AEB8" w14:textId="77777777" w:rsidR="00933DB0" w:rsidRDefault="008845DE" w:rsidP="003E69E9">
            <w:r>
              <w:rPr>
                <w:rFonts w:hint="eastAsia"/>
              </w:rPr>
              <w:t>冲洗</w:t>
            </w:r>
            <w:r>
              <w:rPr>
                <w:rFonts w:hint="eastAsia"/>
              </w:rPr>
              <w:t>-</w:t>
            </w:r>
            <w:r>
              <w:rPr>
                <w:rFonts w:hint="eastAsia"/>
              </w:rPr>
              <w:t>冲泡器全面冲洗</w:t>
            </w:r>
          </w:p>
        </w:tc>
        <w:tc>
          <w:tcPr>
            <w:tcW w:w="2841" w:type="dxa"/>
          </w:tcPr>
          <w:p w14:paraId="2FFB957F" w14:textId="77777777" w:rsidR="00933DB0" w:rsidRDefault="008845DE" w:rsidP="003E69E9">
            <w:r>
              <w:rPr>
                <w:rFonts w:hint="eastAsia"/>
              </w:rPr>
              <w:t>6</w:t>
            </w:r>
            <w:r>
              <w:t>13</w:t>
            </w:r>
          </w:p>
        </w:tc>
      </w:tr>
      <w:tr w:rsidR="00933DB0" w14:paraId="506E157B" w14:textId="77777777">
        <w:tc>
          <w:tcPr>
            <w:tcW w:w="2840" w:type="dxa"/>
          </w:tcPr>
          <w:p w14:paraId="44AAAE85" w14:textId="77777777" w:rsidR="00933DB0" w:rsidRDefault="008845DE" w:rsidP="003E69E9">
            <w:r>
              <w:rPr>
                <w:rFonts w:hint="eastAsia"/>
              </w:rPr>
              <w:t>3</w:t>
            </w:r>
            <w:r>
              <w:t>0</w:t>
            </w:r>
          </w:p>
        </w:tc>
        <w:tc>
          <w:tcPr>
            <w:tcW w:w="2841" w:type="dxa"/>
          </w:tcPr>
          <w:p w14:paraId="62F5FD54" w14:textId="77777777" w:rsidR="00933DB0" w:rsidRDefault="008845DE" w:rsidP="003E69E9">
            <w:r>
              <w:rPr>
                <w:rFonts w:hint="eastAsia"/>
              </w:rPr>
              <w:t>冲洗</w:t>
            </w:r>
            <w:r>
              <w:rPr>
                <w:rFonts w:hint="eastAsia"/>
              </w:rPr>
              <w:t>-</w:t>
            </w:r>
            <w:r>
              <w:rPr>
                <w:rFonts w:hint="eastAsia"/>
              </w:rPr>
              <w:t>奶沫器冲洗</w:t>
            </w:r>
          </w:p>
        </w:tc>
        <w:tc>
          <w:tcPr>
            <w:tcW w:w="2841" w:type="dxa"/>
          </w:tcPr>
          <w:p w14:paraId="120477A1" w14:textId="77777777" w:rsidR="00933DB0" w:rsidRDefault="008845DE" w:rsidP="003E69E9">
            <w:r>
              <w:rPr>
                <w:rFonts w:hint="eastAsia"/>
              </w:rPr>
              <w:t>6</w:t>
            </w:r>
            <w:r>
              <w:t>15</w:t>
            </w:r>
          </w:p>
        </w:tc>
      </w:tr>
      <w:tr w:rsidR="00933DB0" w14:paraId="553D1874" w14:textId="77777777">
        <w:tc>
          <w:tcPr>
            <w:tcW w:w="2840" w:type="dxa"/>
          </w:tcPr>
          <w:p w14:paraId="2A3B0027" w14:textId="77777777" w:rsidR="00933DB0" w:rsidRDefault="008845DE" w:rsidP="003E69E9">
            <w:r>
              <w:rPr>
                <w:rFonts w:hint="eastAsia"/>
              </w:rPr>
              <w:t>3</w:t>
            </w:r>
            <w:r>
              <w:t>2</w:t>
            </w:r>
          </w:p>
        </w:tc>
        <w:tc>
          <w:tcPr>
            <w:tcW w:w="2841" w:type="dxa"/>
          </w:tcPr>
          <w:p w14:paraId="3481A44C" w14:textId="77777777" w:rsidR="00933DB0" w:rsidRDefault="008845DE" w:rsidP="003E69E9">
            <w:r>
              <w:rPr>
                <w:rFonts w:hint="eastAsia"/>
              </w:rPr>
              <w:t>开机冲洗</w:t>
            </w:r>
          </w:p>
        </w:tc>
        <w:tc>
          <w:tcPr>
            <w:tcW w:w="2841" w:type="dxa"/>
          </w:tcPr>
          <w:p w14:paraId="6C88C010" w14:textId="77777777" w:rsidR="00933DB0" w:rsidRDefault="008845DE" w:rsidP="003E69E9">
            <w:r>
              <w:rPr>
                <w:rFonts w:hint="eastAsia"/>
              </w:rPr>
              <w:t>6</w:t>
            </w:r>
            <w:r>
              <w:t>03</w:t>
            </w:r>
          </w:p>
        </w:tc>
      </w:tr>
      <w:tr w:rsidR="00933DB0" w14:paraId="4AEC4E95" w14:textId="77777777">
        <w:tc>
          <w:tcPr>
            <w:tcW w:w="2840" w:type="dxa"/>
          </w:tcPr>
          <w:p w14:paraId="23DFF0AF" w14:textId="77777777" w:rsidR="00933DB0" w:rsidRDefault="008845DE" w:rsidP="003E69E9">
            <w:r>
              <w:rPr>
                <w:rFonts w:hint="eastAsia"/>
              </w:rPr>
              <w:t>3</w:t>
            </w:r>
            <w:r>
              <w:t>3</w:t>
            </w:r>
          </w:p>
        </w:tc>
        <w:tc>
          <w:tcPr>
            <w:tcW w:w="2841" w:type="dxa"/>
          </w:tcPr>
          <w:p w14:paraId="61213B8B" w14:textId="77777777" w:rsidR="00933DB0" w:rsidRDefault="008845DE" w:rsidP="003E69E9">
            <w:r>
              <w:rPr>
                <w:rFonts w:hint="eastAsia"/>
              </w:rPr>
              <w:t>自动冲洗</w:t>
            </w:r>
          </w:p>
        </w:tc>
        <w:tc>
          <w:tcPr>
            <w:tcW w:w="2841" w:type="dxa"/>
          </w:tcPr>
          <w:p w14:paraId="52F638C2" w14:textId="77777777" w:rsidR="00933DB0" w:rsidRDefault="008845DE" w:rsidP="003E69E9">
            <w:r>
              <w:rPr>
                <w:rFonts w:hint="eastAsia"/>
              </w:rPr>
              <w:t>6</w:t>
            </w:r>
            <w:r>
              <w:t>20</w:t>
            </w:r>
          </w:p>
        </w:tc>
      </w:tr>
      <w:tr w:rsidR="00933DB0" w14:paraId="3167ED61" w14:textId="77777777">
        <w:tc>
          <w:tcPr>
            <w:tcW w:w="2840" w:type="dxa"/>
          </w:tcPr>
          <w:p w14:paraId="668F7761" w14:textId="77777777" w:rsidR="00933DB0" w:rsidRDefault="008845DE" w:rsidP="003E69E9">
            <w:r>
              <w:rPr>
                <w:rFonts w:hint="eastAsia"/>
              </w:rPr>
              <w:t>3</w:t>
            </w:r>
            <w:r>
              <w:t>4</w:t>
            </w:r>
          </w:p>
        </w:tc>
        <w:tc>
          <w:tcPr>
            <w:tcW w:w="2841" w:type="dxa"/>
          </w:tcPr>
          <w:p w14:paraId="28E3A87E" w14:textId="77777777" w:rsidR="00933DB0" w:rsidRDefault="008845DE" w:rsidP="003E69E9">
            <w:r>
              <w:rPr>
                <w:rFonts w:hint="eastAsia"/>
              </w:rPr>
              <w:t>关机冲洗</w:t>
            </w:r>
          </w:p>
        </w:tc>
        <w:tc>
          <w:tcPr>
            <w:tcW w:w="2841" w:type="dxa"/>
          </w:tcPr>
          <w:p w14:paraId="40C3C4F6" w14:textId="77777777" w:rsidR="00933DB0" w:rsidRDefault="008845DE" w:rsidP="003E69E9">
            <w:r>
              <w:rPr>
                <w:rFonts w:hint="eastAsia"/>
              </w:rPr>
              <w:t>6</w:t>
            </w:r>
            <w:r>
              <w:t>02</w:t>
            </w:r>
          </w:p>
        </w:tc>
      </w:tr>
      <w:tr w:rsidR="00933DB0" w14:paraId="7F2BCD68" w14:textId="77777777">
        <w:tc>
          <w:tcPr>
            <w:tcW w:w="2840" w:type="dxa"/>
          </w:tcPr>
          <w:p w14:paraId="7B0A7E2C" w14:textId="77777777" w:rsidR="00933DB0" w:rsidRDefault="008845DE" w:rsidP="003E69E9">
            <w:r>
              <w:rPr>
                <w:rFonts w:hint="eastAsia"/>
              </w:rPr>
              <w:t>3</w:t>
            </w:r>
            <w:r>
              <w:t>5</w:t>
            </w:r>
          </w:p>
        </w:tc>
        <w:tc>
          <w:tcPr>
            <w:tcW w:w="2841" w:type="dxa"/>
          </w:tcPr>
          <w:p w14:paraId="5C975951" w14:textId="77777777" w:rsidR="00933DB0" w:rsidRDefault="008845DE" w:rsidP="003E69E9">
            <w:r>
              <w:rPr>
                <w:rFonts w:hint="eastAsia"/>
              </w:rPr>
              <w:t>故障</w:t>
            </w:r>
          </w:p>
        </w:tc>
        <w:tc>
          <w:tcPr>
            <w:tcW w:w="2841" w:type="dxa"/>
          </w:tcPr>
          <w:p w14:paraId="354A51AB" w14:textId="77777777" w:rsidR="00933DB0" w:rsidRDefault="008845DE" w:rsidP="003E69E9">
            <w:r>
              <w:rPr>
                <w:rFonts w:hint="eastAsia"/>
              </w:rPr>
              <w:t>1</w:t>
            </w:r>
            <w:r>
              <w:t>00</w:t>
            </w:r>
          </w:p>
        </w:tc>
      </w:tr>
      <w:tr w:rsidR="00933DB0" w14:paraId="20E06099" w14:textId="77777777">
        <w:tc>
          <w:tcPr>
            <w:tcW w:w="2840" w:type="dxa"/>
            <w:shd w:val="clear" w:color="auto" w:fill="auto"/>
          </w:tcPr>
          <w:p w14:paraId="4E740923" w14:textId="77777777" w:rsidR="00933DB0" w:rsidRDefault="008845DE" w:rsidP="003E69E9">
            <w:r>
              <w:rPr>
                <w:rFonts w:hint="eastAsia"/>
              </w:rPr>
              <w:t>3</w:t>
            </w:r>
            <w:r>
              <w:t>9</w:t>
            </w:r>
          </w:p>
        </w:tc>
        <w:tc>
          <w:tcPr>
            <w:tcW w:w="2841" w:type="dxa"/>
            <w:shd w:val="clear" w:color="auto" w:fill="auto"/>
          </w:tcPr>
          <w:p w14:paraId="548F7561" w14:textId="77777777" w:rsidR="00933DB0" w:rsidRDefault="008845DE" w:rsidP="003E69E9">
            <w:r>
              <w:rPr>
                <w:rFonts w:hint="eastAsia"/>
              </w:rPr>
              <w:t>除垢</w:t>
            </w:r>
          </w:p>
        </w:tc>
        <w:tc>
          <w:tcPr>
            <w:tcW w:w="2841" w:type="dxa"/>
            <w:shd w:val="clear" w:color="auto" w:fill="auto"/>
          </w:tcPr>
          <w:p w14:paraId="1E96F922" w14:textId="77777777" w:rsidR="00933DB0" w:rsidRDefault="008845DE" w:rsidP="003E69E9">
            <w:r>
              <w:rPr>
                <w:rFonts w:hint="eastAsia"/>
              </w:rPr>
              <w:t>4</w:t>
            </w:r>
            <w:r>
              <w:t>24</w:t>
            </w:r>
          </w:p>
        </w:tc>
      </w:tr>
      <w:tr w:rsidR="00933DB0" w14:paraId="10633C3C" w14:textId="77777777">
        <w:tc>
          <w:tcPr>
            <w:tcW w:w="2840" w:type="dxa"/>
            <w:shd w:val="clear" w:color="auto" w:fill="auto"/>
          </w:tcPr>
          <w:p w14:paraId="5AE69FDA" w14:textId="77777777" w:rsidR="00933DB0" w:rsidRDefault="008845DE" w:rsidP="003E69E9">
            <w:r>
              <w:rPr>
                <w:rFonts w:hint="eastAsia"/>
              </w:rPr>
              <w:t>4</w:t>
            </w:r>
            <w:r>
              <w:t>0</w:t>
            </w:r>
          </w:p>
        </w:tc>
        <w:tc>
          <w:tcPr>
            <w:tcW w:w="2841" w:type="dxa"/>
            <w:shd w:val="clear" w:color="auto" w:fill="auto"/>
          </w:tcPr>
          <w:p w14:paraId="5C8F58F7" w14:textId="77777777" w:rsidR="00933DB0" w:rsidRDefault="008845DE" w:rsidP="003E69E9">
            <w:r>
              <w:rPr>
                <w:rFonts w:hint="eastAsia"/>
              </w:rPr>
              <w:t>奶沫器系统冲洗</w:t>
            </w:r>
          </w:p>
        </w:tc>
        <w:tc>
          <w:tcPr>
            <w:tcW w:w="2841" w:type="dxa"/>
            <w:shd w:val="clear" w:color="auto" w:fill="auto"/>
          </w:tcPr>
          <w:p w14:paraId="0254F5B8" w14:textId="77777777" w:rsidR="00933DB0" w:rsidRDefault="008845DE" w:rsidP="003E69E9">
            <w:r>
              <w:t>626</w:t>
            </w:r>
          </w:p>
        </w:tc>
      </w:tr>
    </w:tbl>
    <w:p w14:paraId="4A0A799A" w14:textId="65798FDD" w:rsidR="00933DB0" w:rsidRDefault="008845DE" w:rsidP="003E69E9">
      <w:pPr>
        <w:pStyle w:val="4"/>
      </w:pPr>
      <w:bookmarkStart w:id="3" w:name="_Ref159242031"/>
      <w:r>
        <w:rPr>
          <w:rFonts w:hint="eastAsia"/>
        </w:rPr>
        <w:t>4</w:t>
      </w:r>
      <w:r>
        <w:t>.1.1.2</w:t>
      </w:r>
      <w:r>
        <w:rPr>
          <w:rFonts w:hint="eastAsia"/>
        </w:rPr>
        <w:t>设备状态信息表</w:t>
      </w:r>
      <w:bookmarkEnd w:id="3"/>
    </w:p>
    <w:tbl>
      <w:tblPr>
        <w:tblStyle w:val="af4"/>
        <w:tblW w:w="9962" w:type="dxa"/>
        <w:shd w:val="clear" w:color="auto" w:fill="F2F2F2" w:themeFill="background1" w:themeFillShade="F2"/>
        <w:tblLayout w:type="fixed"/>
        <w:tblLook w:val="04A0" w:firstRow="1" w:lastRow="0" w:firstColumn="1" w:lastColumn="0" w:noHBand="0" w:noVBand="1"/>
      </w:tblPr>
      <w:tblGrid>
        <w:gridCol w:w="1162"/>
        <w:gridCol w:w="1781"/>
        <w:gridCol w:w="2422"/>
        <w:gridCol w:w="1547"/>
        <w:gridCol w:w="809"/>
        <w:gridCol w:w="184"/>
        <w:gridCol w:w="2057"/>
      </w:tblGrid>
      <w:tr w:rsidR="00933DB0" w14:paraId="44F004BD" w14:textId="77777777">
        <w:trPr>
          <w:trHeight w:val="517"/>
        </w:trPr>
        <w:tc>
          <w:tcPr>
            <w:tcW w:w="1162" w:type="dxa"/>
            <w:shd w:val="clear" w:color="auto" w:fill="17365D" w:themeFill="text2" w:themeFillShade="BF"/>
          </w:tcPr>
          <w:p w14:paraId="0EE7F572" w14:textId="77777777" w:rsidR="00933DB0" w:rsidRDefault="008845DE" w:rsidP="003E69E9">
            <w:r>
              <w:rPr>
                <w:rFonts w:hint="eastAsia"/>
              </w:rPr>
              <w:t>分类名称</w:t>
            </w:r>
          </w:p>
        </w:tc>
        <w:tc>
          <w:tcPr>
            <w:tcW w:w="1781" w:type="dxa"/>
            <w:shd w:val="clear" w:color="auto" w:fill="17365D" w:themeFill="text2" w:themeFillShade="BF"/>
          </w:tcPr>
          <w:p w14:paraId="73BFCA7D" w14:textId="77777777" w:rsidR="00933DB0" w:rsidRDefault="008845DE" w:rsidP="003E69E9">
            <w:r>
              <w:rPr>
                <w:rFonts w:hint="eastAsia"/>
              </w:rPr>
              <w:t>一级参数名称</w:t>
            </w:r>
            <w:r>
              <w:rPr>
                <w:rFonts w:hint="eastAsia"/>
              </w:rPr>
              <w:t>(</w:t>
            </w:r>
            <w:r>
              <w:rPr>
                <w:rFonts w:hint="eastAsia"/>
              </w:rPr>
              <w:t>长度小于</w:t>
            </w:r>
            <w:r>
              <w:rPr>
                <w:rFonts w:hint="eastAsia"/>
              </w:rPr>
              <w:t>20)</w:t>
            </w:r>
          </w:p>
        </w:tc>
        <w:tc>
          <w:tcPr>
            <w:tcW w:w="2422" w:type="dxa"/>
            <w:shd w:val="clear" w:color="auto" w:fill="17365D" w:themeFill="text2" w:themeFillShade="BF"/>
          </w:tcPr>
          <w:p w14:paraId="1FC80078" w14:textId="77777777" w:rsidR="00933DB0" w:rsidRDefault="008845DE" w:rsidP="003E69E9">
            <w:r>
              <w:rPr>
                <w:rFonts w:hint="eastAsia"/>
              </w:rPr>
              <w:t>二级参数名称</w:t>
            </w:r>
          </w:p>
        </w:tc>
        <w:tc>
          <w:tcPr>
            <w:tcW w:w="1547" w:type="dxa"/>
            <w:shd w:val="clear" w:color="auto" w:fill="17365D" w:themeFill="text2" w:themeFillShade="BF"/>
          </w:tcPr>
          <w:p w14:paraId="56C6B42A" w14:textId="77777777" w:rsidR="00933DB0" w:rsidRDefault="008845DE" w:rsidP="003E69E9">
            <w:r>
              <w:rPr>
                <w:rFonts w:hint="eastAsia"/>
              </w:rPr>
              <w:t>参数取值</w:t>
            </w:r>
          </w:p>
        </w:tc>
        <w:tc>
          <w:tcPr>
            <w:tcW w:w="993" w:type="dxa"/>
            <w:gridSpan w:val="2"/>
            <w:shd w:val="clear" w:color="auto" w:fill="17365D" w:themeFill="text2" w:themeFillShade="BF"/>
          </w:tcPr>
          <w:p w14:paraId="1FFA8E6B" w14:textId="77777777" w:rsidR="00933DB0" w:rsidRDefault="008845DE" w:rsidP="003E69E9">
            <w:r>
              <w:rPr>
                <w:rFonts w:hint="eastAsia"/>
              </w:rPr>
              <w:t>值类型</w:t>
            </w:r>
          </w:p>
        </w:tc>
        <w:tc>
          <w:tcPr>
            <w:tcW w:w="2057" w:type="dxa"/>
            <w:shd w:val="clear" w:color="auto" w:fill="17365D" w:themeFill="text2" w:themeFillShade="BF"/>
          </w:tcPr>
          <w:p w14:paraId="6A366C92" w14:textId="77777777" w:rsidR="00933DB0" w:rsidRDefault="008845DE" w:rsidP="003E69E9">
            <w:r>
              <w:rPr>
                <w:rFonts w:hint="eastAsia"/>
              </w:rPr>
              <w:t>参数含义</w:t>
            </w:r>
          </w:p>
        </w:tc>
      </w:tr>
      <w:tr w:rsidR="00E85652" w14:paraId="6F9DF086" w14:textId="77777777">
        <w:trPr>
          <w:trHeight w:val="257"/>
        </w:trPr>
        <w:tc>
          <w:tcPr>
            <w:tcW w:w="1162" w:type="dxa"/>
            <w:vMerge w:val="restart"/>
            <w:shd w:val="clear" w:color="auto" w:fill="F2F2F2" w:themeFill="background1" w:themeFillShade="F2"/>
          </w:tcPr>
          <w:p w14:paraId="46F2AF7C" w14:textId="77777777" w:rsidR="00E85652" w:rsidRDefault="00E85652" w:rsidP="003E69E9">
            <w:r>
              <w:t>component</w:t>
            </w:r>
          </w:p>
          <w:p w14:paraId="6743064E" w14:textId="77777777" w:rsidR="00E85652" w:rsidRDefault="00E85652" w:rsidP="003E69E9">
            <w:pPr>
              <w:rPr>
                <w:rFonts w:ascii="黑体" w:eastAsia="黑体" w:hAnsi="黑体"/>
              </w:rPr>
            </w:pPr>
            <w:r>
              <w:rPr>
                <w:rFonts w:hint="eastAsia"/>
              </w:rPr>
              <w:t>(</w:t>
            </w:r>
            <w:r>
              <w:rPr>
                <w:rFonts w:hint="eastAsia"/>
              </w:rPr>
              <w:t>咖啡机各器件状态</w:t>
            </w:r>
            <w:r>
              <w:rPr>
                <w:rFonts w:hint="eastAsia"/>
              </w:rPr>
              <w:t>)</w:t>
            </w:r>
          </w:p>
        </w:tc>
        <w:tc>
          <w:tcPr>
            <w:tcW w:w="1781" w:type="dxa"/>
            <w:vMerge w:val="restart"/>
            <w:shd w:val="clear" w:color="auto" w:fill="F2F2F2" w:themeFill="background1" w:themeFillShade="F2"/>
          </w:tcPr>
          <w:p w14:paraId="1155CB82" w14:textId="77777777" w:rsidR="00E85652" w:rsidRDefault="00E85652" w:rsidP="003E69E9">
            <w:r>
              <w:rPr>
                <w:rFonts w:hint="eastAsia"/>
              </w:rPr>
              <w:t>waterPanel</w:t>
            </w:r>
          </w:p>
        </w:tc>
        <w:tc>
          <w:tcPr>
            <w:tcW w:w="2422" w:type="dxa"/>
            <w:shd w:val="clear" w:color="auto" w:fill="F2F2F2" w:themeFill="background1" w:themeFillShade="F2"/>
          </w:tcPr>
          <w:p w14:paraId="236D06A8" w14:textId="77777777" w:rsidR="00E85652" w:rsidRDefault="00E85652" w:rsidP="003E69E9">
            <w:r>
              <w:t>i</w:t>
            </w:r>
            <w:r>
              <w:rPr>
                <w:rFonts w:hint="eastAsia"/>
              </w:rPr>
              <w:t>ndex</w:t>
            </w:r>
          </w:p>
        </w:tc>
        <w:tc>
          <w:tcPr>
            <w:tcW w:w="1547" w:type="dxa"/>
            <w:shd w:val="clear" w:color="auto" w:fill="F2F2F2" w:themeFill="background1" w:themeFillShade="F2"/>
          </w:tcPr>
          <w:p w14:paraId="28A51900" w14:textId="77777777" w:rsidR="00E85652" w:rsidRDefault="00E85652" w:rsidP="003E69E9">
            <w:r>
              <w:rPr>
                <w:rFonts w:hint="eastAsia"/>
              </w:rPr>
              <w:t>0-255</w:t>
            </w:r>
          </w:p>
        </w:tc>
        <w:tc>
          <w:tcPr>
            <w:tcW w:w="809" w:type="dxa"/>
            <w:shd w:val="clear" w:color="auto" w:fill="F2F2F2" w:themeFill="background1" w:themeFillShade="F2"/>
          </w:tcPr>
          <w:p w14:paraId="60BCD0CB" w14:textId="77777777" w:rsidR="00E85652" w:rsidRDefault="00E85652" w:rsidP="003E69E9">
            <w:r>
              <w:t>i</w:t>
            </w:r>
            <w:r>
              <w:rPr>
                <w:rFonts w:hint="eastAsia"/>
              </w:rPr>
              <w:t>nt</w:t>
            </w:r>
          </w:p>
        </w:tc>
        <w:tc>
          <w:tcPr>
            <w:tcW w:w="2241" w:type="dxa"/>
            <w:gridSpan w:val="2"/>
            <w:shd w:val="clear" w:color="auto" w:fill="F2F2F2" w:themeFill="background1" w:themeFillShade="F2"/>
          </w:tcPr>
          <w:p w14:paraId="46A2D3A3" w14:textId="77777777" w:rsidR="00E85652" w:rsidRDefault="00E85652" w:rsidP="003E69E9">
            <w:r>
              <w:rPr>
                <w:rFonts w:hint="eastAsia"/>
              </w:rPr>
              <w:t>蓄水盘编号</w:t>
            </w:r>
          </w:p>
        </w:tc>
      </w:tr>
      <w:tr w:rsidR="00E85652" w14:paraId="4112EA33" w14:textId="77777777">
        <w:trPr>
          <w:trHeight w:val="504"/>
        </w:trPr>
        <w:tc>
          <w:tcPr>
            <w:tcW w:w="1162" w:type="dxa"/>
            <w:vMerge/>
            <w:shd w:val="clear" w:color="auto" w:fill="F2F2F2" w:themeFill="background1" w:themeFillShade="F2"/>
          </w:tcPr>
          <w:p w14:paraId="19213C7E" w14:textId="77777777" w:rsidR="00E85652" w:rsidRDefault="00E85652" w:rsidP="003E69E9"/>
        </w:tc>
        <w:tc>
          <w:tcPr>
            <w:tcW w:w="1781" w:type="dxa"/>
            <w:vMerge/>
            <w:shd w:val="clear" w:color="auto" w:fill="F2F2F2" w:themeFill="background1" w:themeFillShade="F2"/>
          </w:tcPr>
          <w:p w14:paraId="2B1A7256" w14:textId="77777777" w:rsidR="00E85652" w:rsidRDefault="00E85652" w:rsidP="003E69E9"/>
        </w:tc>
        <w:tc>
          <w:tcPr>
            <w:tcW w:w="2422" w:type="dxa"/>
            <w:shd w:val="clear" w:color="auto" w:fill="F2F2F2" w:themeFill="background1" w:themeFillShade="F2"/>
          </w:tcPr>
          <w:p w14:paraId="30A10870" w14:textId="77777777" w:rsidR="00E85652" w:rsidRDefault="00E85652" w:rsidP="003E69E9">
            <w:r>
              <w:rPr>
                <w:rFonts w:hint="eastAsia"/>
              </w:rPr>
              <w:t>status</w:t>
            </w:r>
          </w:p>
        </w:tc>
        <w:tc>
          <w:tcPr>
            <w:tcW w:w="1547" w:type="dxa"/>
            <w:shd w:val="clear" w:color="auto" w:fill="F2F2F2" w:themeFill="background1" w:themeFillShade="F2"/>
          </w:tcPr>
          <w:p w14:paraId="2CCD7732" w14:textId="77777777" w:rsidR="00E85652" w:rsidRDefault="00E85652" w:rsidP="003E69E9">
            <w:r>
              <w:rPr>
                <w:rFonts w:hint="eastAsia"/>
              </w:rPr>
              <w:t>0</w:t>
            </w:r>
            <w:r>
              <w:rPr>
                <w:rFonts w:hint="eastAsia"/>
              </w:rPr>
              <w:t>安装，</w:t>
            </w:r>
          </w:p>
          <w:p w14:paraId="61629014" w14:textId="77777777" w:rsidR="00E85652" w:rsidRDefault="00E85652" w:rsidP="003E69E9">
            <w:r>
              <w:rPr>
                <w:rFonts w:hint="eastAsia"/>
              </w:rPr>
              <w:t>1</w:t>
            </w:r>
            <w:r>
              <w:rPr>
                <w:rFonts w:hint="eastAsia"/>
              </w:rPr>
              <w:t>缺失</w:t>
            </w:r>
          </w:p>
        </w:tc>
        <w:tc>
          <w:tcPr>
            <w:tcW w:w="809" w:type="dxa"/>
            <w:shd w:val="clear" w:color="auto" w:fill="F2F2F2" w:themeFill="background1" w:themeFillShade="F2"/>
          </w:tcPr>
          <w:p w14:paraId="1D3E4415" w14:textId="77777777" w:rsidR="00E85652" w:rsidRDefault="00E85652" w:rsidP="003E69E9">
            <w:r>
              <w:t>i</w:t>
            </w:r>
            <w:r>
              <w:rPr>
                <w:rFonts w:hint="eastAsia"/>
              </w:rPr>
              <w:t>nt</w:t>
            </w:r>
          </w:p>
        </w:tc>
        <w:tc>
          <w:tcPr>
            <w:tcW w:w="2241" w:type="dxa"/>
            <w:gridSpan w:val="2"/>
            <w:shd w:val="clear" w:color="auto" w:fill="F2F2F2" w:themeFill="background1" w:themeFillShade="F2"/>
          </w:tcPr>
          <w:p w14:paraId="78C693EC" w14:textId="77777777" w:rsidR="00E85652" w:rsidRDefault="00E85652" w:rsidP="003E69E9">
            <w:r>
              <w:rPr>
                <w:rFonts w:hint="eastAsia"/>
              </w:rPr>
              <w:t>蓄水盘安装状态</w:t>
            </w:r>
          </w:p>
          <w:p w14:paraId="7525AAB5" w14:textId="77777777" w:rsidR="00E85652" w:rsidRDefault="00E85652" w:rsidP="003E69E9">
            <w:r>
              <w:rPr>
                <w:rFonts w:hint="eastAsia"/>
              </w:rPr>
              <w:t>1</w:t>
            </w:r>
            <w:r>
              <w:t xml:space="preserve"> </w:t>
            </w:r>
            <w:r>
              <w:rPr>
                <w:rFonts w:hint="eastAsia"/>
              </w:rPr>
              <w:t>蓄水盘丢失</w:t>
            </w:r>
          </w:p>
        </w:tc>
      </w:tr>
      <w:tr w:rsidR="00E85652" w14:paraId="72D79222" w14:textId="77777777">
        <w:trPr>
          <w:trHeight w:val="504"/>
        </w:trPr>
        <w:tc>
          <w:tcPr>
            <w:tcW w:w="1162" w:type="dxa"/>
            <w:vMerge/>
            <w:shd w:val="clear" w:color="auto" w:fill="F2F2F2" w:themeFill="background1" w:themeFillShade="F2"/>
          </w:tcPr>
          <w:p w14:paraId="0DAF7787" w14:textId="77777777" w:rsidR="00E85652" w:rsidRDefault="00E85652" w:rsidP="003E69E9"/>
        </w:tc>
        <w:tc>
          <w:tcPr>
            <w:tcW w:w="1781" w:type="dxa"/>
            <w:vMerge/>
            <w:shd w:val="clear" w:color="auto" w:fill="F2F2F2" w:themeFill="background1" w:themeFillShade="F2"/>
          </w:tcPr>
          <w:p w14:paraId="1F893715" w14:textId="77777777" w:rsidR="00E85652" w:rsidRDefault="00E85652" w:rsidP="003E69E9"/>
        </w:tc>
        <w:tc>
          <w:tcPr>
            <w:tcW w:w="2422" w:type="dxa"/>
            <w:shd w:val="clear" w:color="auto" w:fill="F2F2F2" w:themeFill="background1" w:themeFillShade="F2"/>
          </w:tcPr>
          <w:p w14:paraId="6E12ED94" w14:textId="77777777" w:rsidR="00E85652" w:rsidRDefault="00E85652" w:rsidP="003E69E9">
            <w:r>
              <w:rPr>
                <w:rFonts w:hint="eastAsia"/>
              </w:rPr>
              <w:t>waterLevel</w:t>
            </w:r>
            <w:r>
              <w:t>Status</w:t>
            </w:r>
          </w:p>
        </w:tc>
        <w:tc>
          <w:tcPr>
            <w:tcW w:w="1547" w:type="dxa"/>
            <w:shd w:val="clear" w:color="auto" w:fill="F2F2F2" w:themeFill="background1" w:themeFillShade="F2"/>
          </w:tcPr>
          <w:p w14:paraId="67313582" w14:textId="77777777" w:rsidR="00E85652" w:rsidRDefault="00E85652" w:rsidP="003E69E9">
            <w:r>
              <w:rPr>
                <w:rFonts w:hint="eastAsia"/>
              </w:rPr>
              <w:t>0</w:t>
            </w:r>
            <w:r>
              <w:rPr>
                <w:rFonts w:hint="eastAsia"/>
              </w:rPr>
              <w:t>未满，</w:t>
            </w:r>
          </w:p>
          <w:p w14:paraId="65DEA80C" w14:textId="77777777" w:rsidR="00E85652" w:rsidRDefault="00E85652" w:rsidP="003E69E9">
            <w:r>
              <w:rPr>
                <w:rFonts w:hint="eastAsia"/>
              </w:rPr>
              <w:t>1</w:t>
            </w:r>
            <w:r>
              <w:rPr>
                <w:rFonts w:hint="eastAsia"/>
              </w:rPr>
              <w:t>水满</w:t>
            </w:r>
          </w:p>
        </w:tc>
        <w:tc>
          <w:tcPr>
            <w:tcW w:w="809" w:type="dxa"/>
            <w:shd w:val="clear" w:color="auto" w:fill="F2F2F2" w:themeFill="background1" w:themeFillShade="F2"/>
          </w:tcPr>
          <w:p w14:paraId="29E1BCD0" w14:textId="77777777" w:rsidR="00E85652" w:rsidRDefault="00E85652" w:rsidP="003E69E9">
            <w:r>
              <w:t>i</w:t>
            </w:r>
            <w:r>
              <w:rPr>
                <w:rFonts w:hint="eastAsia"/>
              </w:rPr>
              <w:t>nt</w:t>
            </w:r>
          </w:p>
        </w:tc>
        <w:tc>
          <w:tcPr>
            <w:tcW w:w="2241" w:type="dxa"/>
            <w:gridSpan w:val="2"/>
            <w:shd w:val="clear" w:color="auto" w:fill="F2F2F2" w:themeFill="background1" w:themeFillShade="F2"/>
          </w:tcPr>
          <w:p w14:paraId="541532FB" w14:textId="77777777" w:rsidR="00E85652" w:rsidRDefault="00E85652" w:rsidP="003E69E9">
            <w:r>
              <w:rPr>
                <w:rFonts w:hint="eastAsia"/>
              </w:rPr>
              <w:t>蓄水盘水位状态</w:t>
            </w:r>
          </w:p>
          <w:p w14:paraId="4C51A298" w14:textId="77777777" w:rsidR="00E85652" w:rsidRDefault="00E85652" w:rsidP="003E69E9">
            <w:r>
              <w:rPr>
                <w:rFonts w:hint="eastAsia"/>
              </w:rPr>
              <w:t>1</w:t>
            </w:r>
            <w:r>
              <w:t xml:space="preserve"> </w:t>
            </w:r>
            <w:r>
              <w:rPr>
                <w:rFonts w:hint="eastAsia"/>
              </w:rPr>
              <w:t>清空蓄水盘</w:t>
            </w:r>
          </w:p>
        </w:tc>
      </w:tr>
      <w:tr w:rsidR="00E85652" w14:paraId="12BF78C5" w14:textId="77777777">
        <w:trPr>
          <w:trHeight w:val="412"/>
        </w:trPr>
        <w:tc>
          <w:tcPr>
            <w:tcW w:w="1162" w:type="dxa"/>
            <w:vMerge/>
            <w:shd w:val="clear" w:color="auto" w:fill="F2F2F2" w:themeFill="background1" w:themeFillShade="F2"/>
          </w:tcPr>
          <w:p w14:paraId="530E184A" w14:textId="77777777" w:rsidR="00E85652" w:rsidRDefault="00E85652" w:rsidP="003E69E9"/>
        </w:tc>
        <w:tc>
          <w:tcPr>
            <w:tcW w:w="1781" w:type="dxa"/>
            <w:vMerge w:val="restart"/>
            <w:shd w:val="clear" w:color="auto" w:fill="F2F2F2" w:themeFill="background1" w:themeFillShade="F2"/>
          </w:tcPr>
          <w:p w14:paraId="5EC6A520" w14:textId="77777777" w:rsidR="00E85652" w:rsidRDefault="00E85652" w:rsidP="003E69E9">
            <w:r>
              <w:rPr>
                <w:rFonts w:hint="eastAsia"/>
              </w:rPr>
              <w:t>waterTank</w:t>
            </w:r>
          </w:p>
        </w:tc>
        <w:tc>
          <w:tcPr>
            <w:tcW w:w="2422" w:type="dxa"/>
            <w:shd w:val="clear" w:color="auto" w:fill="F2F2F2" w:themeFill="background1" w:themeFillShade="F2"/>
          </w:tcPr>
          <w:p w14:paraId="05B99917" w14:textId="77777777" w:rsidR="00E85652" w:rsidRDefault="00E85652" w:rsidP="003E69E9">
            <w:r>
              <w:t>i</w:t>
            </w:r>
            <w:r>
              <w:rPr>
                <w:rFonts w:hint="eastAsia"/>
              </w:rPr>
              <w:t>ndex</w:t>
            </w:r>
          </w:p>
        </w:tc>
        <w:tc>
          <w:tcPr>
            <w:tcW w:w="1547" w:type="dxa"/>
            <w:shd w:val="clear" w:color="auto" w:fill="F2F2F2" w:themeFill="background1" w:themeFillShade="F2"/>
          </w:tcPr>
          <w:p w14:paraId="3C32C060" w14:textId="77777777" w:rsidR="00E85652" w:rsidRDefault="00E85652" w:rsidP="003E69E9">
            <w:r>
              <w:rPr>
                <w:rFonts w:hint="eastAsia"/>
              </w:rPr>
              <w:t>0-255</w:t>
            </w:r>
          </w:p>
        </w:tc>
        <w:tc>
          <w:tcPr>
            <w:tcW w:w="809" w:type="dxa"/>
            <w:shd w:val="clear" w:color="auto" w:fill="F2F2F2" w:themeFill="background1" w:themeFillShade="F2"/>
          </w:tcPr>
          <w:p w14:paraId="020B057C" w14:textId="77777777" w:rsidR="00E85652" w:rsidRDefault="00E85652" w:rsidP="003E69E9">
            <w:r>
              <w:t>i</w:t>
            </w:r>
            <w:r>
              <w:rPr>
                <w:rFonts w:hint="eastAsia"/>
              </w:rPr>
              <w:t>nt</w:t>
            </w:r>
          </w:p>
        </w:tc>
        <w:tc>
          <w:tcPr>
            <w:tcW w:w="2241" w:type="dxa"/>
            <w:gridSpan w:val="2"/>
            <w:shd w:val="clear" w:color="auto" w:fill="F2F2F2" w:themeFill="background1" w:themeFillShade="F2"/>
          </w:tcPr>
          <w:p w14:paraId="7BDE1B05" w14:textId="77777777" w:rsidR="00E85652" w:rsidRDefault="00E85652" w:rsidP="003E69E9">
            <w:r>
              <w:rPr>
                <w:rFonts w:hint="eastAsia"/>
              </w:rPr>
              <w:t>水箱编号</w:t>
            </w:r>
          </w:p>
        </w:tc>
      </w:tr>
      <w:tr w:rsidR="00E85652" w14:paraId="4E4D62A7" w14:textId="77777777">
        <w:trPr>
          <w:trHeight w:val="504"/>
        </w:trPr>
        <w:tc>
          <w:tcPr>
            <w:tcW w:w="1162" w:type="dxa"/>
            <w:vMerge/>
            <w:shd w:val="clear" w:color="auto" w:fill="F2F2F2" w:themeFill="background1" w:themeFillShade="F2"/>
          </w:tcPr>
          <w:p w14:paraId="5688E1FA" w14:textId="77777777" w:rsidR="00E85652" w:rsidRDefault="00E85652" w:rsidP="003E69E9"/>
        </w:tc>
        <w:tc>
          <w:tcPr>
            <w:tcW w:w="1781" w:type="dxa"/>
            <w:vMerge/>
            <w:shd w:val="clear" w:color="auto" w:fill="F2F2F2" w:themeFill="background1" w:themeFillShade="F2"/>
          </w:tcPr>
          <w:p w14:paraId="5C520770" w14:textId="77777777" w:rsidR="00E85652" w:rsidRDefault="00E85652" w:rsidP="003E69E9"/>
        </w:tc>
        <w:tc>
          <w:tcPr>
            <w:tcW w:w="2422" w:type="dxa"/>
            <w:shd w:val="clear" w:color="auto" w:fill="F2F2F2" w:themeFill="background1" w:themeFillShade="F2"/>
          </w:tcPr>
          <w:p w14:paraId="51F448CD" w14:textId="77777777" w:rsidR="00E85652" w:rsidRDefault="00E85652" w:rsidP="003E69E9">
            <w:r>
              <w:t>s</w:t>
            </w:r>
            <w:r>
              <w:rPr>
                <w:rFonts w:hint="eastAsia"/>
              </w:rPr>
              <w:t>tatus</w:t>
            </w:r>
          </w:p>
        </w:tc>
        <w:tc>
          <w:tcPr>
            <w:tcW w:w="1547" w:type="dxa"/>
            <w:shd w:val="clear" w:color="auto" w:fill="F2F2F2" w:themeFill="background1" w:themeFillShade="F2"/>
          </w:tcPr>
          <w:p w14:paraId="2399B6A4" w14:textId="77777777" w:rsidR="00E85652" w:rsidRDefault="00E85652" w:rsidP="003E69E9">
            <w:r>
              <w:rPr>
                <w:rFonts w:hint="eastAsia"/>
              </w:rPr>
              <w:t>0</w:t>
            </w:r>
            <w:r>
              <w:rPr>
                <w:rFonts w:hint="eastAsia"/>
              </w:rPr>
              <w:t>安装，</w:t>
            </w:r>
          </w:p>
          <w:p w14:paraId="5B008712" w14:textId="77777777" w:rsidR="00E85652" w:rsidRDefault="00E85652" w:rsidP="003E69E9">
            <w:r>
              <w:rPr>
                <w:rFonts w:hint="eastAsia"/>
              </w:rPr>
              <w:t>1</w:t>
            </w:r>
            <w:r>
              <w:rPr>
                <w:rFonts w:hint="eastAsia"/>
              </w:rPr>
              <w:t>缺失</w:t>
            </w:r>
          </w:p>
        </w:tc>
        <w:tc>
          <w:tcPr>
            <w:tcW w:w="809" w:type="dxa"/>
            <w:shd w:val="clear" w:color="auto" w:fill="F2F2F2" w:themeFill="background1" w:themeFillShade="F2"/>
          </w:tcPr>
          <w:p w14:paraId="3E4AA10B" w14:textId="77777777" w:rsidR="00E85652" w:rsidRDefault="00E85652" w:rsidP="003E69E9">
            <w:r>
              <w:t>i</w:t>
            </w:r>
            <w:r>
              <w:rPr>
                <w:rFonts w:hint="eastAsia"/>
              </w:rPr>
              <w:t>nt</w:t>
            </w:r>
          </w:p>
        </w:tc>
        <w:tc>
          <w:tcPr>
            <w:tcW w:w="2241" w:type="dxa"/>
            <w:gridSpan w:val="2"/>
            <w:shd w:val="clear" w:color="auto" w:fill="F2F2F2" w:themeFill="background1" w:themeFillShade="F2"/>
          </w:tcPr>
          <w:p w14:paraId="5011053A" w14:textId="77777777" w:rsidR="00E85652" w:rsidRDefault="00E85652" w:rsidP="003E69E9">
            <w:r>
              <w:rPr>
                <w:rFonts w:hint="eastAsia"/>
              </w:rPr>
              <w:t>水箱安装状态</w:t>
            </w:r>
          </w:p>
          <w:p w14:paraId="380260EE" w14:textId="77777777" w:rsidR="00E85652" w:rsidRDefault="00E85652" w:rsidP="003E69E9">
            <w:r>
              <w:rPr>
                <w:rFonts w:hint="eastAsia"/>
              </w:rPr>
              <w:t>1</w:t>
            </w:r>
            <w:r>
              <w:t xml:space="preserve"> </w:t>
            </w:r>
            <w:r>
              <w:rPr>
                <w:rFonts w:hint="eastAsia"/>
              </w:rPr>
              <w:t>水箱丢失</w:t>
            </w:r>
          </w:p>
        </w:tc>
      </w:tr>
      <w:tr w:rsidR="00E85652" w14:paraId="2956BC94" w14:textId="77777777">
        <w:trPr>
          <w:trHeight w:val="753"/>
        </w:trPr>
        <w:tc>
          <w:tcPr>
            <w:tcW w:w="1162" w:type="dxa"/>
            <w:vMerge/>
            <w:shd w:val="clear" w:color="auto" w:fill="F2F2F2" w:themeFill="background1" w:themeFillShade="F2"/>
          </w:tcPr>
          <w:p w14:paraId="09CE727E" w14:textId="77777777" w:rsidR="00E85652" w:rsidRDefault="00E85652" w:rsidP="003E69E9"/>
        </w:tc>
        <w:tc>
          <w:tcPr>
            <w:tcW w:w="1781" w:type="dxa"/>
            <w:vMerge/>
            <w:shd w:val="clear" w:color="auto" w:fill="F2F2F2" w:themeFill="background1" w:themeFillShade="F2"/>
          </w:tcPr>
          <w:p w14:paraId="500B0CBC" w14:textId="77777777" w:rsidR="00E85652" w:rsidRDefault="00E85652" w:rsidP="003E69E9"/>
        </w:tc>
        <w:tc>
          <w:tcPr>
            <w:tcW w:w="2422" w:type="dxa"/>
            <w:shd w:val="clear" w:color="auto" w:fill="F2F2F2" w:themeFill="background1" w:themeFillShade="F2"/>
          </w:tcPr>
          <w:p w14:paraId="52F474A4" w14:textId="77777777" w:rsidR="00E85652" w:rsidRDefault="00E85652" w:rsidP="003E69E9">
            <w:r>
              <w:rPr>
                <w:rFonts w:hint="eastAsia"/>
              </w:rPr>
              <w:t>waterLevel</w:t>
            </w:r>
            <w:r>
              <w:t>Status</w:t>
            </w:r>
          </w:p>
        </w:tc>
        <w:tc>
          <w:tcPr>
            <w:tcW w:w="1547" w:type="dxa"/>
            <w:shd w:val="clear" w:color="auto" w:fill="F2F2F2" w:themeFill="background1" w:themeFillShade="F2"/>
          </w:tcPr>
          <w:p w14:paraId="072BAA72" w14:textId="77777777" w:rsidR="00E85652" w:rsidRDefault="00E85652" w:rsidP="003E69E9">
            <w:r>
              <w:rPr>
                <w:rFonts w:hint="eastAsia"/>
              </w:rPr>
              <w:t>0</w:t>
            </w:r>
            <w:r>
              <w:rPr>
                <w:rFonts w:hint="eastAsia"/>
              </w:rPr>
              <w:t>正常，</w:t>
            </w:r>
          </w:p>
          <w:p w14:paraId="31369C59" w14:textId="77777777" w:rsidR="00E85652" w:rsidRDefault="00E85652" w:rsidP="003E69E9">
            <w:pPr>
              <w:rPr>
                <w:strike/>
              </w:rPr>
            </w:pPr>
            <w:r>
              <w:rPr>
                <w:rFonts w:hint="eastAsia"/>
              </w:rPr>
              <w:t>1</w:t>
            </w:r>
            <w:r>
              <w:rPr>
                <w:rFonts w:hint="eastAsia"/>
              </w:rPr>
              <w:t>低水位，</w:t>
            </w:r>
            <w:r>
              <w:rPr>
                <w:strike/>
              </w:rPr>
              <w:t xml:space="preserve"> </w:t>
            </w:r>
          </w:p>
          <w:p w14:paraId="1718E05F" w14:textId="77777777" w:rsidR="00E85652" w:rsidRDefault="00E85652" w:rsidP="003E69E9">
            <w:r>
              <w:t>3</w:t>
            </w:r>
            <w:r>
              <w:rPr>
                <w:rFonts w:hint="eastAsia"/>
              </w:rPr>
              <w:t>缺水</w:t>
            </w:r>
          </w:p>
        </w:tc>
        <w:tc>
          <w:tcPr>
            <w:tcW w:w="809" w:type="dxa"/>
            <w:shd w:val="clear" w:color="auto" w:fill="F2F2F2" w:themeFill="background1" w:themeFillShade="F2"/>
          </w:tcPr>
          <w:p w14:paraId="30644E6A" w14:textId="77777777" w:rsidR="00E85652" w:rsidRDefault="00E85652" w:rsidP="003E69E9">
            <w:r>
              <w:t>i</w:t>
            </w:r>
            <w:r>
              <w:rPr>
                <w:rFonts w:hint="eastAsia"/>
              </w:rPr>
              <w:t>nt</w:t>
            </w:r>
          </w:p>
        </w:tc>
        <w:tc>
          <w:tcPr>
            <w:tcW w:w="2241" w:type="dxa"/>
            <w:gridSpan w:val="2"/>
            <w:shd w:val="clear" w:color="auto" w:fill="F2F2F2" w:themeFill="background1" w:themeFillShade="F2"/>
          </w:tcPr>
          <w:p w14:paraId="1321114D" w14:textId="77777777" w:rsidR="00E85652" w:rsidRDefault="00E85652" w:rsidP="003E69E9">
            <w:r>
              <w:rPr>
                <w:rFonts w:hint="eastAsia"/>
              </w:rPr>
              <w:t>水箱水位</w:t>
            </w:r>
          </w:p>
          <w:p w14:paraId="76A173D0" w14:textId="77777777" w:rsidR="00E85652" w:rsidRDefault="00E85652" w:rsidP="003E69E9">
            <w:r>
              <w:rPr>
                <w:rFonts w:hint="eastAsia"/>
              </w:rPr>
              <w:t>1</w:t>
            </w:r>
            <w:r>
              <w:t xml:space="preserve"> </w:t>
            </w:r>
            <w:r>
              <w:rPr>
                <w:rFonts w:hint="eastAsia"/>
              </w:rPr>
              <w:t>水箱低水位</w:t>
            </w:r>
          </w:p>
          <w:p w14:paraId="2AE4DF49" w14:textId="77777777" w:rsidR="00E85652" w:rsidRDefault="00E85652" w:rsidP="003E69E9">
            <w:r>
              <w:rPr>
                <w:rFonts w:hint="eastAsia"/>
              </w:rPr>
              <w:t>3</w:t>
            </w:r>
            <w:r>
              <w:rPr>
                <w:rFonts w:hint="eastAsia"/>
              </w:rPr>
              <w:t>水箱缺水</w:t>
            </w:r>
          </w:p>
        </w:tc>
      </w:tr>
      <w:tr w:rsidR="00E85652" w14:paraId="6D8E7C7C" w14:textId="77777777">
        <w:trPr>
          <w:trHeight w:val="1247"/>
        </w:trPr>
        <w:tc>
          <w:tcPr>
            <w:tcW w:w="1162" w:type="dxa"/>
            <w:vMerge/>
            <w:shd w:val="clear" w:color="auto" w:fill="F2F2F2" w:themeFill="background1" w:themeFillShade="F2"/>
          </w:tcPr>
          <w:p w14:paraId="7F8D310F" w14:textId="77777777" w:rsidR="00E85652" w:rsidRDefault="00E85652" w:rsidP="003E69E9"/>
        </w:tc>
        <w:tc>
          <w:tcPr>
            <w:tcW w:w="1781" w:type="dxa"/>
            <w:vMerge w:val="restart"/>
            <w:shd w:val="clear" w:color="auto" w:fill="F2F2F2" w:themeFill="background1" w:themeFillShade="F2"/>
          </w:tcPr>
          <w:p w14:paraId="66A00E99" w14:textId="77777777" w:rsidR="00E85652" w:rsidRDefault="00E85652" w:rsidP="003E69E9">
            <w:pPr>
              <w:rPr>
                <w:dstrike/>
              </w:rPr>
            </w:pPr>
            <w:r>
              <w:t>b</w:t>
            </w:r>
            <w:r>
              <w:rPr>
                <w:rFonts w:hint="eastAsia"/>
              </w:rPr>
              <w:t>eanBox</w:t>
            </w:r>
          </w:p>
        </w:tc>
        <w:tc>
          <w:tcPr>
            <w:tcW w:w="2422" w:type="dxa"/>
            <w:shd w:val="clear" w:color="auto" w:fill="F2F2F2" w:themeFill="background1" w:themeFillShade="F2"/>
          </w:tcPr>
          <w:p w14:paraId="255CF10E" w14:textId="77777777" w:rsidR="00E85652" w:rsidRDefault="00E85652" w:rsidP="003E69E9">
            <w:r>
              <w:t>i</w:t>
            </w:r>
            <w:r>
              <w:rPr>
                <w:rFonts w:hint="eastAsia"/>
              </w:rPr>
              <w:t>ndex</w:t>
            </w:r>
          </w:p>
        </w:tc>
        <w:tc>
          <w:tcPr>
            <w:tcW w:w="1547" w:type="dxa"/>
            <w:shd w:val="clear" w:color="auto" w:fill="F2F2F2" w:themeFill="background1" w:themeFillShade="F2"/>
          </w:tcPr>
          <w:p w14:paraId="79986805" w14:textId="77777777" w:rsidR="00E85652" w:rsidRDefault="00E85652" w:rsidP="003E69E9">
            <w:r>
              <w:rPr>
                <w:rFonts w:hint="eastAsia"/>
              </w:rPr>
              <w:t>0-255</w:t>
            </w:r>
          </w:p>
          <w:p w14:paraId="66DB8206" w14:textId="77777777" w:rsidR="00E85652" w:rsidRDefault="00E85652" w:rsidP="003E69E9">
            <w:r>
              <w:t>-1</w:t>
            </w:r>
          </w:p>
        </w:tc>
        <w:tc>
          <w:tcPr>
            <w:tcW w:w="809" w:type="dxa"/>
            <w:shd w:val="clear" w:color="auto" w:fill="F2F2F2" w:themeFill="background1" w:themeFillShade="F2"/>
          </w:tcPr>
          <w:p w14:paraId="0E1803EA" w14:textId="77777777" w:rsidR="00E85652" w:rsidRDefault="00E85652" w:rsidP="003E69E9">
            <w:r>
              <w:t>i</w:t>
            </w:r>
            <w:r>
              <w:rPr>
                <w:rFonts w:hint="eastAsia"/>
              </w:rPr>
              <w:t>nt</w:t>
            </w:r>
          </w:p>
        </w:tc>
        <w:tc>
          <w:tcPr>
            <w:tcW w:w="2241" w:type="dxa"/>
            <w:gridSpan w:val="2"/>
            <w:shd w:val="clear" w:color="auto" w:fill="F2F2F2" w:themeFill="background1" w:themeFillShade="F2"/>
          </w:tcPr>
          <w:p w14:paraId="4A5AD26B" w14:textId="77777777" w:rsidR="00E85652" w:rsidRDefault="00E85652" w:rsidP="003E69E9">
            <w:r>
              <w:rPr>
                <w:rFonts w:hint="eastAsia"/>
              </w:rPr>
              <w:t>豆盒编号</w:t>
            </w:r>
          </w:p>
          <w:p w14:paraId="1947255F" w14:textId="77777777" w:rsidR="00E85652" w:rsidRDefault="00E85652" w:rsidP="003E69E9">
            <w:r>
              <w:rPr>
                <w:rFonts w:hint="eastAsia"/>
              </w:rPr>
              <w:t>设备内同样组件不可重复</w:t>
            </w:r>
          </w:p>
          <w:p w14:paraId="59716076" w14:textId="77777777" w:rsidR="00E85652" w:rsidRDefault="00E85652" w:rsidP="003E69E9">
            <w:r>
              <w:rPr>
                <w:rFonts w:hint="eastAsia"/>
              </w:rPr>
              <w:t>-</w:t>
            </w:r>
            <w:r>
              <w:t xml:space="preserve">1 </w:t>
            </w:r>
            <w:r>
              <w:rPr>
                <w:rFonts w:hint="eastAsia"/>
              </w:rPr>
              <w:t>单豆仓（左）</w:t>
            </w:r>
          </w:p>
        </w:tc>
      </w:tr>
      <w:tr w:rsidR="00E85652" w14:paraId="2A114BFC" w14:textId="77777777">
        <w:trPr>
          <w:trHeight w:val="504"/>
        </w:trPr>
        <w:tc>
          <w:tcPr>
            <w:tcW w:w="1162" w:type="dxa"/>
            <w:vMerge/>
            <w:shd w:val="clear" w:color="auto" w:fill="F2F2F2" w:themeFill="background1" w:themeFillShade="F2"/>
          </w:tcPr>
          <w:p w14:paraId="0E4A9749" w14:textId="77777777" w:rsidR="00E85652" w:rsidRDefault="00E85652" w:rsidP="003E69E9"/>
        </w:tc>
        <w:tc>
          <w:tcPr>
            <w:tcW w:w="1781" w:type="dxa"/>
            <w:vMerge/>
            <w:shd w:val="clear" w:color="auto" w:fill="F2F2F2" w:themeFill="background1" w:themeFillShade="F2"/>
          </w:tcPr>
          <w:p w14:paraId="5E9A9745" w14:textId="77777777" w:rsidR="00E85652" w:rsidRDefault="00E85652" w:rsidP="003E69E9"/>
        </w:tc>
        <w:tc>
          <w:tcPr>
            <w:tcW w:w="2422" w:type="dxa"/>
            <w:shd w:val="clear" w:color="auto" w:fill="F2F2F2" w:themeFill="background1" w:themeFillShade="F2"/>
          </w:tcPr>
          <w:p w14:paraId="6BAA2468" w14:textId="77777777" w:rsidR="00E85652" w:rsidRDefault="00E85652" w:rsidP="003E69E9">
            <w:r>
              <w:t>s</w:t>
            </w:r>
            <w:r>
              <w:rPr>
                <w:rFonts w:hint="eastAsia"/>
              </w:rPr>
              <w:t>tatus</w:t>
            </w:r>
          </w:p>
        </w:tc>
        <w:tc>
          <w:tcPr>
            <w:tcW w:w="1547" w:type="dxa"/>
            <w:shd w:val="clear" w:color="auto" w:fill="F2F2F2" w:themeFill="background1" w:themeFillShade="F2"/>
          </w:tcPr>
          <w:p w14:paraId="79438AA9" w14:textId="77777777" w:rsidR="00E85652" w:rsidRDefault="00E85652" w:rsidP="003E69E9">
            <w:r>
              <w:rPr>
                <w:rFonts w:hint="eastAsia"/>
              </w:rPr>
              <w:t>0</w:t>
            </w:r>
            <w:r>
              <w:rPr>
                <w:rFonts w:hint="eastAsia"/>
              </w:rPr>
              <w:t>安装，</w:t>
            </w:r>
          </w:p>
          <w:p w14:paraId="2F2B705A" w14:textId="77777777" w:rsidR="00E85652" w:rsidRDefault="00E85652" w:rsidP="003E69E9">
            <w:r>
              <w:rPr>
                <w:rFonts w:hint="eastAsia"/>
              </w:rPr>
              <w:t>1</w:t>
            </w:r>
            <w:r>
              <w:rPr>
                <w:rFonts w:hint="eastAsia"/>
              </w:rPr>
              <w:t>缺失</w:t>
            </w:r>
          </w:p>
        </w:tc>
        <w:tc>
          <w:tcPr>
            <w:tcW w:w="809" w:type="dxa"/>
            <w:shd w:val="clear" w:color="auto" w:fill="F2F2F2" w:themeFill="background1" w:themeFillShade="F2"/>
          </w:tcPr>
          <w:p w14:paraId="30820962" w14:textId="77777777" w:rsidR="00E85652" w:rsidRDefault="00E85652" w:rsidP="003E69E9">
            <w:r>
              <w:t>i</w:t>
            </w:r>
            <w:r>
              <w:rPr>
                <w:rFonts w:hint="eastAsia"/>
              </w:rPr>
              <w:t>nt</w:t>
            </w:r>
          </w:p>
        </w:tc>
        <w:tc>
          <w:tcPr>
            <w:tcW w:w="2241" w:type="dxa"/>
            <w:gridSpan w:val="2"/>
            <w:shd w:val="clear" w:color="auto" w:fill="F2F2F2" w:themeFill="background1" w:themeFillShade="F2"/>
          </w:tcPr>
          <w:p w14:paraId="07AEC288" w14:textId="77777777" w:rsidR="00E85652" w:rsidRDefault="00E85652" w:rsidP="003E69E9">
            <w:r>
              <w:rPr>
                <w:rFonts w:hint="eastAsia"/>
              </w:rPr>
              <w:t>豆盒安装状态</w:t>
            </w:r>
          </w:p>
          <w:p w14:paraId="56698B49" w14:textId="77777777" w:rsidR="00E85652" w:rsidRDefault="00E85652" w:rsidP="003E69E9">
            <w:r>
              <w:rPr>
                <w:rFonts w:hint="eastAsia"/>
              </w:rPr>
              <w:t>1</w:t>
            </w:r>
            <w:r>
              <w:rPr>
                <w:rFonts w:hint="eastAsia"/>
              </w:rPr>
              <w:t>豆仓丢失</w:t>
            </w:r>
          </w:p>
        </w:tc>
      </w:tr>
      <w:tr w:rsidR="00E85652" w14:paraId="0B1EBB3E" w14:textId="77777777">
        <w:trPr>
          <w:trHeight w:val="504"/>
        </w:trPr>
        <w:tc>
          <w:tcPr>
            <w:tcW w:w="1162" w:type="dxa"/>
            <w:vMerge/>
            <w:shd w:val="clear" w:color="auto" w:fill="F2F2F2" w:themeFill="background1" w:themeFillShade="F2"/>
          </w:tcPr>
          <w:p w14:paraId="749CBB90" w14:textId="77777777" w:rsidR="00E85652" w:rsidRDefault="00E85652" w:rsidP="003E69E9"/>
        </w:tc>
        <w:tc>
          <w:tcPr>
            <w:tcW w:w="1781" w:type="dxa"/>
            <w:vMerge/>
            <w:shd w:val="clear" w:color="auto" w:fill="F2F2F2" w:themeFill="background1" w:themeFillShade="F2"/>
          </w:tcPr>
          <w:p w14:paraId="3BD48C48" w14:textId="77777777" w:rsidR="00E85652" w:rsidRDefault="00E85652" w:rsidP="003E69E9"/>
        </w:tc>
        <w:tc>
          <w:tcPr>
            <w:tcW w:w="2422" w:type="dxa"/>
            <w:shd w:val="clear" w:color="auto" w:fill="F2F2F2" w:themeFill="background1" w:themeFillShade="F2"/>
          </w:tcPr>
          <w:p w14:paraId="6416817E" w14:textId="77777777" w:rsidR="00E85652" w:rsidRDefault="00E85652" w:rsidP="003E69E9">
            <w:r>
              <w:rPr>
                <w:rFonts w:hint="eastAsia"/>
              </w:rPr>
              <w:t>remainStatus</w:t>
            </w:r>
          </w:p>
        </w:tc>
        <w:tc>
          <w:tcPr>
            <w:tcW w:w="1547" w:type="dxa"/>
            <w:shd w:val="clear" w:color="auto" w:fill="F2F2F2" w:themeFill="background1" w:themeFillShade="F2"/>
          </w:tcPr>
          <w:p w14:paraId="4E72A8B9" w14:textId="77777777" w:rsidR="00E85652" w:rsidRDefault="00E85652" w:rsidP="003E69E9">
            <w:r>
              <w:rPr>
                <w:rFonts w:hint="eastAsia"/>
              </w:rPr>
              <w:t>0</w:t>
            </w:r>
            <w:r>
              <w:rPr>
                <w:rFonts w:hint="eastAsia"/>
              </w:rPr>
              <w:t>正常，</w:t>
            </w:r>
          </w:p>
          <w:p w14:paraId="1FBF94E7" w14:textId="77777777" w:rsidR="00E85652" w:rsidRDefault="00E85652" w:rsidP="003E69E9">
            <w:r>
              <w:rPr>
                <w:rFonts w:hint="eastAsia"/>
              </w:rPr>
              <w:t>1</w:t>
            </w:r>
            <w:r>
              <w:rPr>
                <w:rFonts w:hint="eastAsia"/>
              </w:rPr>
              <w:t>用尽</w:t>
            </w:r>
          </w:p>
        </w:tc>
        <w:tc>
          <w:tcPr>
            <w:tcW w:w="809" w:type="dxa"/>
            <w:shd w:val="clear" w:color="auto" w:fill="F2F2F2" w:themeFill="background1" w:themeFillShade="F2"/>
          </w:tcPr>
          <w:p w14:paraId="13C037A4" w14:textId="77777777" w:rsidR="00E85652" w:rsidRDefault="00E85652" w:rsidP="003E69E9">
            <w:r>
              <w:t>i</w:t>
            </w:r>
            <w:r>
              <w:rPr>
                <w:rFonts w:hint="eastAsia"/>
              </w:rPr>
              <w:t>nt</w:t>
            </w:r>
          </w:p>
        </w:tc>
        <w:tc>
          <w:tcPr>
            <w:tcW w:w="2241" w:type="dxa"/>
            <w:gridSpan w:val="2"/>
            <w:shd w:val="clear" w:color="auto" w:fill="F2F2F2" w:themeFill="background1" w:themeFillShade="F2"/>
          </w:tcPr>
          <w:p w14:paraId="50233A43" w14:textId="77777777" w:rsidR="00E85652" w:rsidRDefault="00E85652" w:rsidP="003E69E9">
            <w:r>
              <w:rPr>
                <w:rFonts w:hint="eastAsia"/>
              </w:rPr>
              <w:t>豆用量状态</w:t>
            </w:r>
          </w:p>
          <w:p w14:paraId="727EF234" w14:textId="77777777" w:rsidR="00E85652" w:rsidRDefault="00E85652" w:rsidP="003E69E9">
            <w:r>
              <w:rPr>
                <w:rFonts w:hint="eastAsia"/>
              </w:rPr>
              <w:t>1</w:t>
            </w:r>
            <w:r>
              <w:t xml:space="preserve"> </w:t>
            </w:r>
            <w:r>
              <w:rPr>
                <w:rFonts w:hint="eastAsia"/>
              </w:rPr>
              <w:t>豆仓无豆</w:t>
            </w:r>
          </w:p>
        </w:tc>
      </w:tr>
      <w:tr w:rsidR="00E85652" w14:paraId="4B5030DD" w14:textId="77777777">
        <w:trPr>
          <w:trHeight w:val="504"/>
        </w:trPr>
        <w:tc>
          <w:tcPr>
            <w:tcW w:w="1162" w:type="dxa"/>
            <w:vMerge/>
            <w:shd w:val="clear" w:color="auto" w:fill="F2F2F2" w:themeFill="background1" w:themeFillShade="F2"/>
          </w:tcPr>
          <w:p w14:paraId="3501E0DD" w14:textId="77777777" w:rsidR="00E85652" w:rsidRDefault="00E85652" w:rsidP="003E69E9"/>
        </w:tc>
        <w:tc>
          <w:tcPr>
            <w:tcW w:w="1781" w:type="dxa"/>
            <w:vMerge w:val="restart"/>
            <w:shd w:val="clear" w:color="auto" w:fill="F2F2F2" w:themeFill="background1" w:themeFillShade="F2"/>
          </w:tcPr>
          <w:p w14:paraId="241C3FA0" w14:textId="77777777" w:rsidR="00E85652" w:rsidRDefault="00E85652" w:rsidP="003E69E9">
            <w:pPr>
              <w:rPr>
                <w:rFonts w:ascii="黑体" w:eastAsia="黑体" w:hAnsi="黑体"/>
              </w:rPr>
            </w:pPr>
            <w:r>
              <w:t>g</w:t>
            </w:r>
            <w:r>
              <w:rPr>
                <w:rFonts w:hint="eastAsia"/>
              </w:rPr>
              <w:t>rinder</w:t>
            </w:r>
          </w:p>
        </w:tc>
        <w:tc>
          <w:tcPr>
            <w:tcW w:w="2422" w:type="dxa"/>
            <w:shd w:val="clear" w:color="auto" w:fill="F2F2F2" w:themeFill="background1" w:themeFillShade="F2"/>
          </w:tcPr>
          <w:p w14:paraId="6AC19F96" w14:textId="77777777" w:rsidR="00E85652" w:rsidRDefault="00E85652" w:rsidP="003E69E9">
            <w:r>
              <w:t>i</w:t>
            </w:r>
            <w:r>
              <w:rPr>
                <w:rFonts w:hint="eastAsia"/>
              </w:rPr>
              <w:t>ndex</w:t>
            </w:r>
          </w:p>
        </w:tc>
        <w:tc>
          <w:tcPr>
            <w:tcW w:w="1547" w:type="dxa"/>
            <w:shd w:val="clear" w:color="auto" w:fill="F2F2F2" w:themeFill="background1" w:themeFillShade="F2"/>
          </w:tcPr>
          <w:p w14:paraId="21141BC1" w14:textId="77777777" w:rsidR="00E85652" w:rsidRDefault="00E85652" w:rsidP="003E69E9">
            <w:r>
              <w:rPr>
                <w:rFonts w:hint="eastAsia"/>
              </w:rPr>
              <w:t>0-255</w:t>
            </w:r>
          </w:p>
          <w:p w14:paraId="1B7981EC" w14:textId="77777777" w:rsidR="00E85652" w:rsidRDefault="00E85652" w:rsidP="003E69E9">
            <w:r>
              <w:t>-1</w:t>
            </w:r>
          </w:p>
        </w:tc>
        <w:tc>
          <w:tcPr>
            <w:tcW w:w="809" w:type="dxa"/>
            <w:shd w:val="clear" w:color="auto" w:fill="F2F2F2" w:themeFill="background1" w:themeFillShade="F2"/>
          </w:tcPr>
          <w:p w14:paraId="1F7A072A" w14:textId="77777777" w:rsidR="00E85652" w:rsidRDefault="00E85652" w:rsidP="003E69E9">
            <w:r>
              <w:t>i</w:t>
            </w:r>
            <w:r>
              <w:rPr>
                <w:rFonts w:hint="eastAsia"/>
              </w:rPr>
              <w:t>nt</w:t>
            </w:r>
          </w:p>
        </w:tc>
        <w:tc>
          <w:tcPr>
            <w:tcW w:w="2241" w:type="dxa"/>
            <w:gridSpan w:val="2"/>
            <w:shd w:val="clear" w:color="auto" w:fill="F2F2F2" w:themeFill="background1" w:themeFillShade="F2"/>
          </w:tcPr>
          <w:p w14:paraId="2771943A" w14:textId="77777777" w:rsidR="00E85652" w:rsidRDefault="00E85652" w:rsidP="003E69E9">
            <w:r>
              <w:rPr>
                <w:rFonts w:hint="eastAsia"/>
              </w:rPr>
              <w:t>磨豆组件编号</w:t>
            </w:r>
            <w:r>
              <w:rPr>
                <w:rFonts w:hint="eastAsia"/>
              </w:rPr>
              <w:t xml:space="preserve"> </w:t>
            </w:r>
          </w:p>
        </w:tc>
      </w:tr>
      <w:tr w:rsidR="00E85652" w14:paraId="2253969B" w14:textId="77777777">
        <w:trPr>
          <w:trHeight w:val="504"/>
        </w:trPr>
        <w:tc>
          <w:tcPr>
            <w:tcW w:w="1162" w:type="dxa"/>
            <w:vMerge/>
            <w:shd w:val="clear" w:color="auto" w:fill="F2F2F2" w:themeFill="background1" w:themeFillShade="F2"/>
          </w:tcPr>
          <w:p w14:paraId="5E6F662D" w14:textId="77777777" w:rsidR="00E85652" w:rsidRDefault="00E85652" w:rsidP="003E69E9"/>
        </w:tc>
        <w:tc>
          <w:tcPr>
            <w:tcW w:w="1781" w:type="dxa"/>
            <w:vMerge/>
            <w:shd w:val="clear" w:color="auto" w:fill="F2F2F2" w:themeFill="background1" w:themeFillShade="F2"/>
          </w:tcPr>
          <w:p w14:paraId="72AFA8A8" w14:textId="77777777" w:rsidR="00E85652" w:rsidRDefault="00E85652" w:rsidP="003E69E9"/>
        </w:tc>
        <w:tc>
          <w:tcPr>
            <w:tcW w:w="2422" w:type="dxa"/>
            <w:shd w:val="clear" w:color="auto" w:fill="F2F2F2" w:themeFill="background1" w:themeFillShade="F2"/>
          </w:tcPr>
          <w:p w14:paraId="57E62CD7" w14:textId="77777777" w:rsidR="00E85652" w:rsidRDefault="00E85652" w:rsidP="003E69E9">
            <w:r>
              <w:rPr>
                <w:rFonts w:hint="eastAsia"/>
              </w:rPr>
              <w:t>status</w:t>
            </w:r>
          </w:p>
        </w:tc>
        <w:tc>
          <w:tcPr>
            <w:tcW w:w="1547" w:type="dxa"/>
            <w:shd w:val="clear" w:color="auto" w:fill="F2F2F2" w:themeFill="background1" w:themeFillShade="F2"/>
          </w:tcPr>
          <w:p w14:paraId="34531F07" w14:textId="77777777" w:rsidR="00E85652" w:rsidRDefault="00E85652" w:rsidP="003E69E9">
            <w:r>
              <w:rPr>
                <w:rFonts w:hint="eastAsia"/>
              </w:rPr>
              <w:t>0</w:t>
            </w:r>
            <w:r>
              <w:rPr>
                <w:rFonts w:hint="eastAsia"/>
              </w:rPr>
              <w:t>正常，</w:t>
            </w:r>
          </w:p>
          <w:p w14:paraId="73DA3119" w14:textId="77777777" w:rsidR="00E85652" w:rsidRDefault="00E85652" w:rsidP="003E69E9">
            <w:r>
              <w:rPr>
                <w:rFonts w:hint="eastAsia"/>
              </w:rPr>
              <w:t>1</w:t>
            </w:r>
            <w:r>
              <w:rPr>
                <w:rFonts w:hint="eastAsia"/>
              </w:rPr>
              <w:t>异常</w:t>
            </w:r>
          </w:p>
        </w:tc>
        <w:tc>
          <w:tcPr>
            <w:tcW w:w="809" w:type="dxa"/>
            <w:shd w:val="clear" w:color="auto" w:fill="F2F2F2" w:themeFill="background1" w:themeFillShade="F2"/>
          </w:tcPr>
          <w:p w14:paraId="149A78F5" w14:textId="77777777" w:rsidR="00E85652" w:rsidRDefault="00E85652" w:rsidP="003E69E9">
            <w:r>
              <w:t>i</w:t>
            </w:r>
            <w:r>
              <w:rPr>
                <w:rFonts w:hint="eastAsia"/>
              </w:rPr>
              <w:t>nt</w:t>
            </w:r>
          </w:p>
        </w:tc>
        <w:tc>
          <w:tcPr>
            <w:tcW w:w="2241" w:type="dxa"/>
            <w:gridSpan w:val="2"/>
            <w:shd w:val="clear" w:color="auto" w:fill="F2F2F2" w:themeFill="background1" w:themeFillShade="F2"/>
          </w:tcPr>
          <w:p w14:paraId="051EFFA3" w14:textId="77777777" w:rsidR="00E85652" w:rsidRDefault="00E85652" w:rsidP="003E69E9">
            <w:r>
              <w:rPr>
                <w:rFonts w:hint="eastAsia"/>
              </w:rPr>
              <w:t>磨豆异常</w:t>
            </w:r>
          </w:p>
          <w:p w14:paraId="1141BF46" w14:textId="77777777" w:rsidR="00E85652" w:rsidRDefault="00E85652" w:rsidP="003E69E9">
            <w:r>
              <w:rPr>
                <w:rFonts w:hint="eastAsia"/>
              </w:rPr>
              <w:t>1</w:t>
            </w:r>
            <w:r>
              <w:t xml:space="preserve"> </w:t>
            </w:r>
            <w:r>
              <w:rPr>
                <w:rFonts w:hint="eastAsia"/>
              </w:rPr>
              <w:t>磨豆组异常</w:t>
            </w:r>
          </w:p>
        </w:tc>
      </w:tr>
      <w:tr w:rsidR="00E85652" w14:paraId="2645100A" w14:textId="77777777">
        <w:trPr>
          <w:trHeight w:val="257"/>
        </w:trPr>
        <w:tc>
          <w:tcPr>
            <w:tcW w:w="1162" w:type="dxa"/>
            <w:vMerge/>
            <w:shd w:val="clear" w:color="auto" w:fill="F2F2F2" w:themeFill="background1" w:themeFillShade="F2"/>
          </w:tcPr>
          <w:p w14:paraId="7BC5784B" w14:textId="77777777" w:rsidR="00E85652" w:rsidRDefault="00E85652" w:rsidP="003E69E9"/>
        </w:tc>
        <w:tc>
          <w:tcPr>
            <w:tcW w:w="1781" w:type="dxa"/>
            <w:vMerge w:val="restart"/>
            <w:shd w:val="clear" w:color="auto" w:fill="F2F2F2" w:themeFill="background1" w:themeFillShade="F2"/>
          </w:tcPr>
          <w:p w14:paraId="61A4DA18" w14:textId="77777777" w:rsidR="00E85652" w:rsidRDefault="00E85652" w:rsidP="003E69E9">
            <w:r>
              <w:t>r</w:t>
            </w:r>
            <w:r>
              <w:rPr>
                <w:rFonts w:hint="eastAsia"/>
              </w:rPr>
              <w:t>esidueBox</w:t>
            </w:r>
          </w:p>
        </w:tc>
        <w:tc>
          <w:tcPr>
            <w:tcW w:w="2422" w:type="dxa"/>
            <w:shd w:val="clear" w:color="auto" w:fill="F2F2F2" w:themeFill="background1" w:themeFillShade="F2"/>
          </w:tcPr>
          <w:p w14:paraId="0C4FA682" w14:textId="77777777" w:rsidR="00E85652" w:rsidRDefault="00E85652" w:rsidP="003E69E9">
            <w:r>
              <w:t>i</w:t>
            </w:r>
            <w:r>
              <w:rPr>
                <w:rFonts w:hint="eastAsia"/>
              </w:rPr>
              <w:t>ndex</w:t>
            </w:r>
          </w:p>
        </w:tc>
        <w:tc>
          <w:tcPr>
            <w:tcW w:w="1547" w:type="dxa"/>
            <w:shd w:val="clear" w:color="auto" w:fill="F2F2F2" w:themeFill="background1" w:themeFillShade="F2"/>
          </w:tcPr>
          <w:p w14:paraId="66B39042" w14:textId="77777777" w:rsidR="00E85652" w:rsidRDefault="00E85652" w:rsidP="003E69E9">
            <w:r>
              <w:rPr>
                <w:rFonts w:hint="eastAsia"/>
              </w:rPr>
              <w:t>0-255</w:t>
            </w:r>
          </w:p>
        </w:tc>
        <w:tc>
          <w:tcPr>
            <w:tcW w:w="809" w:type="dxa"/>
            <w:shd w:val="clear" w:color="auto" w:fill="F2F2F2" w:themeFill="background1" w:themeFillShade="F2"/>
          </w:tcPr>
          <w:p w14:paraId="11B21550" w14:textId="77777777" w:rsidR="00E85652" w:rsidRDefault="00E85652" w:rsidP="003E69E9">
            <w:r>
              <w:t>i</w:t>
            </w:r>
            <w:r>
              <w:rPr>
                <w:rFonts w:hint="eastAsia"/>
              </w:rPr>
              <w:t>nt</w:t>
            </w:r>
          </w:p>
        </w:tc>
        <w:tc>
          <w:tcPr>
            <w:tcW w:w="2241" w:type="dxa"/>
            <w:gridSpan w:val="2"/>
            <w:shd w:val="clear" w:color="auto" w:fill="F2F2F2" w:themeFill="background1" w:themeFillShade="F2"/>
          </w:tcPr>
          <w:p w14:paraId="77E84FA9" w14:textId="77777777" w:rsidR="00E85652" w:rsidRDefault="00E85652" w:rsidP="003E69E9">
            <w:r>
              <w:rPr>
                <w:rFonts w:hint="eastAsia"/>
              </w:rPr>
              <w:t>渣盒编号</w:t>
            </w:r>
          </w:p>
        </w:tc>
      </w:tr>
      <w:tr w:rsidR="00E85652" w14:paraId="3F2B7172" w14:textId="77777777">
        <w:trPr>
          <w:trHeight w:val="1000"/>
        </w:trPr>
        <w:tc>
          <w:tcPr>
            <w:tcW w:w="1162" w:type="dxa"/>
            <w:vMerge/>
            <w:shd w:val="clear" w:color="auto" w:fill="F2F2F2" w:themeFill="background1" w:themeFillShade="F2"/>
          </w:tcPr>
          <w:p w14:paraId="42851D09" w14:textId="77777777" w:rsidR="00E85652" w:rsidRDefault="00E85652" w:rsidP="003E69E9"/>
        </w:tc>
        <w:tc>
          <w:tcPr>
            <w:tcW w:w="1781" w:type="dxa"/>
            <w:vMerge/>
            <w:shd w:val="clear" w:color="auto" w:fill="F2F2F2" w:themeFill="background1" w:themeFillShade="F2"/>
          </w:tcPr>
          <w:p w14:paraId="07B7AE1A" w14:textId="77777777" w:rsidR="00E85652" w:rsidRDefault="00E85652" w:rsidP="003E69E9"/>
        </w:tc>
        <w:tc>
          <w:tcPr>
            <w:tcW w:w="2422" w:type="dxa"/>
            <w:shd w:val="clear" w:color="auto" w:fill="F2F2F2" w:themeFill="background1" w:themeFillShade="F2"/>
          </w:tcPr>
          <w:p w14:paraId="2C9EC807" w14:textId="77777777" w:rsidR="00E85652" w:rsidRDefault="00E85652" w:rsidP="003E69E9">
            <w:r>
              <w:t>c</w:t>
            </w:r>
            <w:r>
              <w:rPr>
                <w:rFonts w:hint="eastAsia"/>
              </w:rPr>
              <w:t>ake</w:t>
            </w:r>
            <w:r>
              <w:t>S</w:t>
            </w:r>
            <w:r>
              <w:rPr>
                <w:rFonts w:hint="eastAsia"/>
              </w:rPr>
              <w:t>tat</w:t>
            </w:r>
            <w:r>
              <w:t>us</w:t>
            </w:r>
          </w:p>
        </w:tc>
        <w:tc>
          <w:tcPr>
            <w:tcW w:w="1547" w:type="dxa"/>
            <w:shd w:val="clear" w:color="auto" w:fill="F2F2F2" w:themeFill="background1" w:themeFillShade="F2"/>
          </w:tcPr>
          <w:p w14:paraId="626C914D" w14:textId="77777777" w:rsidR="00E85652" w:rsidRDefault="00E85652" w:rsidP="003E69E9">
            <w:r>
              <w:rPr>
                <w:rFonts w:hint="eastAsia"/>
              </w:rPr>
              <w:t>0</w:t>
            </w:r>
            <w:r>
              <w:rPr>
                <w:rFonts w:hint="eastAsia"/>
              </w:rPr>
              <w:t>正常，</w:t>
            </w:r>
          </w:p>
          <w:p w14:paraId="7A0F323A" w14:textId="77777777" w:rsidR="00E85652" w:rsidRDefault="00E85652" w:rsidP="003E69E9">
            <w:r>
              <w:rPr>
                <w:rFonts w:hint="eastAsia"/>
              </w:rPr>
              <w:t>1</w:t>
            </w:r>
            <w:r>
              <w:rPr>
                <w:rFonts w:hint="eastAsia"/>
              </w:rPr>
              <w:t>未复位</w:t>
            </w:r>
          </w:p>
          <w:p w14:paraId="3406D38E" w14:textId="77777777" w:rsidR="00E85652" w:rsidRDefault="00E85652" w:rsidP="003E69E9">
            <w:r>
              <w:rPr>
                <w:rFonts w:hint="eastAsia"/>
              </w:rPr>
              <w:t>2</w:t>
            </w:r>
            <w:r>
              <w:rPr>
                <w:rFonts w:hint="eastAsia"/>
              </w:rPr>
              <w:t>已满</w:t>
            </w:r>
          </w:p>
        </w:tc>
        <w:tc>
          <w:tcPr>
            <w:tcW w:w="809" w:type="dxa"/>
            <w:shd w:val="clear" w:color="auto" w:fill="F2F2F2" w:themeFill="background1" w:themeFillShade="F2"/>
          </w:tcPr>
          <w:p w14:paraId="04EECB6D" w14:textId="77777777" w:rsidR="00E85652" w:rsidRDefault="00E85652" w:rsidP="003E69E9">
            <w:r>
              <w:t>i</w:t>
            </w:r>
            <w:r>
              <w:rPr>
                <w:rFonts w:hint="eastAsia"/>
              </w:rPr>
              <w:t>nt</w:t>
            </w:r>
          </w:p>
        </w:tc>
        <w:tc>
          <w:tcPr>
            <w:tcW w:w="2241" w:type="dxa"/>
            <w:gridSpan w:val="2"/>
            <w:shd w:val="clear" w:color="auto" w:fill="F2F2F2" w:themeFill="background1" w:themeFillShade="F2"/>
          </w:tcPr>
          <w:p w14:paraId="57FECA18" w14:textId="77777777" w:rsidR="00E85652" w:rsidRDefault="00E85652" w:rsidP="003E69E9">
            <w:r>
              <w:rPr>
                <w:rFonts w:hint="eastAsia"/>
              </w:rPr>
              <w:t>渣是否已满状态</w:t>
            </w:r>
          </w:p>
          <w:p w14:paraId="649BEF15" w14:textId="77777777" w:rsidR="00E85652" w:rsidRDefault="00E85652" w:rsidP="003E69E9">
            <w:r>
              <w:rPr>
                <w:rFonts w:hint="eastAsia"/>
              </w:rPr>
              <w:t>1</w:t>
            </w:r>
            <w:r>
              <w:t xml:space="preserve"> </w:t>
            </w:r>
            <w:r>
              <w:rPr>
                <w:rFonts w:hint="eastAsia"/>
              </w:rPr>
              <w:t>咖啡渣是否已清空</w:t>
            </w:r>
          </w:p>
          <w:p w14:paraId="4D2FD5D7" w14:textId="77777777" w:rsidR="00E85652" w:rsidRDefault="00E85652" w:rsidP="003E69E9">
            <w:r>
              <w:rPr>
                <w:rFonts w:hint="eastAsia"/>
              </w:rPr>
              <w:t>2</w:t>
            </w:r>
            <w:r>
              <w:t xml:space="preserve"> </w:t>
            </w:r>
            <w:r>
              <w:rPr>
                <w:rFonts w:hint="eastAsia"/>
              </w:rPr>
              <w:t>清空渣盒</w:t>
            </w:r>
          </w:p>
        </w:tc>
      </w:tr>
      <w:tr w:rsidR="00E85652" w14:paraId="527007E3" w14:textId="77777777">
        <w:trPr>
          <w:trHeight w:val="753"/>
        </w:trPr>
        <w:tc>
          <w:tcPr>
            <w:tcW w:w="1162" w:type="dxa"/>
            <w:vMerge/>
            <w:shd w:val="clear" w:color="auto" w:fill="F2F2F2" w:themeFill="background1" w:themeFillShade="F2"/>
          </w:tcPr>
          <w:p w14:paraId="00AC022D" w14:textId="77777777" w:rsidR="00E85652" w:rsidRDefault="00E85652" w:rsidP="003E69E9"/>
        </w:tc>
        <w:tc>
          <w:tcPr>
            <w:tcW w:w="1781" w:type="dxa"/>
            <w:vMerge w:val="restart"/>
            <w:shd w:val="clear" w:color="auto" w:fill="F2F2F2" w:themeFill="background1" w:themeFillShade="F2"/>
          </w:tcPr>
          <w:p w14:paraId="61DC3111" w14:textId="77777777" w:rsidR="00E85652" w:rsidRDefault="00E85652" w:rsidP="003E69E9">
            <w:r>
              <w:rPr>
                <w:rFonts w:hint="eastAsia"/>
              </w:rPr>
              <w:t>systemWay</w:t>
            </w:r>
          </w:p>
        </w:tc>
        <w:tc>
          <w:tcPr>
            <w:tcW w:w="2422" w:type="dxa"/>
            <w:shd w:val="clear" w:color="auto" w:fill="F2F2F2" w:themeFill="background1" w:themeFillShade="F2"/>
          </w:tcPr>
          <w:p w14:paraId="57534645" w14:textId="77777777" w:rsidR="00E85652" w:rsidRDefault="00E85652" w:rsidP="003E69E9">
            <w:r>
              <w:t>i</w:t>
            </w:r>
            <w:r>
              <w:rPr>
                <w:rFonts w:hint="eastAsia"/>
              </w:rPr>
              <w:t>ndex</w:t>
            </w:r>
          </w:p>
        </w:tc>
        <w:tc>
          <w:tcPr>
            <w:tcW w:w="1547" w:type="dxa"/>
            <w:shd w:val="clear" w:color="auto" w:fill="F2F2F2" w:themeFill="background1" w:themeFillShade="F2"/>
          </w:tcPr>
          <w:p w14:paraId="30BBBC5A" w14:textId="77777777" w:rsidR="00E85652" w:rsidRDefault="00E85652" w:rsidP="003E69E9">
            <w:r>
              <w:rPr>
                <w:rFonts w:hint="eastAsia"/>
              </w:rPr>
              <w:t>0-255</w:t>
            </w:r>
            <w:r>
              <w:rPr>
                <w:color w:val="FF0000"/>
              </w:rPr>
              <w:t>(0,1)</w:t>
            </w:r>
          </w:p>
        </w:tc>
        <w:tc>
          <w:tcPr>
            <w:tcW w:w="809" w:type="dxa"/>
            <w:shd w:val="clear" w:color="auto" w:fill="F2F2F2" w:themeFill="background1" w:themeFillShade="F2"/>
          </w:tcPr>
          <w:p w14:paraId="2D35A921" w14:textId="77777777" w:rsidR="00E85652" w:rsidRDefault="00E85652" w:rsidP="003E69E9">
            <w:r>
              <w:t>i</w:t>
            </w:r>
            <w:r>
              <w:rPr>
                <w:rFonts w:hint="eastAsia"/>
              </w:rPr>
              <w:t>nt</w:t>
            </w:r>
          </w:p>
        </w:tc>
        <w:tc>
          <w:tcPr>
            <w:tcW w:w="2241" w:type="dxa"/>
            <w:gridSpan w:val="2"/>
            <w:shd w:val="clear" w:color="auto" w:fill="F2F2F2" w:themeFill="background1" w:themeFillShade="F2"/>
          </w:tcPr>
          <w:p w14:paraId="7EA6280F" w14:textId="77777777" w:rsidR="00E85652" w:rsidRDefault="00E85652" w:rsidP="003E69E9">
            <w:r>
              <w:rPr>
                <w:rFonts w:hint="eastAsia"/>
              </w:rPr>
              <w:t>水路编号</w:t>
            </w:r>
            <w:r>
              <w:rPr>
                <w:rFonts w:hint="eastAsia"/>
              </w:rPr>
              <w:t>(</w:t>
            </w:r>
            <w:r>
              <w:rPr>
                <w:rFonts w:hint="eastAsia"/>
              </w:rPr>
              <w:t>如：</w:t>
            </w:r>
          </w:p>
          <w:p w14:paraId="475BB5D2" w14:textId="77777777" w:rsidR="00E85652" w:rsidRDefault="00E85652" w:rsidP="003E69E9">
            <w:r>
              <w:rPr>
                <w:rFonts w:hint="eastAsia"/>
              </w:rPr>
              <w:t>0</w:t>
            </w:r>
            <w:r>
              <w:t xml:space="preserve"> </w:t>
            </w:r>
            <w:r>
              <w:rPr>
                <w:rFonts w:hint="eastAsia"/>
              </w:rPr>
              <w:t>咖啡系统水路</w:t>
            </w:r>
            <w:r>
              <w:rPr>
                <w:rFonts w:hint="eastAsia"/>
              </w:rPr>
              <w:t xml:space="preserve"> </w:t>
            </w:r>
          </w:p>
          <w:p w14:paraId="245B0232" w14:textId="77777777" w:rsidR="00E85652" w:rsidRDefault="00E85652" w:rsidP="003E69E9">
            <w:r>
              <w:rPr>
                <w:rFonts w:hint="eastAsia"/>
              </w:rPr>
              <w:t>1</w:t>
            </w:r>
            <w:r>
              <w:t xml:space="preserve"> </w:t>
            </w:r>
            <w:r>
              <w:rPr>
                <w:rFonts w:hint="eastAsia"/>
              </w:rPr>
              <w:t>蒸汽系统水路</w:t>
            </w:r>
            <w:r>
              <w:t>)</w:t>
            </w:r>
          </w:p>
        </w:tc>
      </w:tr>
      <w:tr w:rsidR="00E85652" w14:paraId="2BBDCEAA" w14:textId="77777777">
        <w:trPr>
          <w:trHeight w:val="2486"/>
        </w:trPr>
        <w:tc>
          <w:tcPr>
            <w:tcW w:w="1162" w:type="dxa"/>
            <w:vMerge/>
            <w:shd w:val="clear" w:color="auto" w:fill="F2F2F2" w:themeFill="background1" w:themeFillShade="F2"/>
          </w:tcPr>
          <w:p w14:paraId="2EEB737F" w14:textId="77777777" w:rsidR="00E85652" w:rsidRDefault="00E85652" w:rsidP="003E69E9"/>
        </w:tc>
        <w:tc>
          <w:tcPr>
            <w:tcW w:w="1781" w:type="dxa"/>
            <w:vMerge/>
            <w:shd w:val="clear" w:color="auto" w:fill="F2F2F2" w:themeFill="background1" w:themeFillShade="F2"/>
          </w:tcPr>
          <w:p w14:paraId="19BA956C" w14:textId="77777777" w:rsidR="00E85652" w:rsidRDefault="00E85652" w:rsidP="003E69E9"/>
        </w:tc>
        <w:tc>
          <w:tcPr>
            <w:tcW w:w="2422" w:type="dxa"/>
            <w:shd w:val="clear" w:color="auto" w:fill="F2F2F2" w:themeFill="background1" w:themeFillShade="F2"/>
          </w:tcPr>
          <w:p w14:paraId="26031240" w14:textId="77777777" w:rsidR="00E85652" w:rsidRDefault="00E85652" w:rsidP="003E69E9">
            <w:r>
              <w:t>waterStatus</w:t>
            </w:r>
          </w:p>
        </w:tc>
        <w:tc>
          <w:tcPr>
            <w:tcW w:w="1547" w:type="dxa"/>
            <w:shd w:val="clear" w:color="auto" w:fill="F2F2F2" w:themeFill="background1" w:themeFillShade="F2"/>
          </w:tcPr>
          <w:p w14:paraId="5EDFD5B3" w14:textId="77777777" w:rsidR="00E85652" w:rsidRDefault="00E85652" w:rsidP="003E69E9">
            <w:r>
              <w:rPr>
                <w:rFonts w:hint="eastAsia"/>
              </w:rPr>
              <w:t>0</w:t>
            </w:r>
            <w:r>
              <w:rPr>
                <w:rFonts w:hint="eastAsia"/>
              </w:rPr>
              <w:t>正常</w:t>
            </w:r>
            <w:r>
              <w:rPr>
                <w:rFonts w:hint="eastAsia"/>
              </w:rPr>
              <w:t xml:space="preserve"> </w:t>
            </w:r>
          </w:p>
          <w:p w14:paraId="4C16138F" w14:textId="77777777" w:rsidR="00E85652" w:rsidRDefault="00E85652" w:rsidP="003E69E9">
            <w:r>
              <w:rPr>
                <w:rFonts w:hint="eastAsia"/>
              </w:rPr>
              <w:t>1</w:t>
            </w:r>
            <w:r>
              <w:rPr>
                <w:rFonts w:hint="eastAsia"/>
              </w:rPr>
              <w:t>异常</w:t>
            </w:r>
          </w:p>
          <w:p w14:paraId="05F9457F" w14:textId="77777777" w:rsidR="00E85652" w:rsidRDefault="00E85652" w:rsidP="003E69E9">
            <w:r>
              <w:rPr>
                <w:rFonts w:hint="eastAsia"/>
              </w:rPr>
              <w:t>2</w:t>
            </w:r>
            <w:r>
              <w:rPr>
                <w:rFonts w:hint="eastAsia"/>
              </w:rPr>
              <w:t>连续三次出现异常</w:t>
            </w:r>
          </w:p>
        </w:tc>
        <w:tc>
          <w:tcPr>
            <w:tcW w:w="809" w:type="dxa"/>
            <w:shd w:val="clear" w:color="auto" w:fill="F2F2F2" w:themeFill="background1" w:themeFillShade="F2"/>
          </w:tcPr>
          <w:p w14:paraId="46EBC5DE" w14:textId="77777777" w:rsidR="00E85652" w:rsidRDefault="00E85652" w:rsidP="003E69E9">
            <w:r>
              <w:t>i</w:t>
            </w:r>
            <w:r>
              <w:rPr>
                <w:rFonts w:hint="eastAsia"/>
              </w:rPr>
              <w:t>nt</w:t>
            </w:r>
          </w:p>
        </w:tc>
        <w:tc>
          <w:tcPr>
            <w:tcW w:w="2241" w:type="dxa"/>
            <w:gridSpan w:val="2"/>
            <w:shd w:val="clear" w:color="auto" w:fill="F2F2F2" w:themeFill="background1" w:themeFillShade="F2"/>
          </w:tcPr>
          <w:p w14:paraId="5E12C058" w14:textId="77777777" w:rsidR="00E85652" w:rsidRDefault="00E85652" w:rsidP="003E69E9">
            <w:r>
              <w:rPr>
                <w:rFonts w:hint="eastAsia"/>
              </w:rPr>
              <w:t>水路是否异常</w:t>
            </w:r>
          </w:p>
          <w:p w14:paraId="1069E2FD" w14:textId="77777777" w:rsidR="00E85652" w:rsidRDefault="00E85652" w:rsidP="003E69E9">
            <w:r>
              <w:t xml:space="preserve">1 </w:t>
            </w:r>
            <w:r>
              <w:rPr>
                <w:rFonts w:hint="eastAsia"/>
              </w:rPr>
              <w:t>咖啡</w:t>
            </w:r>
            <w:r>
              <w:rPr>
                <w:rFonts w:hint="eastAsia"/>
              </w:rPr>
              <w:t>/</w:t>
            </w:r>
            <w:r>
              <w:rPr>
                <w:rFonts w:hint="eastAsia"/>
              </w:rPr>
              <w:t>蒸汽系统水路警告</w:t>
            </w:r>
          </w:p>
          <w:p w14:paraId="4935B06B" w14:textId="77777777" w:rsidR="00E85652" w:rsidRDefault="00E85652" w:rsidP="003E69E9">
            <w:r>
              <w:rPr>
                <w:rFonts w:hint="eastAsia"/>
              </w:rPr>
              <w:t>2</w:t>
            </w:r>
            <w:r>
              <w:t xml:space="preserve"> </w:t>
            </w:r>
            <w:r>
              <w:rPr>
                <w:rFonts w:hint="eastAsia"/>
              </w:rPr>
              <w:t>咖啡</w:t>
            </w:r>
            <w:r>
              <w:rPr>
                <w:rFonts w:hint="eastAsia"/>
              </w:rPr>
              <w:t>/</w:t>
            </w:r>
            <w:r>
              <w:rPr>
                <w:rFonts w:hint="eastAsia"/>
              </w:rPr>
              <w:t>蒸汽水路异常</w:t>
            </w:r>
          </w:p>
        </w:tc>
      </w:tr>
      <w:tr w:rsidR="00E85652" w14:paraId="1E809062" w14:textId="77777777">
        <w:trPr>
          <w:trHeight w:val="257"/>
        </w:trPr>
        <w:tc>
          <w:tcPr>
            <w:tcW w:w="1162" w:type="dxa"/>
            <w:vMerge/>
            <w:shd w:val="clear" w:color="auto" w:fill="F2F2F2" w:themeFill="background1" w:themeFillShade="F2"/>
          </w:tcPr>
          <w:p w14:paraId="2BAE28C6" w14:textId="77777777" w:rsidR="00E85652" w:rsidRDefault="00E85652" w:rsidP="003E69E9"/>
        </w:tc>
        <w:tc>
          <w:tcPr>
            <w:tcW w:w="1781" w:type="dxa"/>
            <w:vMerge w:val="restart"/>
            <w:shd w:val="clear" w:color="auto" w:fill="F2F2F2" w:themeFill="background1" w:themeFillShade="F2"/>
          </w:tcPr>
          <w:p w14:paraId="535F05AD" w14:textId="77777777" w:rsidR="00E85652" w:rsidRDefault="00E85652" w:rsidP="003E69E9">
            <w:r>
              <w:t>b</w:t>
            </w:r>
            <w:r>
              <w:rPr>
                <w:rFonts w:hint="eastAsia"/>
              </w:rPr>
              <w:t>ubble</w:t>
            </w:r>
          </w:p>
        </w:tc>
        <w:tc>
          <w:tcPr>
            <w:tcW w:w="2422" w:type="dxa"/>
            <w:shd w:val="clear" w:color="auto" w:fill="F2F2F2" w:themeFill="background1" w:themeFillShade="F2"/>
          </w:tcPr>
          <w:p w14:paraId="7F699E34" w14:textId="77777777" w:rsidR="00E85652" w:rsidRDefault="00E85652" w:rsidP="003E69E9">
            <w:r>
              <w:t>i</w:t>
            </w:r>
            <w:r>
              <w:rPr>
                <w:rFonts w:hint="eastAsia"/>
              </w:rPr>
              <w:t>ndex</w:t>
            </w:r>
          </w:p>
        </w:tc>
        <w:tc>
          <w:tcPr>
            <w:tcW w:w="1547" w:type="dxa"/>
            <w:shd w:val="clear" w:color="auto" w:fill="F2F2F2" w:themeFill="background1" w:themeFillShade="F2"/>
          </w:tcPr>
          <w:p w14:paraId="11E7215C" w14:textId="77777777" w:rsidR="00E85652" w:rsidRDefault="00E85652" w:rsidP="003E69E9">
            <w:r>
              <w:rPr>
                <w:rFonts w:hint="eastAsia"/>
              </w:rPr>
              <w:t>0-255</w:t>
            </w:r>
          </w:p>
        </w:tc>
        <w:tc>
          <w:tcPr>
            <w:tcW w:w="809" w:type="dxa"/>
            <w:shd w:val="clear" w:color="auto" w:fill="F2F2F2" w:themeFill="background1" w:themeFillShade="F2"/>
          </w:tcPr>
          <w:p w14:paraId="6AF7929F" w14:textId="77777777" w:rsidR="00E85652" w:rsidRDefault="00E85652" w:rsidP="003E69E9">
            <w:r>
              <w:t>i</w:t>
            </w:r>
            <w:r>
              <w:rPr>
                <w:rFonts w:hint="eastAsia"/>
              </w:rPr>
              <w:t>nt</w:t>
            </w:r>
          </w:p>
        </w:tc>
        <w:tc>
          <w:tcPr>
            <w:tcW w:w="2241" w:type="dxa"/>
            <w:gridSpan w:val="2"/>
            <w:shd w:val="clear" w:color="auto" w:fill="F2F2F2" w:themeFill="background1" w:themeFillShade="F2"/>
          </w:tcPr>
          <w:p w14:paraId="36C0D38D" w14:textId="77777777" w:rsidR="00E85652" w:rsidRDefault="00E85652" w:rsidP="003E69E9">
            <w:r>
              <w:rPr>
                <w:rFonts w:hint="eastAsia"/>
              </w:rPr>
              <w:t>冲泡器编号</w:t>
            </w:r>
          </w:p>
        </w:tc>
      </w:tr>
      <w:tr w:rsidR="00E85652" w14:paraId="7DCF16C5" w14:textId="77777777">
        <w:trPr>
          <w:trHeight w:val="504"/>
        </w:trPr>
        <w:tc>
          <w:tcPr>
            <w:tcW w:w="1162" w:type="dxa"/>
            <w:vMerge/>
            <w:shd w:val="clear" w:color="auto" w:fill="F2F2F2" w:themeFill="background1" w:themeFillShade="F2"/>
          </w:tcPr>
          <w:p w14:paraId="452FB001" w14:textId="77777777" w:rsidR="00E85652" w:rsidRDefault="00E85652" w:rsidP="003E69E9"/>
        </w:tc>
        <w:tc>
          <w:tcPr>
            <w:tcW w:w="1781" w:type="dxa"/>
            <w:vMerge/>
            <w:shd w:val="clear" w:color="auto" w:fill="F2F2F2" w:themeFill="background1" w:themeFillShade="F2"/>
          </w:tcPr>
          <w:p w14:paraId="517FFD3D" w14:textId="77777777" w:rsidR="00E85652" w:rsidRDefault="00E85652" w:rsidP="003E69E9"/>
        </w:tc>
        <w:tc>
          <w:tcPr>
            <w:tcW w:w="2422" w:type="dxa"/>
            <w:shd w:val="clear" w:color="auto" w:fill="F2F2F2" w:themeFill="background1" w:themeFillShade="F2"/>
          </w:tcPr>
          <w:p w14:paraId="3622F610" w14:textId="77777777" w:rsidR="00E85652" w:rsidRDefault="00E85652" w:rsidP="003E69E9">
            <w:r>
              <w:rPr>
                <w:rFonts w:hint="eastAsia"/>
              </w:rPr>
              <w:t>r</w:t>
            </w:r>
            <w:r>
              <w:t>eadyStatus</w:t>
            </w:r>
          </w:p>
        </w:tc>
        <w:tc>
          <w:tcPr>
            <w:tcW w:w="1547" w:type="dxa"/>
            <w:shd w:val="clear" w:color="auto" w:fill="F2F2F2" w:themeFill="background1" w:themeFillShade="F2"/>
          </w:tcPr>
          <w:p w14:paraId="764682AD" w14:textId="77777777" w:rsidR="00E85652" w:rsidRDefault="00E85652" w:rsidP="003E69E9">
            <w:r>
              <w:rPr>
                <w:rFonts w:hint="eastAsia"/>
              </w:rPr>
              <w:t>0</w:t>
            </w:r>
            <w:r>
              <w:rPr>
                <w:rFonts w:hint="eastAsia"/>
              </w:rPr>
              <w:t>复位，</w:t>
            </w:r>
          </w:p>
          <w:p w14:paraId="0A100FE7" w14:textId="77777777" w:rsidR="00E85652" w:rsidRDefault="00E85652" w:rsidP="003E69E9">
            <w:r>
              <w:rPr>
                <w:rFonts w:hint="eastAsia"/>
              </w:rPr>
              <w:t>1</w:t>
            </w:r>
            <w:r>
              <w:rPr>
                <w:rFonts w:hint="eastAsia"/>
              </w:rPr>
              <w:t>未复位</w:t>
            </w:r>
          </w:p>
        </w:tc>
        <w:tc>
          <w:tcPr>
            <w:tcW w:w="809" w:type="dxa"/>
            <w:shd w:val="clear" w:color="auto" w:fill="F2F2F2" w:themeFill="background1" w:themeFillShade="F2"/>
          </w:tcPr>
          <w:p w14:paraId="253EB782" w14:textId="77777777" w:rsidR="00E85652" w:rsidRDefault="00E85652" w:rsidP="003E69E9">
            <w:r>
              <w:t>i</w:t>
            </w:r>
            <w:r>
              <w:rPr>
                <w:rFonts w:hint="eastAsia"/>
              </w:rPr>
              <w:t>nt</w:t>
            </w:r>
          </w:p>
        </w:tc>
        <w:tc>
          <w:tcPr>
            <w:tcW w:w="2241" w:type="dxa"/>
            <w:gridSpan w:val="2"/>
            <w:shd w:val="clear" w:color="auto" w:fill="F2F2F2" w:themeFill="background1" w:themeFillShade="F2"/>
          </w:tcPr>
          <w:p w14:paraId="7212BE9B" w14:textId="77777777" w:rsidR="00E85652" w:rsidRDefault="00E85652" w:rsidP="003E69E9">
            <w:r>
              <w:rPr>
                <w:rFonts w:hint="eastAsia"/>
              </w:rPr>
              <w:t>复位状态</w:t>
            </w:r>
          </w:p>
          <w:p w14:paraId="54272BFB" w14:textId="77777777" w:rsidR="00E85652" w:rsidRDefault="00E85652" w:rsidP="003E69E9">
            <w:r>
              <w:rPr>
                <w:rFonts w:hint="eastAsia"/>
              </w:rPr>
              <w:t>1</w:t>
            </w:r>
            <w:r>
              <w:t xml:space="preserve"> </w:t>
            </w:r>
            <w:r>
              <w:rPr>
                <w:rFonts w:hint="eastAsia"/>
              </w:rPr>
              <w:t>冲泡器未复位</w:t>
            </w:r>
          </w:p>
        </w:tc>
      </w:tr>
      <w:tr w:rsidR="00E85652" w14:paraId="037D82D4" w14:textId="77777777">
        <w:trPr>
          <w:trHeight w:val="2486"/>
        </w:trPr>
        <w:tc>
          <w:tcPr>
            <w:tcW w:w="1162" w:type="dxa"/>
            <w:vMerge/>
            <w:shd w:val="clear" w:color="auto" w:fill="F2F2F2" w:themeFill="background1" w:themeFillShade="F2"/>
          </w:tcPr>
          <w:p w14:paraId="0CA97490" w14:textId="77777777" w:rsidR="00E85652" w:rsidRDefault="00E85652" w:rsidP="003E69E9"/>
        </w:tc>
        <w:tc>
          <w:tcPr>
            <w:tcW w:w="1781" w:type="dxa"/>
            <w:vMerge/>
            <w:shd w:val="clear" w:color="auto" w:fill="F2F2F2" w:themeFill="background1" w:themeFillShade="F2"/>
          </w:tcPr>
          <w:p w14:paraId="5BE9687D" w14:textId="77777777" w:rsidR="00E85652" w:rsidRDefault="00E85652" w:rsidP="003E69E9"/>
        </w:tc>
        <w:tc>
          <w:tcPr>
            <w:tcW w:w="2422" w:type="dxa"/>
            <w:shd w:val="clear" w:color="auto" w:fill="F2F2F2" w:themeFill="background1" w:themeFillShade="F2"/>
          </w:tcPr>
          <w:p w14:paraId="245A7BBF" w14:textId="77777777" w:rsidR="00E85652" w:rsidRDefault="00E85652" w:rsidP="003E69E9">
            <w:r>
              <w:rPr>
                <w:rFonts w:hint="eastAsia"/>
              </w:rPr>
              <w:t>s</w:t>
            </w:r>
            <w:r>
              <w:t>tatus</w:t>
            </w:r>
          </w:p>
        </w:tc>
        <w:tc>
          <w:tcPr>
            <w:tcW w:w="1547" w:type="dxa"/>
            <w:shd w:val="clear" w:color="auto" w:fill="F2F2F2" w:themeFill="background1" w:themeFillShade="F2"/>
          </w:tcPr>
          <w:p w14:paraId="3E4A1D49" w14:textId="77777777" w:rsidR="00E85652" w:rsidRDefault="00E85652" w:rsidP="003E69E9">
            <w:r>
              <w:rPr>
                <w:rFonts w:hint="eastAsia"/>
              </w:rPr>
              <w:t>0</w:t>
            </w:r>
            <w:r>
              <w:rPr>
                <w:rFonts w:hint="eastAsia"/>
              </w:rPr>
              <w:t>正常，</w:t>
            </w:r>
          </w:p>
          <w:p w14:paraId="3C525DA0" w14:textId="77777777" w:rsidR="00E85652" w:rsidRDefault="00E85652" w:rsidP="003E69E9">
            <w:r>
              <w:rPr>
                <w:rFonts w:hint="eastAsia"/>
              </w:rPr>
              <w:t>1</w:t>
            </w:r>
            <w:r>
              <w:t>冲泡器异常</w:t>
            </w:r>
            <w:r>
              <w:rPr>
                <w:rFonts w:hint="eastAsia"/>
              </w:rPr>
              <w:t>，</w:t>
            </w:r>
          </w:p>
          <w:p w14:paraId="3EDE9060" w14:textId="77777777" w:rsidR="00E85652" w:rsidRDefault="00E85652" w:rsidP="003E69E9">
            <w:pPr>
              <w:pStyle w:val="HTML"/>
            </w:pPr>
            <w:r>
              <w:rPr>
                <w:rFonts w:hint="eastAsia"/>
              </w:rPr>
              <w:t>2</w:t>
            </w:r>
            <w:r>
              <w:t>冲泡器异常(磨豆)</w:t>
            </w:r>
          </w:p>
          <w:p w14:paraId="7B559720" w14:textId="77777777" w:rsidR="00E85652" w:rsidRDefault="00E85652" w:rsidP="003E69E9">
            <w:pPr>
              <w:pStyle w:val="HTML"/>
            </w:pPr>
            <w:r>
              <w:rPr>
                <w:rFonts w:hint="eastAsia"/>
              </w:rPr>
              <w:t>3连续三次出现异常</w:t>
            </w:r>
          </w:p>
        </w:tc>
        <w:tc>
          <w:tcPr>
            <w:tcW w:w="809" w:type="dxa"/>
            <w:shd w:val="clear" w:color="auto" w:fill="F2F2F2" w:themeFill="background1" w:themeFillShade="F2"/>
          </w:tcPr>
          <w:p w14:paraId="1D93A82E" w14:textId="77777777" w:rsidR="00E85652" w:rsidRDefault="00E85652" w:rsidP="003E69E9">
            <w:r>
              <w:t>i</w:t>
            </w:r>
            <w:r>
              <w:rPr>
                <w:rFonts w:hint="eastAsia"/>
              </w:rPr>
              <w:t>nt</w:t>
            </w:r>
          </w:p>
        </w:tc>
        <w:tc>
          <w:tcPr>
            <w:tcW w:w="2241" w:type="dxa"/>
            <w:gridSpan w:val="2"/>
            <w:shd w:val="clear" w:color="auto" w:fill="F2F2F2" w:themeFill="background1" w:themeFillShade="F2"/>
          </w:tcPr>
          <w:p w14:paraId="44A7A26F" w14:textId="77777777" w:rsidR="00E85652" w:rsidRDefault="00E85652" w:rsidP="003E69E9">
            <w:r>
              <w:rPr>
                <w:rFonts w:hint="eastAsia"/>
              </w:rPr>
              <w:t>步数状态</w:t>
            </w:r>
          </w:p>
          <w:p w14:paraId="6E0F5F3A" w14:textId="77777777" w:rsidR="00E85652" w:rsidRDefault="00E85652" w:rsidP="003E69E9">
            <w:r>
              <w:rPr>
                <w:rFonts w:hint="eastAsia"/>
              </w:rPr>
              <w:t>1</w:t>
            </w:r>
            <w:r>
              <w:t xml:space="preserve"> </w:t>
            </w:r>
            <w:r>
              <w:rPr>
                <w:rFonts w:hint="eastAsia"/>
              </w:rPr>
              <w:t>冲泡器行程警告</w:t>
            </w:r>
          </w:p>
          <w:p w14:paraId="5EC52B48" w14:textId="77777777" w:rsidR="00E85652" w:rsidRDefault="00E85652" w:rsidP="003E69E9">
            <w:r>
              <w:rPr>
                <w:rFonts w:hint="eastAsia"/>
              </w:rPr>
              <w:t>2</w:t>
            </w:r>
            <w:r>
              <w:t xml:space="preserve"> </w:t>
            </w:r>
            <w:r>
              <w:rPr>
                <w:rFonts w:hint="eastAsia"/>
              </w:rPr>
              <w:t>冲泡器内最小粉量警告</w:t>
            </w:r>
          </w:p>
          <w:p w14:paraId="4D1A42B2" w14:textId="77777777" w:rsidR="00E85652" w:rsidRDefault="00E85652" w:rsidP="003E69E9">
            <w:r>
              <w:rPr>
                <w:rFonts w:hint="eastAsia"/>
              </w:rPr>
              <w:t>3</w:t>
            </w:r>
            <w:r>
              <w:t xml:space="preserve"> </w:t>
            </w:r>
            <w:r>
              <w:rPr>
                <w:rFonts w:hint="eastAsia"/>
              </w:rPr>
              <w:t>冲泡器异常</w:t>
            </w:r>
          </w:p>
        </w:tc>
      </w:tr>
      <w:tr w:rsidR="00E85652" w14:paraId="46E0A77B" w14:textId="77777777">
        <w:trPr>
          <w:trHeight w:val="753"/>
        </w:trPr>
        <w:tc>
          <w:tcPr>
            <w:tcW w:w="1162" w:type="dxa"/>
            <w:vMerge/>
            <w:shd w:val="clear" w:color="auto" w:fill="F2F2F2" w:themeFill="background1" w:themeFillShade="F2"/>
          </w:tcPr>
          <w:p w14:paraId="0110C288" w14:textId="77777777" w:rsidR="00E85652" w:rsidRDefault="00E85652" w:rsidP="003E69E9"/>
        </w:tc>
        <w:tc>
          <w:tcPr>
            <w:tcW w:w="1781" w:type="dxa"/>
            <w:vMerge w:val="restart"/>
            <w:shd w:val="clear" w:color="auto" w:fill="F2F2F2" w:themeFill="background1" w:themeFillShade="F2"/>
          </w:tcPr>
          <w:p w14:paraId="7B0381C4" w14:textId="77777777" w:rsidR="00E85652" w:rsidRPr="00B15E39" w:rsidRDefault="00E85652" w:rsidP="003E69E9">
            <w:r w:rsidRPr="00B15E39">
              <w:rPr>
                <w:rFonts w:hint="eastAsia"/>
              </w:rPr>
              <w:t>d</w:t>
            </w:r>
            <w:r w:rsidRPr="00B15E39">
              <w:t>iverter</w:t>
            </w:r>
          </w:p>
        </w:tc>
        <w:tc>
          <w:tcPr>
            <w:tcW w:w="2422" w:type="dxa"/>
            <w:shd w:val="clear" w:color="auto" w:fill="F2F2F2" w:themeFill="background1" w:themeFillShade="F2"/>
          </w:tcPr>
          <w:p w14:paraId="50963C68" w14:textId="77777777" w:rsidR="00E85652" w:rsidRPr="00B15E39" w:rsidRDefault="00E85652" w:rsidP="003E69E9">
            <w:r w:rsidRPr="00B15E39">
              <w:t>i</w:t>
            </w:r>
            <w:r w:rsidRPr="00B15E39">
              <w:rPr>
                <w:rFonts w:hint="eastAsia"/>
              </w:rPr>
              <w:t>ndex</w:t>
            </w:r>
          </w:p>
        </w:tc>
        <w:tc>
          <w:tcPr>
            <w:tcW w:w="1547" w:type="dxa"/>
            <w:shd w:val="clear" w:color="auto" w:fill="F2F2F2" w:themeFill="background1" w:themeFillShade="F2"/>
          </w:tcPr>
          <w:p w14:paraId="2E983F12" w14:textId="77777777" w:rsidR="00E85652" w:rsidRPr="00B15E39" w:rsidRDefault="00E85652" w:rsidP="003E69E9">
            <w:r w:rsidRPr="00B15E39">
              <w:rPr>
                <w:rFonts w:hint="eastAsia"/>
              </w:rPr>
              <w:t>0-255</w:t>
            </w:r>
            <w:r w:rsidRPr="00B15E39">
              <w:rPr>
                <w:color w:val="FF0000"/>
              </w:rPr>
              <w:t>(0,1)</w:t>
            </w:r>
          </w:p>
        </w:tc>
        <w:tc>
          <w:tcPr>
            <w:tcW w:w="809" w:type="dxa"/>
            <w:shd w:val="clear" w:color="auto" w:fill="F2F2F2" w:themeFill="background1" w:themeFillShade="F2"/>
          </w:tcPr>
          <w:p w14:paraId="21B84E7D" w14:textId="77777777" w:rsidR="00E85652" w:rsidRPr="00B15E39" w:rsidRDefault="00E85652" w:rsidP="003E69E9">
            <w:r w:rsidRPr="00B15E39">
              <w:t>i</w:t>
            </w:r>
            <w:r w:rsidRPr="00B15E39">
              <w:rPr>
                <w:rFonts w:hint="eastAsia"/>
              </w:rPr>
              <w:t>nt</w:t>
            </w:r>
          </w:p>
        </w:tc>
        <w:tc>
          <w:tcPr>
            <w:tcW w:w="2241" w:type="dxa"/>
            <w:gridSpan w:val="2"/>
            <w:shd w:val="clear" w:color="auto" w:fill="F2F2F2" w:themeFill="background1" w:themeFillShade="F2"/>
          </w:tcPr>
          <w:p w14:paraId="36A7C6AF" w14:textId="77777777" w:rsidR="00E85652" w:rsidRPr="00B15E39" w:rsidRDefault="00E85652" w:rsidP="003E69E9">
            <w:pPr>
              <w:rPr>
                <w:color w:val="00B050"/>
              </w:rPr>
            </w:pPr>
            <w:r w:rsidRPr="00B15E39">
              <w:rPr>
                <w:rFonts w:hint="eastAsia"/>
              </w:rPr>
              <w:t>分向阀编号</w:t>
            </w:r>
          </w:p>
          <w:p w14:paraId="5D7E0708" w14:textId="77777777" w:rsidR="00E85652" w:rsidRPr="00B15E39" w:rsidRDefault="00E85652" w:rsidP="003E69E9">
            <w:pPr>
              <w:rPr>
                <w:rStyle w:val="af6"/>
                <w:strike/>
              </w:rPr>
            </w:pPr>
            <w:r w:rsidRPr="00B15E39">
              <w:rPr>
                <w:rFonts w:hint="eastAsia"/>
              </w:rPr>
              <w:t>2</w:t>
            </w:r>
            <w:r w:rsidRPr="00B15E39">
              <w:t>-</w:t>
            </w:r>
            <w:r w:rsidRPr="00B15E39">
              <w:rPr>
                <w:rFonts w:hint="eastAsia"/>
              </w:rPr>
              <w:t>分向阀</w:t>
            </w:r>
          </w:p>
        </w:tc>
      </w:tr>
      <w:tr w:rsidR="00E85652" w14:paraId="345A8340" w14:textId="77777777">
        <w:trPr>
          <w:trHeight w:val="4101"/>
        </w:trPr>
        <w:tc>
          <w:tcPr>
            <w:tcW w:w="1162" w:type="dxa"/>
            <w:vMerge/>
            <w:shd w:val="clear" w:color="auto" w:fill="F2F2F2" w:themeFill="background1" w:themeFillShade="F2"/>
          </w:tcPr>
          <w:p w14:paraId="3385F0E7" w14:textId="77777777" w:rsidR="00E85652" w:rsidRDefault="00E85652" w:rsidP="003E69E9"/>
        </w:tc>
        <w:tc>
          <w:tcPr>
            <w:tcW w:w="1781" w:type="dxa"/>
            <w:vMerge/>
            <w:shd w:val="clear" w:color="auto" w:fill="F2F2F2" w:themeFill="background1" w:themeFillShade="F2"/>
          </w:tcPr>
          <w:p w14:paraId="347791E1" w14:textId="77777777" w:rsidR="00E85652" w:rsidRPr="00B15E39" w:rsidRDefault="00E85652" w:rsidP="003E69E9"/>
        </w:tc>
        <w:tc>
          <w:tcPr>
            <w:tcW w:w="2422" w:type="dxa"/>
            <w:shd w:val="clear" w:color="auto" w:fill="F2F2F2" w:themeFill="background1" w:themeFillShade="F2"/>
          </w:tcPr>
          <w:p w14:paraId="6A2434E9" w14:textId="77777777" w:rsidR="00E85652" w:rsidRPr="00B15E39" w:rsidRDefault="00E85652" w:rsidP="003E69E9">
            <w:r w:rsidRPr="00B15E39">
              <w:t>s</w:t>
            </w:r>
            <w:r w:rsidRPr="00B15E39">
              <w:rPr>
                <w:rFonts w:hint="eastAsia"/>
              </w:rPr>
              <w:t>tatus</w:t>
            </w:r>
          </w:p>
        </w:tc>
        <w:tc>
          <w:tcPr>
            <w:tcW w:w="1547" w:type="dxa"/>
            <w:shd w:val="clear" w:color="auto" w:fill="F2F2F2" w:themeFill="background1" w:themeFillShade="F2"/>
          </w:tcPr>
          <w:p w14:paraId="0A0EB620" w14:textId="77777777" w:rsidR="00E85652" w:rsidRPr="00B15E39" w:rsidRDefault="00E85652" w:rsidP="003E69E9">
            <w:r w:rsidRPr="00B15E39">
              <w:rPr>
                <w:rFonts w:hint="eastAsia"/>
              </w:rPr>
              <w:t>0</w:t>
            </w:r>
            <w:r w:rsidRPr="00B15E39">
              <w:t xml:space="preserve"> </w:t>
            </w:r>
            <w:r w:rsidRPr="00B15E39">
              <w:rPr>
                <w:rFonts w:hint="eastAsia"/>
              </w:rPr>
              <w:t>正常</w:t>
            </w:r>
          </w:p>
          <w:p w14:paraId="716D972E" w14:textId="77777777" w:rsidR="00E85652" w:rsidRPr="00B15E39" w:rsidRDefault="00E85652" w:rsidP="003E69E9">
            <w:r w:rsidRPr="00B15E39">
              <w:rPr>
                <w:rFonts w:hint="eastAsia"/>
              </w:rPr>
              <w:t>1</w:t>
            </w:r>
            <w:r w:rsidRPr="00B15E39">
              <w:t xml:space="preserve"> </w:t>
            </w:r>
            <w:r w:rsidRPr="00B15E39">
              <w:rPr>
                <w:rFonts w:hint="eastAsia"/>
              </w:rPr>
              <w:t>异常</w:t>
            </w:r>
          </w:p>
          <w:p w14:paraId="144DAA56" w14:textId="77777777" w:rsidR="00E85652" w:rsidRPr="00B15E39" w:rsidRDefault="00E85652" w:rsidP="003E69E9">
            <w:r w:rsidRPr="00B15E39">
              <w:rPr>
                <w:rFonts w:hint="eastAsia"/>
              </w:rPr>
              <w:t>2</w:t>
            </w:r>
            <w:r w:rsidRPr="00B15E39">
              <w:t xml:space="preserve"> </w:t>
            </w:r>
            <w:r w:rsidRPr="00B15E39">
              <w:rPr>
                <w:rFonts w:hint="eastAsia"/>
              </w:rPr>
              <w:t>连续三次异常</w:t>
            </w:r>
          </w:p>
        </w:tc>
        <w:tc>
          <w:tcPr>
            <w:tcW w:w="809" w:type="dxa"/>
            <w:shd w:val="clear" w:color="auto" w:fill="F2F2F2" w:themeFill="background1" w:themeFillShade="F2"/>
          </w:tcPr>
          <w:p w14:paraId="028C6B01" w14:textId="77777777" w:rsidR="00E85652" w:rsidRPr="00B15E39" w:rsidRDefault="00E85652" w:rsidP="003E69E9">
            <w:r w:rsidRPr="00B15E39">
              <w:t>i</w:t>
            </w:r>
            <w:r w:rsidRPr="00B15E39">
              <w:rPr>
                <w:rFonts w:hint="eastAsia"/>
              </w:rPr>
              <w:t>nt</w:t>
            </w:r>
          </w:p>
        </w:tc>
        <w:tc>
          <w:tcPr>
            <w:tcW w:w="2241" w:type="dxa"/>
            <w:gridSpan w:val="2"/>
            <w:shd w:val="clear" w:color="auto" w:fill="F2F2F2" w:themeFill="background1" w:themeFillShade="F2"/>
          </w:tcPr>
          <w:p w14:paraId="5FF1BCF5" w14:textId="77777777" w:rsidR="00E85652" w:rsidRPr="00B15E39" w:rsidRDefault="00E85652" w:rsidP="003E69E9">
            <w:r w:rsidRPr="00B15E39">
              <w:rPr>
                <w:rFonts w:hint="eastAsia"/>
              </w:rPr>
              <w:t>分向阀状态</w:t>
            </w:r>
          </w:p>
          <w:p w14:paraId="57EAFAAA" w14:textId="77777777" w:rsidR="00E85652" w:rsidRPr="00B15E39" w:rsidRDefault="00E85652" w:rsidP="003E69E9">
            <w:r w:rsidRPr="00B15E39">
              <w:rPr>
                <w:rFonts w:hint="eastAsia"/>
              </w:rPr>
              <w:t>1</w:t>
            </w:r>
            <w:r w:rsidRPr="00B15E39">
              <w:rPr>
                <w:rFonts w:hint="eastAsia"/>
              </w:rPr>
              <w:t>分向阀警告</w:t>
            </w:r>
          </w:p>
          <w:p w14:paraId="6C9F3FAB" w14:textId="77777777" w:rsidR="00E85652" w:rsidRPr="00B15E39" w:rsidRDefault="00E85652" w:rsidP="003E69E9">
            <w:r w:rsidRPr="00B15E39">
              <w:rPr>
                <w:rFonts w:hint="eastAsia"/>
              </w:rPr>
              <w:t>2</w:t>
            </w:r>
            <w:r w:rsidRPr="00B15E39">
              <w:rPr>
                <w:rFonts w:hint="eastAsia"/>
              </w:rPr>
              <w:t>分向阀异常</w:t>
            </w:r>
          </w:p>
        </w:tc>
      </w:tr>
      <w:tr w:rsidR="00E85652" w14:paraId="36C9B3CE" w14:textId="77777777">
        <w:trPr>
          <w:trHeight w:val="257"/>
        </w:trPr>
        <w:tc>
          <w:tcPr>
            <w:tcW w:w="1162" w:type="dxa"/>
            <w:vMerge/>
            <w:shd w:val="clear" w:color="auto" w:fill="F2F2F2" w:themeFill="background1" w:themeFillShade="F2"/>
          </w:tcPr>
          <w:p w14:paraId="0F69F91B" w14:textId="77777777" w:rsidR="00E85652" w:rsidRDefault="00E85652" w:rsidP="003E69E9"/>
        </w:tc>
        <w:tc>
          <w:tcPr>
            <w:tcW w:w="1781" w:type="dxa"/>
            <w:vMerge w:val="restart"/>
            <w:shd w:val="clear" w:color="auto" w:fill="F2F2F2" w:themeFill="background1" w:themeFillShade="F2"/>
          </w:tcPr>
          <w:p w14:paraId="6F8645E4" w14:textId="77777777" w:rsidR="00E85652" w:rsidRDefault="00E85652" w:rsidP="003E69E9">
            <w:r>
              <w:rPr>
                <w:rFonts w:hint="eastAsia"/>
              </w:rPr>
              <w:t>h</w:t>
            </w:r>
            <w:r>
              <w:t>otTray</w:t>
            </w:r>
          </w:p>
        </w:tc>
        <w:tc>
          <w:tcPr>
            <w:tcW w:w="2422" w:type="dxa"/>
            <w:shd w:val="clear" w:color="auto" w:fill="F2F2F2" w:themeFill="background1" w:themeFillShade="F2"/>
          </w:tcPr>
          <w:p w14:paraId="0D3427CE" w14:textId="77777777" w:rsidR="00E85652" w:rsidRDefault="00E85652" w:rsidP="003E69E9">
            <w:r>
              <w:rPr>
                <w:rFonts w:hint="eastAsia"/>
              </w:rPr>
              <w:t>i</w:t>
            </w:r>
            <w:r>
              <w:t>ndex</w:t>
            </w:r>
          </w:p>
        </w:tc>
        <w:tc>
          <w:tcPr>
            <w:tcW w:w="1547" w:type="dxa"/>
            <w:shd w:val="clear" w:color="auto" w:fill="F2F2F2" w:themeFill="background1" w:themeFillShade="F2"/>
          </w:tcPr>
          <w:p w14:paraId="24E7B393" w14:textId="77777777" w:rsidR="00E85652" w:rsidRDefault="00E85652" w:rsidP="003E69E9">
            <w:r>
              <w:rPr>
                <w:rFonts w:hint="eastAsia"/>
              </w:rPr>
              <w:t>0</w:t>
            </w:r>
            <w:r>
              <w:t>-255</w:t>
            </w:r>
          </w:p>
        </w:tc>
        <w:tc>
          <w:tcPr>
            <w:tcW w:w="809" w:type="dxa"/>
            <w:shd w:val="clear" w:color="auto" w:fill="F2F2F2" w:themeFill="background1" w:themeFillShade="F2"/>
          </w:tcPr>
          <w:p w14:paraId="67E0C88B" w14:textId="77777777" w:rsidR="00E85652" w:rsidRDefault="00E85652" w:rsidP="003E69E9">
            <w:r>
              <w:t>i</w:t>
            </w:r>
            <w:r>
              <w:rPr>
                <w:rFonts w:hint="eastAsia"/>
              </w:rPr>
              <w:t>nt</w:t>
            </w:r>
          </w:p>
        </w:tc>
        <w:tc>
          <w:tcPr>
            <w:tcW w:w="2241" w:type="dxa"/>
            <w:gridSpan w:val="2"/>
            <w:shd w:val="clear" w:color="auto" w:fill="F2F2F2" w:themeFill="background1" w:themeFillShade="F2"/>
          </w:tcPr>
          <w:p w14:paraId="357A7AE7" w14:textId="77777777" w:rsidR="00E85652" w:rsidRDefault="00E85652" w:rsidP="003E69E9">
            <w:r>
              <w:rPr>
                <w:rFonts w:hint="eastAsia"/>
              </w:rPr>
              <w:t>电热盘编号</w:t>
            </w:r>
            <w:r>
              <w:rPr>
                <w:rFonts w:hint="eastAsia"/>
                <w:strike/>
              </w:rPr>
              <w:t xml:space="preserve"> </w:t>
            </w:r>
            <w:r>
              <w:rPr>
                <w:strike/>
              </w:rPr>
              <w:t>0</w:t>
            </w:r>
            <w:r>
              <w:rPr>
                <w:rFonts w:hint="eastAsia"/>
                <w:strike/>
              </w:rPr>
              <w:t>电热盘</w:t>
            </w:r>
            <w:r>
              <w:t>1</w:t>
            </w:r>
            <w:r>
              <w:rPr>
                <w:rFonts w:hint="eastAsia"/>
              </w:rPr>
              <w:t>咖啡</w:t>
            </w:r>
            <w:r>
              <w:rPr>
                <w:rFonts w:hint="eastAsia"/>
              </w:rPr>
              <w:t>2</w:t>
            </w:r>
            <w:r>
              <w:rPr>
                <w:rFonts w:hint="eastAsia"/>
              </w:rPr>
              <w:t>蒸汽</w:t>
            </w:r>
          </w:p>
        </w:tc>
      </w:tr>
      <w:tr w:rsidR="00E85652" w14:paraId="7AB420A7" w14:textId="77777777">
        <w:trPr>
          <w:trHeight w:val="1496"/>
        </w:trPr>
        <w:tc>
          <w:tcPr>
            <w:tcW w:w="1162" w:type="dxa"/>
            <w:vMerge/>
            <w:shd w:val="clear" w:color="auto" w:fill="F2F2F2" w:themeFill="background1" w:themeFillShade="F2"/>
          </w:tcPr>
          <w:p w14:paraId="7303AF0A" w14:textId="77777777" w:rsidR="00E85652" w:rsidRDefault="00E85652" w:rsidP="003E69E9"/>
        </w:tc>
        <w:tc>
          <w:tcPr>
            <w:tcW w:w="1781" w:type="dxa"/>
            <w:vMerge/>
            <w:shd w:val="clear" w:color="auto" w:fill="F2F2F2" w:themeFill="background1" w:themeFillShade="F2"/>
          </w:tcPr>
          <w:p w14:paraId="6F5EFE3A" w14:textId="77777777" w:rsidR="00E85652" w:rsidRDefault="00E85652" w:rsidP="003E69E9"/>
        </w:tc>
        <w:tc>
          <w:tcPr>
            <w:tcW w:w="2422" w:type="dxa"/>
            <w:shd w:val="clear" w:color="auto" w:fill="F2F2F2" w:themeFill="background1" w:themeFillShade="F2"/>
          </w:tcPr>
          <w:p w14:paraId="2A4BF0FB" w14:textId="77777777" w:rsidR="00E85652" w:rsidRDefault="00E85652" w:rsidP="003E69E9">
            <w:r>
              <w:t>s</w:t>
            </w:r>
            <w:r>
              <w:rPr>
                <w:rFonts w:hint="eastAsia"/>
              </w:rPr>
              <w:t>tatus</w:t>
            </w:r>
          </w:p>
        </w:tc>
        <w:tc>
          <w:tcPr>
            <w:tcW w:w="1547" w:type="dxa"/>
            <w:shd w:val="clear" w:color="auto" w:fill="F2F2F2" w:themeFill="background1" w:themeFillShade="F2"/>
          </w:tcPr>
          <w:p w14:paraId="3E68950A" w14:textId="77777777" w:rsidR="00E85652" w:rsidRDefault="00E85652" w:rsidP="003E69E9">
            <w:r>
              <w:rPr>
                <w:rFonts w:hint="eastAsia"/>
              </w:rPr>
              <w:t>0</w:t>
            </w:r>
            <w:r>
              <w:rPr>
                <w:rFonts w:hint="eastAsia"/>
              </w:rPr>
              <w:t>正常</w:t>
            </w:r>
          </w:p>
          <w:p w14:paraId="4D2A81E4" w14:textId="77777777" w:rsidR="00E85652" w:rsidRDefault="00E85652" w:rsidP="003E69E9">
            <w:r>
              <w:rPr>
                <w:rFonts w:hint="eastAsia"/>
              </w:rPr>
              <w:t>1</w:t>
            </w:r>
            <w:r>
              <w:rPr>
                <w:rFonts w:hint="eastAsia"/>
              </w:rPr>
              <w:t>温度值大于阈值</w:t>
            </w:r>
          </w:p>
          <w:p w14:paraId="72C5D8D3" w14:textId="77777777" w:rsidR="00E85652" w:rsidRDefault="00E85652" w:rsidP="003E69E9">
            <w:r>
              <w:rPr>
                <w:rFonts w:hint="eastAsia"/>
              </w:rPr>
              <w:t>2</w:t>
            </w:r>
            <w:r>
              <w:rPr>
                <w:rFonts w:hint="eastAsia"/>
              </w:rPr>
              <w:t>温度值小于阈值</w:t>
            </w:r>
          </w:p>
          <w:p w14:paraId="2B1BFE0E" w14:textId="77777777" w:rsidR="00E85652" w:rsidRDefault="00E85652" w:rsidP="003E69E9"/>
        </w:tc>
        <w:tc>
          <w:tcPr>
            <w:tcW w:w="809" w:type="dxa"/>
            <w:shd w:val="clear" w:color="auto" w:fill="F2F2F2" w:themeFill="background1" w:themeFillShade="F2"/>
          </w:tcPr>
          <w:p w14:paraId="6BEE2C09" w14:textId="77777777" w:rsidR="00E85652" w:rsidRDefault="00E85652" w:rsidP="003E69E9">
            <w:r>
              <w:t>i</w:t>
            </w:r>
            <w:r>
              <w:rPr>
                <w:rFonts w:hint="eastAsia"/>
              </w:rPr>
              <w:t>nt</w:t>
            </w:r>
          </w:p>
        </w:tc>
        <w:tc>
          <w:tcPr>
            <w:tcW w:w="2241" w:type="dxa"/>
            <w:gridSpan w:val="2"/>
            <w:shd w:val="clear" w:color="auto" w:fill="F2F2F2" w:themeFill="background1" w:themeFillShade="F2"/>
          </w:tcPr>
          <w:p w14:paraId="2B1C4404" w14:textId="77777777" w:rsidR="00E85652" w:rsidRDefault="00E85652" w:rsidP="003E69E9">
            <w:r>
              <w:rPr>
                <w:rFonts w:hint="eastAsia"/>
              </w:rPr>
              <w:t>电热盘温度状态</w:t>
            </w:r>
          </w:p>
          <w:p w14:paraId="766A12E9" w14:textId="77777777" w:rsidR="00E85652" w:rsidRDefault="00E85652" w:rsidP="003E69E9">
            <w:r>
              <w:rPr>
                <w:rFonts w:hint="eastAsia"/>
              </w:rPr>
              <w:t>1</w:t>
            </w:r>
            <w:r>
              <w:rPr>
                <w:rFonts w:hint="eastAsia"/>
              </w:rPr>
              <w:t>电热盘温度过高</w:t>
            </w:r>
          </w:p>
          <w:p w14:paraId="5E645D18" w14:textId="77777777" w:rsidR="00E85652" w:rsidRDefault="00E85652" w:rsidP="003E69E9">
            <w:r>
              <w:rPr>
                <w:rFonts w:hint="eastAsia"/>
              </w:rPr>
              <w:t>2</w:t>
            </w:r>
            <w:r>
              <w:rPr>
                <w:rFonts w:hint="eastAsia"/>
              </w:rPr>
              <w:t>电热盘温度过低</w:t>
            </w:r>
          </w:p>
          <w:p w14:paraId="4B5443A6" w14:textId="77777777" w:rsidR="00E85652" w:rsidRDefault="00E85652" w:rsidP="003E69E9"/>
        </w:tc>
      </w:tr>
      <w:tr w:rsidR="00E85652" w14:paraId="366FE055" w14:textId="77777777">
        <w:trPr>
          <w:trHeight w:val="1743"/>
        </w:trPr>
        <w:tc>
          <w:tcPr>
            <w:tcW w:w="1162" w:type="dxa"/>
            <w:vMerge/>
            <w:shd w:val="clear" w:color="auto" w:fill="F2F2F2" w:themeFill="background1" w:themeFillShade="F2"/>
          </w:tcPr>
          <w:p w14:paraId="6B558F57" w14:textId="77777777" w:rsidR="00E85652" w:rsidRDefault="00E85652" w:rsidP="003E69E9"/>
        </w:tc>
        <w:tc>
          <w:tcPr>
            <w:tcW w:w="1781" w:type="dxa"/>
            <w:vMerge/>
            <w:shd w:val="clear" w:color="auto" w:fill="F2F2F2" w:themeFill="background1" w:themeFillShade="F2"/>
          </w:tcPr>
          <w:p w14:paraId="4C68F35E" w14:textId="77777777" w:rsidR="00E85652" w:rsidRDefault="00E85652" w:rsidP="003E69E9"/>
        </w:tc>
        <w:tc>
          <w:tcPr>
            <w:tcW w:w="2422" w:type="dxa"/>
            <w:shd w:val="clear" w:color="auto" w:fill="F2F2F2" w:themeFill="background1" w:themeFillShade="F2"/>
          </w:tcPr>
          <w:p w14:paraId="714D333D" w14:textId="77777777" w:rsidR="00E85652" w:rsidRDefault="00E85652" w:rsidP="003E69E9">
            <w:r>
              <w:t>raiseS</w:t>
            </w:r>
            <w:r>
              <w:rPr>
                <w:rFonts w:hint="eastAsia"/>
              </w:rPr>
              <w:t>tatus</w:t>
            </w:r>
          </w:p>
        </w:tc>
        <w:tc>
          <w:tcPr>
            <w:tcW w:w="1547" w:type="dxa"/>
            <w:shd w:val="clear" w:color="auto" w:fill="F2F2F2" w:themeFill="background1" w:themeFillShade="F2"/>
          </w:tcPr>
          <w:p w14:paraId="39B3A00D" w14:textId="77777777" w:rsidR="00E85652" w:rsidRDefault="00E85652" w:rsidP="003E69E9">
            <w:r>
              <w:rPr>
                <w:rFonts w:hint="eastAsia"/>
              </w:rPr>
              <w:t>0</w:t>
            </w:r>
            <w:r>
              <w:t xml:space="preserve"> </w:t>
            </w:r>
            <w:r>
              <w:rPr>
                <w:rFonts w:hint="eastAsia"/>
              </w:rPr>
              <w:t>正常</w:t>
            </w:r>
          </w:p>
          <w:p w14:paraId="3B0FD3FC" w14:textId="77777777" w:rsidR="00E85652" w:rsidRDefault="00E85652" w:rsidP="003E69E9">
            <w:r>
              <w:rPr>
                <w:rFonts w:hint="eastAsia"/>
              </w:rPr>
              <w:t>1</w:t>
            </w:r>
            <w:r>
              <w:rPr>
                <w:rFonts w:hint="eastAsia"/>
              </w:rPr>
              <w:t>升温过快</w:t>
            </w:r>
          </w:p>
          <w:p w14:paraId="69444C67" w14:textId="77777777" w:rsidR="00E85652" w:rsidRDefault="00E85652" w:rsidP="003E69E9">
            <w:r>
              <w:rPr>
                <w:rFonts w:hint="eastAsia"/>
              </w:rPr>
              <w:t>2</w:t>
            </w:r>
            <w:r>
              <w:rPr>
                <w:rFonts w:hint="eastAsia"/>
              </w:rPr>
              <w:t>升温过慢</w:t>
            </w:r>
          </w:p>
          <w:p w14:paraId="7C33EDCC" w14:textId="77777777" w:rsidR="00E85652" w:rsidRDefault="00E85652" w:rsidP="003E69E9"/>
        </w:tc>
        <w:tc>
          <w:tcPr>
            <w:tcW w:w="809" w:type="dxa"/>
            <w:shd w:val="clear" w:color="auto" w:fill="F2F2F2" w:themeFill="background1" w:themeFillShade="F2"/>
          </w:tcPr>
          <w:p w14:paraId="6F3697E7" w14:textId="77777777" w:rsidR="00E85652" w:rsidRDefault="00E85652" w:rsidP="003E69E9">
            <w:r>
              <w:t>i</w:t>
            </w:r>
            <w:r>
              <w:rPr>
                <w:rFonts w:hint="eastAsia"/>
              </w:rPr>
              <w:t>nt</w:t>
            </w:r>
          </w:p>
        </w:tc>
        <w:tc>
          <w:tcPr>
            <w:tcW w:w="2241" w:type="dxa"/>
            <w:gridSpan w:val="2"/>
            <w:shd w:val="clear" w:color="auto" w:fill="F2F2F2" w:themeFill="background1" w:themeFillShade="F2"/>
          </w:tcPr>
          <w:p w14:paraId="1C6E6F3B" w14:textId="77777777" w:rsidR="00E85652" w:rsidRDefault="00E85652" w:rsidP="003E69E9">
            <w:r>
              <w:rPr>
                <w:rFonts w:hint="eastAsia"/>
              </w:rPr>
              <w:t>电热盘升温状态</w:t>
            </w:r>
          </w:p>
          <w:p w14:paraId="53ADFD14" w14:textId="77777777" w:rsidR="00E85652" w:rsidRDefault="00E85652" w:rsidP="003E69E9">
            <w:r>
              <w:rPr>
                <w:rFonts w:hint="eastAsia"/>
              </w:rPr>
              <w:t>加热期间单位时间内温度变化大于阈值</w:t>
            </w:r>
          </w:p>
          <w:p w14:paraId="54D2CF84" w14:textId="77777777" w:rsidR="00E85652" w:rsidRDefault="00E85652" w:rsidP="003E69E9">
            <w:r>
              <w:rPr>
                <w:rFonts w:hint="eastAsia"/>
              </w:rPr>
              <w:t>加热期间单位时间内温度变化小于阈值</w:t>
            </w:r>
          </w:p>
        </w:tc>
      </w:tr>
      <w:tr w:rsidR="00E85652" w14:paraId="6A562495" w14:textId="77777777">
        <w:trPr>
          <w:trHeight w:val="257"/>
        </w:trPr>
        <w:tc>
          <w:tcPr>
            <w:tcW w:w="1162" w:type="dxa"/>
            <w:vMerge/>
            <w:shd w:val="clear" w:color="auto" w:fill="F2F2F2" w:themeFill="background1" w:themeFillShade="F2"/>
          </w:tcPr>
          <w:p w14:paraId="7CFDED80" w14:textId="77777777" w:rsidR="00E85652" w:rsidRDefault="00E85652" w:rsidP="003E69E9"/>
        </w:tc>
        <w:tc>
          <w:tcPr>
            <w:tcW w:w="1781" w:type="dxa"/>
            <w:vMerge w:val="restart"/>
            <w:shd w:val="clear" w:color="auto" w:fill="F2F2F2" w:themeFill="background1" w:themeFillShade="F2"/>
          </w:tcPr>
          <w:p w14:paraId="348D326C" w14:textId="77777777" w:rsidR="00E85652" w:rsidRDefault="00E85652" w:rsidP="003E69E9">
            <w:r>
              <w:t>s</w:t>
            </w:r>
            <w:r>
              <w:rPr>
                <w:rFonts w:hint="eastAsia"/>
              </w:rPr>
              <w:t>im</w:t>
            </w:r>
          </w:p>
        </w:tc>
        <w:tc>
          <w:tcPr>
            <w:tcW w:w="2422" w:type="dxa"/>
            <w:shd w:val="clear" w:color="auto" w:fill="F2F2F2" w:themeFill="background1" w:themeFillShade="F2"/>
          </w:tcPr>
          <w:p w14:paraId="27D43ADE" w14:textId="77777777" w:rsidR="00E85652" w:rsidRDefault="00E85652" w:rsidP="003E69E9">
            <w:r>
              <w:rPr>
                <w:rFonts w:hint="eastAsia"/>
              </w:rPr>
              <w:t>i</w:t>
            </w:r>
            <w:r>
              <w:t>ndex</w:t>
            </w:r>
          </w:p>
        </w:tc>
        <w:tc>
          <w:tcPr>
            <w:tcW w:w="1547" w:type="dxa"/>
            <w:shd w:val="clear" w:color="auto" w:fill="F2F2F2" w:themeFill="background1" w:themeFillShade="F2"/>
          </w:tcPr>
          <w:p w14:paraId="13E32421" w14:textId="77777777" w:rsidR="00E85652" w:rsidRDefault="00E85652" w:rsidP="003E69E9">
            <w:r>
              <w:rPr>
                <w:rFonts w:hint="eastAsia"/>
              </w:rPr>
              <w:t>0</w:t>
            </w:r>
            <w:r>
              <w:t>-255</w:t>
            </w:r>
          </w:p>
        </w:tc>
        <w:tc>
          <w:tcPr>
            <w:tcW w:w="809" w:type="dxa"/>
            <w:shd w:val="clear" w:color="auto" w:fill="F2F2F2" w:themeFill="background1" w:themeFillShade="F2"/>
          </w:tcPr>
          <w:p w14:paraId="0BEDB26D" w14:textId="77777777" w:rsidR="00E85652" w:rsidRDefault="00E85652" w:rsidP="003E69E9">
            <w:r>
              <w:t>i</w:t>
            </w:r>
            <w:r>
              <w:rPr>
                <w:rFonts w:hint="eastAsia"/>
              </w:rPr>
              <w:t>nt</w:t>
            </w:r>
          </w:p>
        </w:tc>
        <w:tc>
          <w:tcPr>
            <w:tcW w:w="2241" w:type="dxa"/>
            <w:gridSpan w:val="2"/>
            <w:shd w:val="clear" w:color="auto" w:fill="F2F2F2" w:themeFill="background1" w:themeFillShade="F2"/>
          </w:tcPr>
          <w:p w14:paraId="38E2A80F" w14:textId="77777777" w:rsidR="00E85652" w:rsidRDefault="00E85652" w:rsidP="003E69E9">
            <w:r>
              <w:rPr>
                <w:rFonts w:hint="eastAsia"/>
              </w:rPr>
              <w:t>编号</w:t>
            </w:r>
          </w:p>
        </w:tc>
      </w:tr>
      <w:tr w:rsidR="00E85652" w14:paraId="0CFE36EA" w14:textId="77777777">
        <w:trPr>
          <w:trHeight w:val="257"/>
        </w:trPr>
        <w:tc>
          <w:tcPr>
            <w:tcW w:w="1162" w:type="dxa"/>
            <w:vMerge/>
            <w:shd w:val="clear" w:color="auto" w:fill="F2F2F2" w:themeFill="background1" w:themeFillShade="F2"/>
          </w:tcPr>
          <w:p w14:paraId="05C65FDE" w14:textId="77777777" w:rsidR="00E85652" w:rsidRDefault="00E85652" w:rsidP="003E69E9"/>
        </w:tc>
        <w:tc>
          <w:tcPr>
            <w:tcW w:w="1781" w:type="dxa"/>
            <w:vMerge/>
            <w:shd w:val="clear" w:color="auto" w:fill="F2F2F2" w:themeFill="background1" w:themeFillShade="F2"/>
          </w:tcPr>
          <w:p w14:paraId="2658852B" w14:textId="77777777" w:rsidR="00E85652" w:rsidRDefault="00E85652" w:rsidP="003E69E9"/>
        </w:tc>
        <w:tc>
          <w:tcPr>
            <w:tcW w:w="2422" w:type="dxa"/>
            <w:shd w:val="clear" w:color="auto" w:fill="F2F2F2" w:themeFill="background1" w:themeFillShade="F2"/>
          </w:tcPr>
          <w:p w14:paraId="2CF97AF8" w14:textId="77777777" w:rsidR="00E85652" w:rsidRDefault="00E85652" w:rsidP="003E69E9">
            <w:r>
              <w:rPr>
                <w:rFonts w:hint="eastAsia"/>
              </w:rPr>
              <w:t>im</w:t>
            </w:r>
            <w:r>
              <w:t>si</w:t>
            </w:r>
          </w:p>
        </w:tc>
        <w:tc>
          <w:tcPr>
            <w:tcW w:w="1547" w:type="dxa"/>
            <w:shd w:val="clear" w:color="auto" w:fill="F2F2F2" w:themeFill="background1" w:themeFillShade="F2"/>
          </w:tcPr>
          <w:p w14:paraId="79EF4658" w14:textId="77777777" w:rsidR="00E85652" w:rsidRDefault="00E85652" w:rsidP="003E69E9"/>
        </w:tc>
        <w:tc>
          <w:tcPr>
            <w:tcW w:w="809" w:type="dxa"/>
            <w:shd w:val="clear" w:color="auto" w:fill="F2F2F2" w:themeFill="background1" w:themeFillShade="F2"/>
          </w:tcPr>
          <w:p w14:paraId="6B6A9E65" w14:textId="77777777" w:rsidR="00E85652" w:rsidRDefault="00E85652" w:rsidP="003E69E9">
            <w:r>
              <w:rPr>
                <w:rFonts w:hint="eastAsia"/>
              </w:rPr>
              <w:t>S</w:t>
            </w:r>
            <w:r>
              <w:t>tring</w:t>
            </w:r>
          </w:p>
        </w:tc>
        <w:tc>
          <w:tcPr>
            <w:tcW w:w="2241" w:type="dxa"/>
            <w:gridSpan w:val="2"/>
            <w:shd w:val="clear" w:color="auto" w:fill="F2F2F2" w:themeFill="background1" w:themeFillShade="F2"/>
          </w:tcPr>
          <w:p w14:paraId="744B6F6A" w14:textId="77777777" w:rsidR="00E85652" w:rsidRDefault="00E85652" w:rsidP="003E69E9">
            <w:r>
              <w:t>460046174201794</w:t>
            </w:r>
          </w:p>
        </w:tc>
      </w:tr>
      <w:tr w:rsidR="00E85652" w14:paraId="0A6D4E43" w14:textId="77777777">
        <w:trPr>
          <w:trHeight w:val="257"/>
        </w:trPr>
        <w:tc>
          <w:tcPr>
            <w:tcW w:w="1162" w:type="dxa"/>
            <w:vMerge/>
            <w:shd w:val="clear" w:color="auto" w:fill="F2F2F2" w:themeFill="background1" w:themeFillShade="F2"/>
          </w:tcPr>
          <w:p w14:paraId="0F8D56CC" w14:textId="77777777" w:rsidR="00E85652" w:rsidRDefault="00E85652" w:rsidP="003E69E9"/>
        </w:tc>
        <w:tc>
          <w:tcPr>
            <w:tcW w:w="1781" w:type="dxa"/>
            <w:vMerge/>
            <w:shd w:val="clear" w:color="auto" w:fill="F2F2F2" w:themeFill="background1" w:themeFillShade="F2"/>
          </w:tcPr>
          <w:p w14:paraId="3C4794E5" w14:textId="77777777" w:rsidR="00E85652" w:rsidRDefault="00E85652" w:rsidP="003E69E9"/>
        </w:tc>
        <w:tc>
          <w:tcPr>
            <w:tcW w:w="2422" w:type="dxa"/>
            <w:shd w:val="clear" w:color="auto" w:fill="F2F2F2" w:themeFill="background1" w:themeFillShade="F2"/>
          </w:tcPr>
          <w:p w14:paraId="2127E54B" w14:textId="77777777" w:rsidR="00E85652" w:rsidRDefault="00E85652" w:rsidP="003E69E9">
            <w:r>
              <w:t>s</w:t>
            </w:r>
            <w:r>
              <w:rPr>
                <w:rFonts w:hint="eastAsia"/>
              </w:rPr>
              <w:t>ignal</w:t>
            </w:r>
          </w:p>
        </w:tc>
        <w:tc>
          <w:tcPr>
            <w:tcW w:w="1547" w:type="dxa"/>
            <w:shd w:val="clear" w:color="auto" w:fill="F2F2F2" w:themeFill="background1" w:themeFillShade="F2"/>
          </w:tcPr>
          <w:p w14:paraId="12942865" w14:textId="16ED15AC" w:rsidR="00E85652" w:rsidRDefault="00E85652" w:rsidP="003E69E9">
            <w:r w:rsidRPr="00E97805">
              <w:rPr>
                <w:rFonts w:hint="eastAsia"/>
              </w:rPr>
              <w:t>0-4</w:t>
            </w:r>
          </w:p>
        </w:tc>
        <w:tc>
          <w:tcPr>
            <w:tcW w:w="809" w:type="dxa"/>
            <w:shd w:val="clear" w:color="auto" w:fill="F2F2F2" w:themeFill="background1" w:themeFillShade="F2"/>
          </w:tcPr>
          <w:p w14:paraId="58DE5C5E" w14:textId="77777777" w:rsidR="00E85652" w:rsidRDefault="00E85652" w:rsidP="003E69E9">
            <w:r>
              <w:rPr>
                <w:rFonts w:hint="eastAsia"/>
              </w:rPr>
              <w:t>i</w:t>
            </w:r>
            <w:r>
              <w:t>nt</w:t>
            </w:r>
          </w:p>
        </w:tc>
        <w:tc>
          <w:tcPr>
            <w:tcW w:w="2241" w:type="dxa"/>
            <w:gridSpan w:val="2"/>
            <w:shd w:val="clear" w:color="auto" w:fill="F2F2F2" w:themeFill="background1" w:themeFillShade="F2"/>
          </w:tcPr>
          <w:p w14:paraId="658A6C65" w14:textId="77777777" w:rsidR="00E85652" w:rsidRDefault="00E85652" w:rsidP="003E69E9">
            <w:r>
              <w:rPr>
                <w:rFonts w:hint="eastAsia"/>
              </w:rPr>
              <w:t>信号强度</w:t>
            </w:r>
          </w:p>
        </w:tc>
      </w:tr>
      <w:tr w:rsidR="00E85652" w14:paraId="7D19AC42" w14:textId="77777777">
        <w:trPr>
          <w:trHeight w:val="504"/>
        </w:trPr>
        <w:tc>
          <w:tcPr>
            <w:tcW w:w="1162" w:type="dxa"/>
            <w:vMerge/>
            <w:shd w:val="clear" w:color="auto" w:fill="F2F2F2" w:themeFill="background1" w:themeFillShade="F2"/>
          </w:tcPr>
          <w:p w14:paraId="1E602593" w14:textId="77777777" w:rsidR="00E85652" w:rsidRDefault="00E85652" w:rsidP="003E69E9"/>
        </w:tc>
        <w:tc>
          <w:tcPr>
            <w:tcW w:w="1781" w:type="dxa"/>
            <w:vMerge/>
            <w:shd w:val="clear" w:color="auto" w:fill="F2F2F2" w:themeFill="background1" w:themeFillShade="F2"/>
          </w:tcPr>
          <w:p w14:paraId="698E4BF2" w14:textId="77777777" w:rsidR="00E85652" w:rsidRDefault="00E85652" w:rsidP="003E69E9"/>
        </w:tc>
        <w:tc>
          <w:tcPr>
            <w:tcW w:w="2422" w:type="dxa"/>
            <w:shd w:val="clear" w:color="auto" w:fill="F2F2F2" w:themeFill="background1" w:themeFillShade="F2"/>
          </w:tcPr>
          <w:p w14:paraId="13047110" w14:textId="77777777" w:rsidR="00E85652" w:rsidRDefault="00E85652" w:rsidP="003E69E9">
            <w:r>
              <w:t>iccid</w:t>
            </w:r>
          </w:p>
        </w:tc>
        <w:tc>
          <w:tcPr>
            <w:tcW w:w="1547" w:type="dxa"/>
            <w:shd w:val="clear" w:color="auto" w:fill="F2F2F2" w:themeFill="background1" w:themeFillShade="F2"/>
          </w:tcPr>
          <w:p w14:paraId="2C7226BD" w14:textId="77777777" w:rsidR="00E85652" w:rsidRDefault="00E85652" w:rsidP="003E69E9">
            <w:r>
              <w:rPr>
                <w:rFonts w:hint="eastAsia"/>
              </w:rPr>
              <w:t>字符串值</w:t>
            </w:r>
          </w:p>
        </w:tc>
        <w:tc>
          <w:tcPr>
            <w:tcW w:w="809" w:type="dxa"/>
            <w:shd w:val="clear" w:color="auto" w:fill="F2F2F2" w:themeFill="background1" w:themeFillShade="F2"/>
          </w:tcPr>
          <w:p w14:paraId="3244F5C8" w14:textId="77777777" w:rsidR="00E85652" w:rsidRDefault="00E85652" w:rsidP="003E69E9">
            <w:r>
              <w:rPr>
                <w:rFonts w:hint="eastAsia"/>
              </w:rPr>
              <w:t>S</w:t>
            </w:r>
            <w:r>
              <w:t>tring</w:t>
            </w:r>
          </w:p>
        </w:tc>
        <w:tc>
          <w:tcPr>
            <w:tcW w:w="2241" w:type="dxa"/>
            <w:gridSpan w:val="2"/>
            <w:shd w:val="clear" w:color="auto" w:fill="F2F2F2" w:themeFill="background1" w:themeFillShade="F2"/>
          </w:tcPr>
          <w:p w14:paraId="1A95BA52" w14:textId="77777777" w:rsidR="00E85652" w:rsidRDefault="00E85652" w:rsidP="003E69E9">
            <w:r>
              <w:t>898604411918C2823994</w:t>
            </w:r>
          </w:p>
        </w:tc>
      </w:tr>
      <w:tr w:rsidR="00E85652" w14:paraId="6E3CAB5F" w14:textId="77777777">
        <w:trPr>
          <w:trHeight w:val="504"/>
        </w:trPr>
        <w:tc>
          <w:tcPr>
            <w:tcW w:w="1162" w:type="dxa"/>
            <w:vMerge/>
            <w:shd w:val="clear" w:color="auto" w:fill="F2F2F2" w:themeFill="background1" w:themeFillShade="F2"/>
          </w:tcPr>
          <w:p w14:paraId="5CF26353" w14:textId="77777777" w:rsidR="00E85652" w:rsidRDefault="00E85652" w:rsidP="003E69E9"/>
        </w:tc>
        <w:tc>
          <w:tcPr>
            <w:tcW w:w="1781" w:type="dxa"/>
            <w:vMerge/>
            <w:shd w:val="clear" w:color="auto" w:fill="F2F2F2" w:themeFill="background1" w:themeFillShade="F2"/>
          </w:tcPr>
          <w:p w14:paraId="59D95106" w14:textId="77777777" w:rsidR="00E85652" w:rsidRDefault="00E85652" w:rsidP="003E69E9"/>
        </w:tc>
        <w:tc>
          <w:tcPr>
            <w:tcW w:w="2422" w:type="dxa"/>
            <w:shd w:val="clear" w:color="auto" w:fill="F2F2F2" w:themeFill="background1" w:themeFillShade="F2"/>
          </w:tcPr>
          <w:p w14:paraId="01064646" w14:textId="77777777" w:rsidR="00E85652" w:rsidRDefault="00E85652" w:rsidP="003E69E9">
            <w:r>
              <w:t>o</w:t>
            </w:r>
            <w:r>
              <w:rPr>
                <w:rFonts w:hint="eastAsia"/>
              </w:rPr>
              <w:t>perator</w:t>
            </w:r>
          </w:p>
        </w:tc>
        <w:tc>
          <w:tcPr>
            <w:tcW w:w="1547" w:type="dxa"/>
            <w:shd w:val="clear" w:color="auto" w:fill="F2F2F2" w:themeFill="background1" w:themeFillShade="F2"/>
          </w:tcPr>
          <w:p w14:paraId="68C29EE7" w14:textId="77777777" w:rsidR="00E85652" w:rsidRDefault="00E85652" w:rsidP="003E69E9">
            <w:r>
              <w:t xml:space="preserve"> </w:t>
            </w:r>
          </w:p>
          <w:p w14:paraId="0D56FBF5" w14:textId="77777777" w:rsidR="00E85652" w:rsidRDefault="00E85652" w:rsidP="003E69E9"/>
        </w:tc>
        <w:tc>
          <w:tcPr>
            <w:tcW w:w="809" w:type="dxa"/>
            <w:shd w:val="clear" w:color="auto" w:fill="F2F2F2" w:themeFill="background1" w:themeFillShade="F2"/>
          </w:tcPr>
          <w:p w14:paraId="5D0CA47E" w14:textId="77777777" w:rsidR="00E85652" w:rsidRDefault="00E85652" w:rsidP="003E69E9">
            <w:r>
              <w:rPr>
                <w:rFonts w:hint="eastAsia"/>
              </w:rPr>
              <w:t>S</w:t>
            </w:r>
            <w:r>
              <w:t>tring</w:t>
            </w:r>
          </w:p>
        </w:tc>
        <w:tc>
          <w:tcPr>
            <w:tcW w:w="2241" w:type="dxa"/>
            <w:gridSpan w:val="2"/>
            <w:shd w:val="clear" w:color="auto" w:fill="F2F2F2" w:themeFill="background1" w:themeFillShade="F2"/>
          </w:tcPr>
          <w:p w14:paraId="490F6258" w14:textId="77777777" w:rsidR="00E85652" w:rsidRDefault="00E85652" w:rsidP="003E69E9">
            <w:r>
              <w:rPr>
                <w:rFonts w:hint="eastAsia"/>
              </w:rPr>
              <w:t>运营商</w:t>
            </w:r>
          </w:p>
        </w:tc>
      </w:tr>
      <w:tr w:rsidR="00E85652" w14:paraId="16249B02" w14:textId="77777777">
        <w:trPr>
          <w:trHeight w:val="257"/>
        </w:trPr>
        <w:tc>
          <w:tcPr>
            <w:tcW w:w="1162" w:type="dxa"/>
            <w:vMerge/>
            <w:shd w:val="clear" w:color="auto" w:fill="F2F2F2" w:themeFill="background1" w:themeFillShade="F2"/>
          </w:tcPr>
          <w:p w14:paraId="288760D0" w14:textId="77777777" w:rsidR="00E85652" w:rsidRDefault="00E85652" w:rsidP="003E69E9"/>
        </w:tc>
        <w:tc>
          <w:tcPr>
            <w:tcW w:w="1781" w:type="dxa"/>
            <w:vMerge/>
            <w:shd w:val="clear" w:color="auto" w:fill="F2F2F2" w:themeFill="background1" w:themeFillShade="F2"/>
          </w:tcPr>
          <w:p w14:paraId="6C99C46E" w14:textId="77777777" w:rsidR="00E85652" w:rsidRDefault="00E85652" w:rsidP="003E69E9"/>
        </w:tc>
        <w:tc>
          <w:tcPr>
            <w:tcW w:w="2422" w:type="dxa"/>
            <w:shd w:val="clear" w:color="auto" w:fill="F2F2F2" w:themeFill="background1" w:themeFillShade="F2"/>
          </w:tcPr>
          <w:p w14:paraId="6211AAFE" w14:textId="77777777" w:rsidR="00E85652" w:rsidRDefault="00E85652" w:rsidP="003E69E9">
            <w:r>
              <w:rPr>
                <w:rFonts w:hint="eastAsia"/>
              </w:rPr>
              <w:t>i</w:t>
            </w:r>
            <w:r>
              <w:t>mei</w:t>
            </w:r>
          </w:p>
        </w:tc>
        <w:tc>
          <w:tcPr>
            <w:tcW w:w="1547" w:type="dxa"/>
            <w:shd w:val="clear" w:color="auto" w:fill="F2F2F2" w:themeFill="background1" w:themeFillShade="F2"/>
          </w:tcPr>
          <w:p w14:paraId="5AD9B600" w14:textId="77777777" w:rsidR="00E85652" w:rsidRDefault="00E85652" w:rsidP="003E69E9"/>
        </w:tc>
        <w:tc>
          <w:tcPr>
            <w:tcW w:w="809" w:type="dxa"/>
            <w:shd w:val="clear" w:color="auto" w:fill="F2F2F2" w:themeFill="background1" w:themeFillShade="F2"/>
          </w:tcPr>
          <w:p w14:paraId="6D281522" w14:textId="77777777" w:rsidR="00E85652" w:rsidRDefault="00E85652" w:rsidP="003E69E9">
            <w:r>
              <w:rPr>
                <w:rFonts w:hint="eastAsia"/>
              </w:rPr>
              <w:t>S</w:t>
            </w:r>
            <w:r>
              <w:t>tring</w:t>
            </w:r>
          </w:p>
        </w:tc>
        <w:tc>
          <w:tcPr>
            <w:tcW w:w="2241" w:type="dxa"/>
            <w:gridSpan w:val="2"/>
            <w:shd w:val="clear" w:color="auto" w:fill="F2F2F2" w:themeFill="background1" w:themeFillShade="F2"/>
          </w:tcPr>
          <w:p w14:paraId="35BFB236" w14:textId="77777777" w:rsidR="00E85652" w:rsidRDefault="00E85652" w:rsidP="003E69E9">
            <w:r>
              <w:t>864626043017727</w:t>
            </w:r>
          </w:p>
        </w:tc>
      </w:tr>
      <w:tr w:rsidR="00E85652" w14:paraId="32A49BF2" w14:textId="77777777">
        <w:trPr>
          <w:trHeight w:val="257"/>
        </w:trPr>
        <w:tc>
          <w:tcPr>
            <w:tcW w:w="1162" w:type="dxa"/>
            <w:vMerge/>
            <w:shd w:val="clear" w:color="auto" w:fill="F2F2F2" w:themeFill="background1" w:themeFillShade="F2"/>
          </w:tcPr>
          <w:p w14:paraId="155B69F4" w14:textId="77777777" w:rsidR="00E85652" w:rsidRDefault="00E85652" w:rsidP="003E69E9"/>
        </w:tc>
        <w:tc>
          <w:tcPr>
            <w:tcW w:w="1781" w:type="dxa"/>
            <w:vMerge/>
            <w:shd w:val="clear" w:color="auto" w:fill="F2F2F2" w:themeFill="background1" w:themeFillShade="F2"/>
          </w:tcPr>
          <w:p w14:paraId="6EFC8164" w14:textId="77777777" w:rsidR="00E85652" w:rsidRDefault="00E85652" w:rsidP="003E69E9"/>
        </w:tc>
        <w:tc>
          <w:tcPr>
            <w:tcW w:w="2422" w:type="dxa"/>
            <w:shd w:val="clear" w:color="auto" w:fill="F2F2F2" w:themeFill="background1" w:themeFillShade="F2"/>
          </w:tcPr>
          <w:p w14:paraId="67FCCBAB" w14:textId="77777777" w:rsidR="00E85652" w:rsidRDefault="00E85652" w:rsidP="003E69E9">
            <w:r>
              <w:t>t</w:t>
            </w:r>
            <w:r>
              <w:rPr>
                <w:rFonts w:hint="eastAsia"/>
              </w:rPr>
              <w:t>ype</w:t>
            </w:r>
          </w:p>
        </w:tc>
        <w:tc>
          <w:tcPr>
            <w:tcW w:w="1547" w:type="dxa"/>
            <w:shd w:val="clear" w:color="auto" w:fill="F2F2F2" w:themeFill="background1" w:themeFillShade="F2"/>
          </w:tcPr>
          <w:p w14:paraId="681E4027" w14:textId="77777777" w:rsidR="00E85652" w:rsidRDefault="00E85652" w:rsidP="003E69E9"/>
        </w:tc>
        <w:tc>
          <w:tcPr>
            <w:tcW w:w="809" w:type="dxa"/>
            <w:shd w:val="clear" w:color="auto" w:fill="F2F2F2" w:themeFill="background1" w:themeFillShade="F2"/>
          </w:tcPr>
          <w:p w14:paraId="6B8FFA9F" w14:textId="77777777" w:rsidR="00E85652" w:rsidRDefault="00E85652" w:rsidP="003E69E9">
            <w:r>
              <w:rPr>
                <w:rFonts w:hint="eastAsia"/>
              </w:rPr>
              <w:t>S</w:t>
            </w:r>
            <w:r>
              <w:t>tring</w:t>
            </w:r>
          </w:p>
        </w:tc>
        <w:tc>
          <w:tcPr>
            <w:tcW w:w="2241" w:type="dxa"/>
            <w:gridSpan w:val="2"/>
            <w:shd w:val="clear" w:color="auto" w:fill="F2F2F2" w:themeFill="background1" w:themeFillShade="F2"/>
          </w:tcPr>
          <w:p w14:paraId="0D8E9988" w14:textId="77777777" w:rsidR="00E85652" w:rsidRDefault="00E85652" w:rsidP="003E69E9">
            <w:r>
              <w:rPr>
                <w:rFonts w:hint="eastAsia"/>
              </w:rPr>
              <w:t>网络类型</w:t>
            </w:r>
            <w:r>
              <w:rPr>
                <w:rFonts w:hint="eastAsia"/>
              </w:rPr>
              <w:t xml:space="preserve"> </w:t>
            </w:r>
            <w:r>
              <w:t>13</w:t>
            </w:r>
          </w:p>
        </w:tc>
      </w:tr>
      <w:tr w:rsidR="00E85652" w14:paraId="721C0E9D" w14:textId="77777777">
        <w:trPr>
          <w:trHeight w:val="257"/>
        </w:trPr>
        <w:tc>
          <w:tcPr>
            <w:tcW w:w="1162" w:type="dxa"/>
            <w:vMerge/>
            <w:shd w:val="clear" w:color="auto" w:fill="F2F2F2" w:themeFill="background1" w:themeFillShade="F2"/>
          </w:tcPr>
          <w:p w14:paraId="6FFF6CD3" w14:textId="77777777" w:rsidR="00E85652" w:rsidRDefault="00E85652" w:rsidP="003E69E9"/>
        </w:tc>
        <w:tc>
          <w:tcPr>
            <w:tcW w:w="1781" w:type="dxa"/>
            <w:vMerge/>
            <w:shd w:val="clear" w:color="auto" w:fill="F2F2F2" w:themeFill="background1" w:themeFillShade="F2"/>
          </w:tcPr>
          <w:p w14:paraId="34FED9A8" w14:textId="77777777" w:rsidR="00E85652" w:rsidRDefault="00E85652" w:rsidP="003E69E9"/>
        </w:tc>
        <w:tc>
          <w:tcPr>
            <w:tcW w:w="2422" w:type="dxa"/>
            <w:shd w:val="clear" w:color="auto" w:fill="F2F2F2" w:themeFill="background1" w:themeFillShade="F2"/>
          </w:tcPr>
          <w:p w14:paraId="2FF0D760" w14:textId="77777777" w:rsidR="00E85652" w:rsidRDefault="00E85652" w:rsidP="003E69E9">
            <w:r>
              <w:t>o</w:t>
            </w:r>
            <w:r>
              <w:rPr>
                <w:rFonts w:hint="eastAsia"/>
              </w:rPr>
              <w:t>perator</w:t>
            </w:r>
            <w:r>
              <w:t>No</w:t>
            </w:r>
          </w:p>
        </w:tc>
        <w:tc>
          <w:tcPr>
            <w:tcW w:w="1547" w:type="dxa"/>
            <w:shd w:val="clear" w:color="auto" w:fill="F2F2F2" w:themeFill="background1" w:themeFillShade="F2"/>
          </w:tcPr>
          <w:p w14:paraId="45835371" w14:textId="77777777" w:rsidR="00E85652" w:rsidRDefault="00E85652" w:rsidP="003E69E9"/>
        </w:tc>
        <w:tc>
          <w:tcPr>
            <w:tcW w:w="809" w:type="dxa"/>
            <w:shd w:val="clear" w:color="auto" w:fill="F2F2F2" w:themeFill="background1" w:themeFillShade="F2"/>
          </w:tcPr>
          <w:p w14:paraId="5A250086" w14:textId="77777777" w:rsidR="00E85652" w:rsidRDefault="00E85652" w:rsidP="003E69E9">
            <w:r>
              <w:rPr>
                <w:rFonts w:hint="eastAsia"/>
              </w:rPr>
              <w:t>S</w:t>
            </w:r>
            <w:r>
              <w:t>tring</w:t>
            </w:r>
          </w:p>
        </w:tc>
        <w:tc>
          <w:tcPr>
            <w:tcW w:w="2241" w:type="dxa"/>
            <w:gridSpan w:val="2"/>
            <w:shd w:val="clear" w:color="auto" w:fill="F2F2F2" w:themeFill="background1" w:themeFillShade="F2"/>
          </w:tcPr>
          <w:p w14:paraId="5891F2CA" w14:textId="77777777" w:rsidR="00E85652" w:rsidRDefault="00E85652" w:rsidP="003E69E9">
            <w:r>
              <w:t>运营商编号</w:t>
            </w:r>
            <w:r>
              <w:rPr>
                <w:rFonts w:hint="eastAsia"/>
              </w:rPr>
              <w:t xml:space="preserve"> </w:t>
            </w:r>
            <w:r>
              <w:t>46001</w:t>
            </w:r>
          </w:p>
        </w:tc>
      </w:tr>
      <w:tr w:rsidR="00E85652" w14:paraId="458FCB2D" w14:textId="77777777">
        <w:trPr>
          <w:trHeight w:val="257"/>
        </w:trPr>
        <w:tc>
          <w:tcPr>
            <w:tcW w:w="1162" w:type="dxa"/>
            <w:vMerge/>
            <w:shd w:val="clear" w:color="auto" w:fill="F2F2F2" w:themeFill="background1" w:themeFillShade="F2"/>
          </w:tcPr>
          <w:p w14:paraId="39699811" w14:textId="77777777" w:rsidR="00E85652" w:rsidRDefault="00E85652" w:rsidP="003E69E9"/>
        </w:tc>
        <w:tc>
          <w:tcPr>
            <w:tcW w:w="1781" w:type="dxa"/>
            <w:vMerge/>
            <w:shd w:val="clear" w:color="auto" w:fill="F2F2F2" w:themeFill="background1" w:themeFillShade="F2"/>
          </w:tcPr>
          <w:p w14:paraId="22FBA7E8" w14:textId="77777777" w:rsidR="00E85652" w:rsidRDefault="00E85652" w:rsidP="003E69E9"/>
        </w:tc>
        <w:tc>
          <w:tcPr>
            <w:tcW w:w="2422" w:type="dxa"/>
            <w:shd w:val="clear" w:color="auto" w:fill="F2F2F2" w:themeFill="background1" w:themeFillShade="F2"/>
          </w:tcPr>
          <w:p w14:paraId="2B65400E" w14:textId="77777777" w:rsidR="00E85652" w:rsidRDefault="00E85652" w:rsidP="003E69E9">
            <w:r>
              <w:t>traffic</w:t>
            </w:r>
          </w:p>
        </w:tc>
        <w:tc>
          <w:tcPr>
            <w:tcW w:w="1547" w:type="dxa"/>
            <w:shd w:val="clear" w:color="auto" w:fill="F2F2F2" w:themeFill="background1" w:themeFillShade="F2"/>
          </w:tcPr>
          <w:p w14:paraId="66572B94" w14:textId="77777777" w:rsidR="00E85652" w:rsidRDefault="00E85652" w:rsidP="003E69E9">
            <w:r>
              <w:rPr>
                <w:rFonts w:hint="eastAsia"/>
              </w:rPr>
              <w:t>字符串值</w:t>
            </w:r>
          </w:p>
        </w:tc>
        <w:tc>
          <w:tcPr>
            <w:tcW w:w="809" w:type="dxa"/>
            <w:shd w:val="clear" w:color="auto" w:fill="F2F2F2" w:themeFill="background1" w:themeFillShade="F2"/>
          </w:tcPr>
          <w:p w14:paraId="392FCC72" w14:textId="77777777" w:rsidR="00E85652" w:rsidRDefault="00E85652" w:rsidP="003E69E9">
            <w:r>
              <w:rPr>
                <w:rFonts w:hint="eastAsia"/>
              </w:rPr>
              <w:t>Strin</w:t>
            </w:r>
            <w:r>
              <w:t>g</w:t>
            </w:r>
          </w:p>
        </w:tc>
        <w:tc>
          <w:tcPr>
            <w:tcW w:w="2241" w:type="dxa"/>
            <w:gridSpan w:val="2"/>
            <w:shd w:val="clear" w:color="auto" w:fill="F2F2F2" w:themeFill="background1" w:themeFillShade="F2"/>
          </w:tcPr>
          <w:p w14:paraId="79C2F8AB" w14:textId="77777777" w:rsidR="00E85652" w:rsidRDefault="00E85652" w:rsidP="003E69E9">
            <w:r>
              <w:rPr>
                <w:rFonts w:hint="eastAsia"/>
              </w:rPr>
              <w:t>当月累计使用流量</w:t>
            </w:r>
            <w:r>
              <w:rPr>
                <w:rFonts w:hint="eastAsia"/>
              </w:rPr>
              <w:t xml:space="preserve"> </w:t>
            </w:r>
            <w:r>
              <w:rPr>
                <w:rFonts w:hint="eastAsia"/>
              </w:rPr>
              <w:t>单位使用</w:t>
            </w:r>
            <w:r>
              <w:rPr>
                <w:rFonts w:hint="eastAsia"/>
              </w:rPr>
              <w:t>MB</w:t>
            </w:r>
            <w:r>
              <w:t xml:space="preserve"> </w:t>
            </w:r>
            <w:r>
              <w:rPr>
                <w:rFonts w:hint="eastAsia"/>
              </w:rPr>
              <w:t>保留</w:t>
            </w:r>
            <w:r>
              <w:t>1</w:t>
            </w:r>
            <w:r>
              <w:rPr>
                <w:rFonts w:hint="eastAsia"/>
              </w:rPr>
              <w:t>位小数</w:t>
            </w:r>
            <w:r>
              <w:rPr>
                <w:rFonts w:hint="eastAsia"/>
              </w:rPr>
              <w:t xml:space="preserve"> </w:t>
            </w:r>
            <w:r>
              <w:rPr>
                <w:rFonts w:hint="eastAsia"/>
              </w:rPr>
              <w:t>比如</w:t>
            </w:r>
            <w:r>
              <w:rPr>
                <w:rFonts w:hint="eastAsia"/>
              </w:rPr>
              <w:t>1</w:t>
            </w:r>
            <w:r>
              <w:t>0.5MB</w:t>
            </w:r>
          </w:p>
        </w:tc>
      </w:tr>
      <w:tr w:rsidR="00E85652" w14:paraId="2FCB6F1A" w14:textId="77777777">
        <w:trPr>
          <w:trHeight w:val="257"/>
        </w:trPr>
        <w:tc>
          <w:tcPr>
            <w:tcW w:w="1162" w:type="dxa"/>
            <w:vMerge/>
            <w:shd w:val="clear" w:color="auto" w:fill="F2F2F2" w:themeFill="background1" w:themeFillShade="F2"/>
          </w:tcPr>
          <w:p w14:paraId="38724953" w14:textId="77777777" w:rsidR="00E85652" w:rsidRDefault="00E85652" w:rsidP="003E69E9"/>
        </w:tc>
        <w:tc>
          <w:tcPr>
            <w:tcW w:w="1781" w:type="dxa"/>
            <w:vMerge w:val="restart"/>
            <w:shd w:val="clear" w:color="auto" w:fill="F2F2F2" w:themeFill="background1" w:themeFillShade="F2"/>
          </w:tcPr>
          <w:p w14:paraId="1373D60A" w14:textId="77777777" w:rsidR="00E85652" w:rsidRDefault="00E85652" w:rsidP="003E69E9">
            <w:r>
              <w:rPr>
                <w:rFonts w:hint="eastAsia"/>
              </w:rPr>
              <w:t>w</w:t>
            </w:r>
            <w:r>
              <w:t>ifi</w:t>
            </w:r>
          </w:p>
        </w:tc>
        <w:tc>
          <w:tcPr>
            <w:tcW w:w="2422" w:type="dxa"/>
            <w:shd w:val="clear" w:color="auto" w:fill="F2F2F2" w:themeFill="background1" w:themeFillShade="F2"/>
          </w:tcPr>
          <w:p w14:paraId="5DE6EBCA" w14:textId="77777777" w:rsidR="00E85652" w:rsidRDefault="00E85652" w:rsidP="003E69E9">
            <w:r>
              <w:rPr>
                <w:rFonts w:hint="eastAsia"/>
              </w:rPr>
              <w:t>i</w:t>
            </w:r>
            <w:r>
              <w:t>ndex</w:t>
            </w:r>
          </w:p>
        </w:tc>
        <w:tc>
          <w:tcPr>
            <w:tcW w:w="1547" w:type="dxa"/>
            <w:shd w:val="clear" w:color="auto" w:fill="F2F2F2" w:themeFill="background1" w:themeFillShade="F2"/>
          </w:tcPr>
          <w:p w14:paraId="7EF07A06" w14:textId="77777777" w:rsidR="00E85652" w:rsidRDefault="00E85652" w:rsidP="003E69E9">
            <w:r>
              <w:rPr>
                <w:rFonts w:hint="eastAsia"/>
              </w:rPr>
              <w:t>0</w:t>
            </w:r>
            <w:r>
              <w:t>-255</w:t>
            </w:r>
          </w:p>
        </w:tc>
        <w:tc>
          <w:tcPr>
            <w:tcW w:w="809" w:type="dxa"/>
            <w:shd w:val="clear" w:color="auto" w:fill="F2F2F2" w:themeFill="background1" w:themeFillShade="F2"/>
          </w:tcPr>
          <w:p w14:paraId="6A86299E" w14:textId="77777777" w:rsidR="00E85652" w:rsidRDefault="00E85652" w:rsidP="003E69E9">
            <w:r>
              <w:t>i</w:t>
            </w:r>
            <w:r>
              <w:rPr>
                <w:rFonts w:hint="eastAsia"/>
              </w:rPr>
              <w:t>nt</w:t>
            </w:r>
          </w:p>
        </w:tc>
        <w:tc>
          <w:tcPr>
            <w:tcW w:w="2241" w:type="dxa"/>
            <w:gridSpan w:val="2"/>
            <w:shd w:val="clear" w:color="auto" w:fill="F2F2F2" w:themeFill="background1" w:themeFillShade="F2"/>
          </w:tcPr>
          <w:p w14:paraId="37F792E7" w14:textId="77777777" w:rsidR="00E85652" w:rsidRDefault="00E85652" w:rsidP="003E69E9">
            <w:r>
              <w:rPr>
                <w:rFonts w:hint="eastAsia"/>
              </w:rPr>
              <w:t>编号</w:t>
            </w:r>
          </w:p>
        </w:tc>
      </w:tr>
      <w:tr w:rsidR="00E85652" w14:paraId="06B9CEAC" w14:textId="77777777">
        <w:trPr>
          <w:trHeight w:val="257"/>
        </w:trPr>
        <w:tc>
          <w:tcPr>
            <w:tcW w:w="1162" w:type="dxa"/>
            <w:vMerge/>
            <w:shd w:val="clear" w:color="auto" w:fill="F2F2F2" w:themeFill="background1" w:themeFillShade="F2"/>
          </w:tcPr>
          <w:p w14:paraId="2A72015A" w14:textId="77777777" w:rsidR="00E85652" w:rsidRDefault="00E85652" w:rsidP="003E69E9"/>
        </w:tc>
        <w:tc>
          <w:tcPr>
            <w:tcW w:w="1781" w:type="dxa"/>
            <w:vMerge/>
            <w:shd w:val="clear" w:color="auto" w:fill="F2F2F2" w:themeFill="background1" w:themeFillShade="F2"/>
          </w:tcPr>
          <w:p w14:paraId="72AAA96B" w14:textId="77777777" w:rsidR="00E85652" w:rsidRDefault="00E85652" w:rsidP="003E69E9"/>
        </w:tc>
        <w:tc>
          <w:tcPr>
            <w:tcW w:w="2422" w:type="dxa"/>
            <w:shd w:val="clear" w:color="auto" w:fill="F2F2F2" w:themeFill="background1" w:themeFillShade="F2"/>
          </w:tcPr>
          <w:p w14:paraId="183251E7" w14:textId="77777777" w:rsidR="00E85652" w:rsidRDefault="00E85652" w:rsidP="003E69E9">
            <w:r>
              <w:t>s</w:t>
            </w:r>
            <w:r>
              <w:rPr>
                <w:rFonts w:hint="eastAsia"/>
              </w:rPr>
              <w:t>ignal</w:t>
            </w:r>
          </w:p>
        </w:tc>
        <w:tc>
          <w:tcPr>
            <w:tcW w:w="1547" w:type="dxa"/>
            <w:shd w:val="clear" w:color="auto" w:fill="F2F2F2" w:themeFill="background1" w:themeFillShade="F2"/>
          </w:tcPr>
          <w:p w14:paraId="5D7CD146" w14:textId="1E2665CC" w:rsidR="00E85652" w:rsidRDefault="00E85652" w:rsidP="003E69E9">
            <w:r w:rsidRPr="00E97805">
              <w:rPr>
                <w:rFonts w:hint="eastAsia"/>
              </w:rPr>
              <w:t>0-4</w:t>
            </w:r>
          </w:p>
        </w:tc>
        <w:tc>
          <w:tcPr>
            <w:tcW w:w="809" w:type="dxa"/>
            <w:shd w:val="clear" w:color="auto" w:fill="F2F2F2" w:themeFill="background1" w:themeFillShade="F2"/>
          </w:tcPr>
          <w:p w14:paraId="187559C7" w14:textId="77777777" w:rsidR="00E85652" w:rsidRDefault="00E85652" w:rsidP="003E69E9">
            <w:r>
              <w:rPr>
                <w:rFonts w:hint="eastAsia"/>
              </w:rPr>
              <w:t>i</w:t>
            </w:r>
            <w:r>
              <w:t>nt</w:t>
            </w:r>
          </w:p>
        </w:tc>
        <w:tc>
          <w:tcPr>
            <w:tcW w:w="2241" w:type="dxa"/>
            <w:gridSpan w:val="2"/>
            <w:shd w:val="clear" w:color="auto" w:fill="F2F2F2" w:themeFill="background1" w:themeFillShade="F2"/>
          </w:tcPr>
          <w:p w14:paraId="6901D79F" w14:textId="77777777" w:rsidR="00E85652" w:rsidRDefault="00E85652" w:rsidP="003E69E9">
            <w:r>
              <w:rPr>
                <w:rFonts w:hint="eastAsia"/>
              </w:rPr>
              <w:t>信号强度</w:t>
            </w:r>
          </w:p>
        </w:tc>
      </w:tr>
      <w:tr w:rsidR="00E85652" w14:paraId="730ADECF" w14:textId="77777777">
        <w:trPr>
          <w:trHeight w:val="257"/>
        </w:trPr>
        <w:tc>
          <w:tcPr>
            <w:tcW w:w="1162" w:type="dxa"/>
            <w:vMerge/>
            <w:shd w:val="clear" w:color="auto" w:fill="F2F2F2" w:themeFill="background1" w:themeFillShade="F2"/>
          </w:tcPr>
          <w:p w14:paraId="213A6325" w14:textId="77777777" w:rsidR="00E85652" w:rsidRDefault="00E85652" w:rsidP="003E69E9"/>
        </w:tc>
        <w:tc>
          <w:tcPr>
            <w:tcW w:w="1781" w:type="dxa"/>
            <w:vMerge/>
            <w:shd w:val="clear" w:color="auto" w:fill="F2F2F2" w:themeFill="background1" w:themeFillShade="F2"/>
          </w:tcPr>
          <w:p w14:paraId="57FA40EE" w14:textId="77777777" w:rsidR="00E85652" w:rsidRDefault="00E85652" w:rsidP="003E69E9"/>
        </w:tc>
        <w:tc>
          <w:tcPr>
            <w:tcW w:w="2422" w:type="dxa"/>
            <w:shd w:val="clear" w:color="auto" w:fill="F2F2F2" w:themeFill="background1" w:themeFillShade="F2"/>
          </w:tcPr>
          <w:p w14:paraId="3699D708" w14:textId="77777777" w:rsidR="00E85652" w:rsidRDefault="00E85652" w:rsidP="003E69E9">
            <w:r>
              <w:t>ssid</w:t>
            </w:r>
          </w:p>
        </w:tc>
        <w:tc>
          <w:tcPr>
            <w:tcW w:w="1547" w:type="dxa"/>
            <w:shd w:val="clear" w:color="auto" w:fill="F2F2F2" w:themeFill="background1" w:themeFillShade="F2"/>
          </w:tcPr>
          <w:p w14:paraId="46DB2F50" w14:textId="77777777" w:rsidR="00E85652" w:rsidRDefault="00E85652" w:rsidP="003E69E9">
            <w:r>
              <w:rPr>
                <w:rFonts w:hint="eastAsia"/>
              </w:rPr>
              <w:t>字符串值</w:t>
            </w:r>
          </w:p>
        </w:tc>
        <w:tc>
          <w:tcPr>
            <w:tcW w:w="809" w:type="dxa"/>
            <w:shd w:val="clear" w:color="auto" w:fill="F2F2F2" w:themeFill="background1" w:themeFillShade="F2"/>
          </w:tcPr>
          <w:p w14:paraId="61B2EEFF" w14:textId="77777777" w:rsidR="00E85652" w:rsidRDefault="00E85652" w:rsidP="003E69E9">
            <w:r>
              <w:rPr>
                <w:rFonts w:hint="eastAsia"/>
              </w:rPr>
              <w:t>S</w:t>
            </w:r>
            <w:r>
              <w:t>tring</w:t>
            </w:r>
          </w:p>
        </w:tc>
        <w:tc>
          <w:tcPr>
            <w:tcW w:w="2241" w:type="dxa"/>
            <w:gridSpan w:val="2"/>
            <w:shd w:val="clear" w:color="auto" w:fill="F2F2F2" w:themeFill="background1" w:themeFillShade="F2"/>
          </w:tcPr>
          <w:p w14:paraId="28878BCC" w14:textId="77777777" w:rsidR="00E85652" w:rsidRDefault="00E85652" w:rsidP="003E69E9"/>
        </w:tc>
      </w:tr>
      <w:tr w:rsidR="00E85652" w14:paraId="04BB8154" w14:textId="77777777">
        <w:trPr>
          <w:trHeight w:val="257"/>
        </w:trPr>
        <w:tc>
          <w:tcPr>
            <w:tcW w:w="1162" w:type="dxa"/>
            <w:vMerge/>
            <w:shd w:val="clear" w:color="auto" w:fill="F2F2F2" w:themeFill="background1" w:themeFillShade="F2"/>
          </w:tcPr>
          <w:p w14:paraId="031292E7" w14:textId="77777777" w:rsidR="00E85652" w:rsidRDefault="00E85652" w:rsidP="003E69E9"/>
        </w:tc>
        <w:tc>
          <w:tcPr>
            <w:tcW w:w="1781" w:type="dxa"/>
            <w:vMerge/>
            <w:shd w:val="clear" w:color="auto" w:fill="F2F2F2" w:themeFill="background1" w:themeFillShade="F2"/>
          </w:tcPr>
          <w:p w14:paraId="7A9A6A60" w14:textId="77777777" w:rsidR="00E85652" w:rsidRDefault="00E85652" w:rsidP="003E69E9"/>
        </w:tc>
        <w:tc>
          <w:tcPr>
            <w:tcW w:w="2422" w:type="dxa"/>
            <w:shd w:val="clear" w:color="auto" w:fill="F2F2F2" w:themeFill="background1" w:themeFillShade="F2"/>
          </w:tcPr>
          <w:p w14:paraId="10EFE981" w14:textId="77777777" w:rsidR="00E85652" w:rsidRDefault="00E85652" w:rsidP="003E69E9">
            <w:r>
              <w:t>m</w:t>
            </w:r>
            <w:r>
              <w:rPr>
                <w:rFonts w:hint="eastAsia"/>
              </w:rPr>
              <w:t>ac</w:t>
            </w:r>
          </w:p>
        </w:tc>
        <w:tc>
          <w:tcPr>
            <w:tcW w:w="1547" w:type="dxa"/>
            <w:shd w:val="clear" w:color="auto" w:fill="F2F2F2" w:themeFill="background1" w:themeFillShade="F2"/>
          </w:tcPr>
          <w:p w14:paraId="5EDDB162" w14:textId="77777777" w:rsidR="00E85652" w:rsidRDefault="00E85652" w:rsidP="003E69E9">
            <w:r>
              <w:rPr>
                <w:rFonts w:hint="eastAsia"/>
              </w:rPr>
              <w:t>字符串值</w:t>
            </w:r>
          </w:p>
        </w:tc>
        <w:tc>
          <w:tcPr>
            <w:tcW w:w="809" w:type="dxa"/>
            <w:shd w:val="clear" w:color="auto" w:fill="F2F2F2" w:themeFill="background1" w:themeFillShade="F2"/>
          </w:tcPr>
          <w:p w14:paraId="79EAED4A" w14:textId="77777777" w:rsidR="00E85652" w:rsidRDefault="00E85652" w:rsidP="003E69E9">
            <w:r>
              <w:rPr>
                <w:rFonts w:hint="eastAsia"/>
              </w:rPr>
              <w:t>S</w:t>
            </w:r>
            <w:r>
              <w:t>tring</w:t>
            </w:r>
          </w:p>
        </w:tc>
        <w:tc>
          <w:tcPr>
            <w:tcW w:w="2241" w:type="dxa"/>
            <w:gridSpan w:val="2"/>
            <w:shd w:val="clear" w:color="auto" w:fill="F2F2F2" w:themeFill="background1" w:themeFillShade="F2"/>
          </w:tcPr>
          <w:p w14:paraId="449E3747" w14:textId="77777777" w:rsidR="00E85652" w:rsidRDefault="00E85652" w:rsidP="003E69E9"/>
        </w:tc>
      </w:tr>
      <w:tr w:rsidR="00E85652" w14:paraId="5B74093A" w14:textId="77777777">
        <w:trPr>
          <w:trHeight w:val="1000"/>
        </w:trPr>
        <w:tc>
          <w:tcPr>
            <w:tcW w:w="1162" w:type="dxa"/>
            <w:vMerge/>
            <w:shd w:val="clear" w:color="auto" w:fill="F2F2F2" w:themeFill="background1" w:themeFillShade="F2"/>
          </w:tcPr>
          <w:p w14:paraId="285D2186" w14:textId="77777777" w:rsidR="00E85652" w:rsidRDefault="00E85652" w:rsidP="003E69E9"/>
        </w:tc>
        <w:tc>
          <w:tcPr>
            <w:tcW w:w="1781" w:type="dxa"/>
            <w:vMerge w:val="restart"/>
            <w:shd w:val="clear" w:color="auto" w:fill="F2F2F2" w:themeFill="background1" w:themeFillShade="F2"/>
          </w:tcPr>
          <w:p w14:paraId="17DBD964" w14:textId="77777777" w:rsidR="00E85652" w:rsidRDefault="00E85652" w:rsidP="003E69E9">
            <w:r>
              <w:rPr>
                <w:rFonts w:hint="eastAsia"/>
              </w:rPr>
              <w:t>p</w:t>
            </w:r>
            <w:r>
              <w:t>cba</w:t>
            </w:r>
          </w:p>
        </w:tc>
        <w:tc>
          <w:tcPr>
            <w:tcW w:w="2422" w:type="dxa"/>
            <w:shd w:val="clear" w:color="auto" w:fill="F2F2F2" w:themeFill="background1" w:themeFillShade="F2"/>
          </w:tcPr>
          <w:p w14:paraId="682F7E48" w14:textId="77777777" w:rsidR="00E85652" w:rsidRDefault="00E85652" w:rsidP="003E69E9">
            <w:r>
              <w:rPr>
                <w:rFonts w:hint="eastAsia"/>
              </w:rPr>
              <w:t>i</w:t>
            </w:r>
            <w:r>
              <w:t>ndex</w:t>
            </w:r>
          </w:p>
        </w:tc>
        <w:tc>
          <w:tcPr>
            <w:tcW w:w="1547" w:type="dxa"/>
            <w:shd w:val="clear" w:color="auto" w:fill="F2F2F2" w:themeFill="background1" w:themeFillShade="F2"/>
          </w:tcPr>
          <w:p w14:paraId="010C8FC3" w14:textId="77777777" w:rsidR="00E85652" w:rsidRDefault="00E85652" w:rsidP="003E69E9">
            <w:r>
              <w:rPr>
                <w:rFonts w:hint="eastAsia"/>
              </w:rPr>
              <w:t>0</w:t>
            </w:r>
            <w:r>
              <w:t>-255</w:t>
            </w:r>
          </w:p>
        </w:tc>
        <w:tc>
          <w:tcPr>
            <w:tcW w:w="809" w:type="dxa"/>
            <w:shd w:val="clear" w:color="auto" w:fill="F2F2F2" w:themeFill="background1" w:themeFillShade="F2"/>
          </w:tcPr>
          <w:p w14:paraId="59F3EC21" w14:textId="77777777" w:rsidR="00E85652" w:rsidRDefault="00E85652" w:rsidP="003E69E9">
            <w:r>
              <w:t>i</w:t>
            </w:r>
            <w:r>
              <w:rPr>
                <w:rFonts w:hint="eastAsia"/>
              </w:rPr>
              <w:t>nt</w:t>
            </w:r>
          </w:p>
        </w:tc>
        <w:tc>
          <w:tcPr>
            <w:tcW w:w="2241" w:type="dxa"/>
            <w:gridSpan w:val="2"/>
            <w:shd w:val="clear" w:color="auto" w:fill="F2F2F2" w:themeFill="background1" w:themeFillShade="F2"/>
          </w:tcPr>
          <w:p w14:paraId="7DB681FB" w14:textId="77777777" w:rsidR="00E85652" w:rsidRDefault="00E85652" w:rsidP="003E69E9">
            <w:r>
              <w:rPr>
                <w:rFonts w:hint="eastAsia"/>
              </w:rPr>
              <w:t>编号</w:t>
            </w:r>
            <w:r>
              <w:rPr>
                <w:rFonts w:hint="eastAsia"/>
              </w:rPr>
              <w:t xml:space="preserve"> </w:t>
            </w:r>
          </w:p>
          <w:p w14:paraId="5DA5773D" w14:textId="77777777" w:rsidR="00E85652" w:rsidRDefault="00E85652" w:rsidP="003E69E9">
            <w:r>
              <w:rPr>
                <w:rFonts w:hint="eastAsia"/>
              </w:rPr>
              <w:t>0</w:t>
            </w:r>
            <w:r>
              <w:rPr>
                <w:rFonts w:hint="eastAsia"/>
              </w:rPr>
              <w:t>主板</w:t>
            </w:r>
            <w:r>
              <w:rPr>
                <w:rFonts w:hint="eastAsia"/>
              </w:rPr>
              <w:t xml:space="preserve">pcba </w:t>
            </w:r>
          </w:p>
          <w:p w14:paraId="2FDC3F25" w14:textId="77777777" w:rsidR="00E85652" w:rsidRDefault="00E85652" w:rsidP="003E69E9">
            <w:r>
              <w:rPr>
                <w:rFonts w:hint="eastAsia"/>
              </w:rPr>
              <w:t>4</w:t>
            </w:r>
            <w:r>
              <w:t xml:space="preserve"> </w:t>
            </w:r>
            <w:r>
              <w:rPr>
                <w:rFonts w:hint="eastAsia"/>
              </w:rPr>
              <w:t>咖啡电热盘</w:t>
            </w:r>
            <w:r>
              <w:rPr>
                <w:rFonts w:hint="eastAsia"/>
              </w:rPr>
              <w:t xml:space="preserve">pcba </w:t>
            </w:r>
          </w:p>
          <w:p w14:paraId="2F6F3C12" w14:textId="77777777" w:rsidR="00E85652" w:rsidRDefault="00E85652" w:rsidP="003E69E9">
            <w:r>
              <w:t>5</w:t>
            </w:r>
            <w:r>
              <w:rPr>
                <w:rFonts w:hint="eastAsia"/>
              </w:rPr>
              <w:t>蒸汽电热盘</w:t>
            </w:r>
            <w:r>
              <w:rPr>
                <w:rFonts w:hint="eastAsia"/>
              </w:rPr>
              <w:t>pcba</w:t>
            </w:r>
          </w:p>
          <w:p w14:paraId="596038E8" w14:textId="77777777" w:rsidR="00E85652" w:rsidRDefault="00E85652" w:rsidP="003E69E9"/>
        </w:tc>
      </w:tr>
      <w:tr w:rsidR="00E85652" w14:paraId="796876FC" w14:textId="77777777">
        <w:trPr>
          <w:trHeight w:val="1247"/>
        </w:trPr>
        <w:tc>
          <w:tcPr>
            <w:tcW w:w="1162" w:type="dxa"/>
            <w:vMerge/>
            <w:shd w:val="clear" w:color="auto" w:fill="F2F2F2" w:themeFill="background1" w:themeFillShade="F2"/>
          </w:tcPr>
          <w:p w14:paraId="0D92D3F5" w14:textId="77777777" w:rsidR="00E85652" w:rsidRDefault="00E85652" w:rsidP="003E69E9"/>
        </w:tc>
        <w:tc>
          <w:tcPr>
            <w:tcW w:w="1781" w:type="dxa"/>
            <w:vMerge/>
            <w:shd w:val="clear" w:color="auto" w:fill="F2F2F2" w:themeFill="background1" w:themeFillShade="F2"/>
          </w:tcPr>
          <w:p w14:paraId="54DA2855" w14:textId="77777777" w:rsidR="00E85652" w:rsidRDefault="00E85652" w:rsidP="003E69E9"/>
        </w:tc>
        <w:tc>
          <w:tcPr>
            <w:tcW w:w="2422" w:type="dxa"/>
            <w:shd w:val="clear" w:color="auto" w:fill="F2F2F2" w:themeFill="background1" w:themeFillShade="F2"/>
          </w:tcPr>
          <w:p w14:paraId="504A25E9" w14:textId="77777777" w:rsidR="00E85652" w:rsidRDefault="00E85652" w:rsidP="003E69E9">
            <w:r>
              <w:rPr>
                <w:rFonts w:hint="eastAsia"/>
              </w:rPr>
              <w:t>s</w:t>
            </w:r>
            <w:r>
              <w:t>tatus</w:t>
            </w:r>
          </w:p>
        </w:tc>
        <w:tc>
          <w:tcPr>
            <w:tcW w:w="1547" w:type="dxa"/>
            <w:shd w:val="clear" w:color="auto" w:fill="F2F2F2" w:themeFill="background1" w:themeFillShade="F2"/>
          </w:tcPr>
          <w:p w14:paraId="479D3E1A" w14:textId="77777777" w:rsidR="00E85652" w:rsidRDefault="00E85652" w:rsidP="003E69E9">
            <w:r>
              <w:rPr>
                <w:rFonts w:hint="eastAsia"/>
              </w:rPr>
              <w:t>0</w:t>
            </w:r>
            <w:r>
              <w:rPr>
                <w:rFonts w:hint="eastAsia"/>
              </w:rPr>
              <w:t>正常</w:t>
            </w:r>
          </w:p>
          <w:p w14:paraId="766438D8" w14:textId="77777777" w:rsidR="00E85652" w:rsidRDefault="00E85652" w:rsidP="003E69E9">
            <w:r>
              <w:rPr>
                <w:rFonts w:hint="eastAsia"/>
              </w:rPr>
              <w:t>1</w:t>
            </w:r>
            <w:r>
              <w:t xml:space="preserve"> </w:t>
            </w:r>
            <w:r>
              <w:rPr>
                <w:rFonts w:hint="eastAsia"/>
              </w:rPr>
              <w:t>异常</w:t>
            </w:r>
          </w:p>
        </w:tc>
        <w:tc>
          <w:tcPr>
            <w:tcW w:w="809" w:type="dxa"/>
            <w:shd w:val="clear" w:color="auto" w:fill="F2F2F2" w:themeFill="background1" w:themeFillShade="F2"/>
          </w:tcPr>
          <w:p w14:paraId="7DE5A8A8" w14:textId="77777777" w:rsidR="00E85652" w:rsidRDefault="00E85652" w:rsidP="003E69E9">
            <w:r>
              <w:t>i</w:t>
            </w:r>
            <w:r>
              <w:rPr>
                <w:rFonts w:hint="eastAsia"/>
              </w:rPr>
              <w:t>nt</w:t>
            </w:r>
          </w:p>
        </w:tc>
        <w:tc>
          <w:tcPr>
            <w:tcW w:w="2241" w:type="dxa"/>
            <w:gridSpan w:val="2"/>
            <w:shd w:val="clear" w:color="auto" w:fill="F2F2F2" w:themeFill="background1" w:themeFillShade="F2"/>
          </w:tcPr>
          <w:p w14:paraId="6E842E56" w14:textId="77777777" w:rsidR="00E85652" w:rsidRDefault="00E85652" w:rsidP="003E69E9">
            <w:r>
              <w:t>Pcba</w:t>
            </w:r>
            <w:r>
              <w:rPr>
                <w:rFonts w:hint="eastAsia"/>
              </w:rPr>
              <w:t>是否异常</w:t>
            </w:r>
          </w:p>
          <w:p w14:paraId="5FF29C71" w14:textId="77777777" w:rsidR="00E85652" w:rsidRDefault="00E85652" w:rsidP="003E69E9">
            <w:r>
              <w:rPr>
                <w:rFonts w:hint="eastAsia"/>
              </w:rPr>
              <w:t>1</w:t>
            </w:r>
            <w:r>
              <w:t xml:space="preserve"> </w:t>
            </w:r>
            <w:r>
              <w:rPr>
                <w:rFonts w:hint="eastAsia"/>
              </w:rPr>
              <w:t>主板故障</w:t>
            </w:r>
            <w:r>
              <w:rPr>
                <w:rFonts w:hint="eastAsia"/>
              </w:rPr>
              <w:t>/</w:t>
            </w:r>
            <w:r>
              <w:rPr>
                <w:rFonts w:hint="eastAsia"/>
              </w:rPr>
              <w:t>锅炉不继续加热</w:t>
            </w:r>
            <w:r>
              <w:rPr>
                <w:rFonts w:hint="eastAsia"/>
              </w:rPr>
              <w:t>/</w:t>
            </w:r>
            <w:r>
              <w:rPr>
                <w:rFonts w:hint="eastAsia"/>
              </w:rPr>
              <w:t>加热盘不继续加热</w:t>
            </w:r>
            <w:r>
              <w:rPr>
                <w:rFonts w:hint="eastAsia"/>
              </w:rPr>
              <w:t>/</w:t>
            </w:r>
            <w:r>
              <w:rPr>
                <w:rFonts w:hint="eastAsia"/>
              </w:rPr>
              <w:t>水源温度检测组件异常</w:t>
            </w:r>
          </w:p>
        </w:tc>
      </w:tr>
      <w:tr w:rsidR="00E85652" w14:paraId="674E9E0C" w14:textId="77777777">
        <w:trPr>
          <w:trHeight w:val="257"/>
        </w:trPr>
        <w:tc>
          <w:tcPr>
            <w:tcW w:w="1162" w:type="dxa"/>
            <w:vMerge/>
            <w:shd w:val="clear" w:color="auto" w:fill="F2F2F2" w:themeFill="background1" w:themeFillShade="F2"/>
          </w:tcPr>
          <w:p w14:paraId="37A99CE1" w14:textId="77777777" w:rsidR="00E85652" w:rsidRDefault="00E85652" w:rsidP="003E69E9"/>
        </w:tc>
        <w:tc>
          <w:tcPr>
            <w:tcW w:w="1781" w:type="dxa"/>
            <w:vMerge w:val="restart"/>
            <w:shd w:val="clear" w:color="auto" w:fill="F2F2F2" w:themeFill="background1" w:themeFillShade="F2"/>
          </w:tcPr>
          <w:p w14:paraId="00F43CFB" w14:textId="77777777" w:rsidR="00E85652" w:rsidRDefault="00E85652" w:rsidP="003E69E9">
            <w:r>
              <w:t>c</w:t>
            </w:r>
            <w:r>
              <w:rPr>
                <w:rFonts w:hint="eastAsia"/>
              </w:rPr>
              <w:t>tr</w:t>
            </w:r>
          </w:p>
        </w:tc>
        <w:tc>
          <w:tcPr>
            <w:tcW w:w="2422" w:type="dxa"/>
            <w:shd w:val="clear" w:color="auto" w:fill="F2F2F2" w:themeFill="background1" w:themeFillShade="F2"/>
          </w:tcPr>
          <w:p w14:paraId="34D42979" w14:textId="77777777" w:rsidR="00E85652" w:rsidRDefault="00E85652" w:rsidP="003E69E9">
            <w:r>
              <w:rPr>
                <w:rFonts w:hint="eastAsia"/>
              </w:rPr>
              <w:t>i</w:t>
            </w:r>
            <w:r>
              <w:t>ndex</w:t>
            </w:r>
          </w:p>
        </w:tc>
        <w:tc>
          <w:tcPr>
            <w:tcW w:w="1547" w:type="dxa"/>
            <w:shd w:val="clear" w:color="auto" w:fill="F2F2F2" w:themeFill="background1" w:themeFillShade="F2"/>
          </w:tcPr>
          <w:p w14:paraId="4A47DAF4" w14:textId="77777777" w:rsidR="00E85652" w:rsidRDefault="00E85652" w:rsidP="003E69E9">
            <w:r>
              <w:rPr>
                <w:rFonts w:hint="eastAsia"/>
              </w:rPr>
              <w:t>0</w:t>
            </w:r>
            <w:r>
              <w:t>-255</w:t>
            </w:r>
          </w:p>
        </w:tc>
        <w:tc>
          <w:tcPr>
            <w:tcW w:w="809" w:type="dxa"/>
            <w:shd w:val="clear" w:color="auto" w:fill="F2F2F2" w:themeFill="background1" w:themeFillShade="F2"/>
          </w:tcPr>
          <w:p w14:paraId="41A7995F" w14:textId="77777777" w:rsidR="00E85652" w:rsidRDefault="00E85652" w:rsidP="003E69E9">
            <w:r>
              <w:t>i</w:t>
            </w:r>
            <w:r>
              <w:rPr>
                <w:rFonts w:hint="eastAsia"/>
              </w:rPr>
              <w:t>nt</w:t>
            </w:r>
          </w:p>
        </w:tc>
        <w:tc>
          <w:tcPr>
            <w:tcW w:w="2241" w:type="dxa"/>
            <w:gridSpan w:val="2"/>
            <w:shd w:val="clear" w:color="auto" w:fill="F2F2F2" w:themeFill="background1" w:themeFillShade="F2"/>
          </w:tcPr>
          <w:p w14:paraId="55B3A1AF" w14:textId="77777777" w:rsidR="00E85652" w:rsidRDefault="00E85652" w:rsidP="003E69E9">
            <w:r>
              <w:rPr>
                <w:rFonts w:hint="eastAsia"/>
              </w:rPr>
              <w:t>编号</w:t>
            </w:r>
          </w:p>
        </w:tc>
      </w:tr>
      <w:tr w:rsidR="00E85652" w14:paraId="224E77E3" w14:textId="77777777">
        <w:trPr>
          <w:trHeight w:val="1247"/>
        </w:trPr>
        <w:tc>
          <w:tcPr>
            <w:tcW w:w="1162" w:type="dxa"/>
            <w:vMerge/>
            <w:shd w:val="clear" w:color="auto" w:fill="F2F2F2" w:themeFill="background1" w:themeFillShade="F2"/>
          </w:tcPr>
          <w:p w14:paraId="4E122CA4" w14:textId="77777777" w:rsidR="00E85652" w:rsidRDefault="00E85652" w:rsidP="003E69E9"/>
        </w:tc>
        <w:tc>
          <w:tcPr>
            <w:tcW w:w="1781" w:type="dxa"/>
            <w:vMerge/>
            <w:shd w:val="clear" w:color="auto" w:fill="F2F2F2" w:themeFill="background1" w:themeFillShade="F2"/>
          </w:tcPr>
          <w:p w14:paraId="2A477A34" w14:textId="77777777" w:rsidR="00E85652" w:rsidRDefault="00E85652" w:rsidP="003E69E9"/>
        </w:tc>
        <w:tc>
          <w:tcPr>
            <w:tcW w:w="2422" w:type="dxa"/>
            <w:shd w:val="clear" w:color="auto" w:fill="F2F2F2" w:themeFill="background1" w:themeFillShade="F2"/>
          </w:tcPr>
          <w:p w14:paraId="1327E294" w14:textId="77777777" w:rsidR="00E85652" w:rsidRDefault="00E85652" w:rsidP="003E69E9">
            <w:r>
              <w:rPr>
                <w:rFonts w:hint="eastAsia"/>
              </w:rPr>
              <w:t>s</w:t>
            </w:r>
            <w:r>
              <w:t>tatus</w:t>
            </w:r>
          </w:p>
        </w:tc>
        <w:tc>
          <w:tcPr>
            <w:tcW w:w="1547" w:type="dxa"/>
            <w:shd w:val="clear" w:color="auto" w:fill="F2F2F2" w:themeFill="background1" w:themeFillShade="F2"/>
          </w:tcPr>
          <w:p w14:paraId="7C2BF864" w14:textId="77777777" w:rsidR="00E85652" w:rsidRDefault="00E85652" w:rsidP="003E69E9">
            <w:r>
              <w:rPr>
                <w:rFonts w:hint="eastAsia"/>
              </w:rPr>
              <w:t>0</w:t>
            </w:r>
            <w:r>
              <w:rPr>
                <w:rFonts w:hint="eastAsia"/>
              </w:rPr>
              <w:t>正常</w:t>
            </w:r>
          </w:p>
          <w:p w14:paraId="3DE5101C" w14:textId="77777777" w:rsidR="00E85652" w:rsidRDefault="00E85652" w:rsidP="003E69E9">
            <w:r>
              <w:rPr>
                <w:rFonts w:hint="eastAsia"/>
              </w:rPr>
              <w:t>1</w:t>
            </w:r>
            <w:r>
              <w:t xml:space="preserve"> </w:t>
            </w:r>
            <w:r>
              <w:rPr>
                <w:rFonts w:hint="eastAsia"/>
              </w:rPr>
              <w:t>异常</w:t>
            </w:r>
          </w:p>
          <w:p w14:paraId="17A7DEB6" w14:textId="77777777" w:rsidR="00E85652" w:rsidRDefault="00E85652" w:rsidP="003E69E9">
            <w:r>
              <w:t xml:space="preserve">2 </w:t>
            </w:r>
            <w:r>
              <w:rPr>
                <w:rFonts w:hint="eastAsia"/>
              </w:rPr>
              <w:t>CTR</w:t>
            </w:r>
            <w:r>
              <w:rPr>
                <w:rFonts w:hint="eastAsia"/>
              </w:rPr>
              <w:t>出错导制重新启动</w:t>
            </w:r>
          </w:p>
        </w:tc>
        <w:tc>
          <w:tcPr>
            <w:tcW w:w="809" w:type="dxa"/>
            <w:shd w:val="clear" w:color="auto" w:fill="F2F2F2" w:themeFill="background1" w:themeFillShade="F2"/>
          </w:tcPr>
          <w:p w14:paraId="1E17AC1C" w14:textId="77777777" w:rsidR="00E85652" w:rsidRDefault="00E85652" w:rsidP="003E69E9">
            <w:r>
              <w:rPr>
                <w:rFonts w:hint="eastAsia"/>
              </w:rPr>
              <w:t>int</w:t>
            </w:r>
          </w:p>
        </w:tc>
        <w:tc>
          <w:tcPr>
            <w:tcW w:w="2241" w:type="dxa"/>
            <w:gridSpan w:val="2"/>
            <w:shd w:val="clear" w:color="auto" w:fill="F2F2F2" w:themeFill="background1" w:themeFillShade="F2"/>
          </w:tcPr>
          <w:p w14:paraId="0D32664C" w14:textId="77777777" w:rsidR="00E85652" w:rsidRDefault="00E85652" w:rsidP="003E69E9">
            <w:r>
              <w:t>Ct</w:t>
            </w:r>
            <w:r>
              <w:rPr>
                <w:rFonts w:hint="eastAsia"/>
              </w:rPr>
              <w:t>软件异常</w:t>
            </w:r>
          </w:p>
          <w:p w14:paraId="04C0406B" w14:textId="77777777" w:rsidR="00E85652" w:rsidRDefault="00E85652" w:rsidP="003E69E9">
            <w:r>
              <w:rPr>
                <w:rFonts w:hint="eastAsia"/>
              </w:rPr>
              <w:t>1</w:t>
            </w:r>
            <w:r>
              <w:t xml:space="preserve"> </w:t>
            </w:r>
            <w:r>
              <w:rPr>
                <w:rFonts w:hint="eastAsia"/>
              </w:rPr>
              <w:t>软件警告</w:t>
            </w:r>
          </w:p>
          <w:p w14:paraId="5E73FA19" w14:textId="77777777" w:rsidR="00E85652" w:rsidRDefault="00E85652" w:rsidP="003E69E9">
            <w:r>
              <w:rPr>
                <w:rFonts w:hint="eastAsia"/>
              </w:rPr>
              <w:t>2</w:t>
            </w:r>
            <w:r>
              <w:t xml:space="preserve"> </w:t>
            </w:r>
            <w:r>
              <w:rPr>
                <w:rFonts w:hint="eastAsia"/>
              </w:rPr>
              <w:t>异常开机</w:t>
            </w:r>
          </w:p>
        </w:tc>
      </w:tr>
      <w:tr w:rsidR="00E85652" w14:paraId="4FB1E695" w14:textId="77777777" w:rsidTr="00161D94">
        <w:trPr>
          <w:trHeight w:val="64"/>
        </w:trPr>
        <w:tc>
          <w:tcPr>
            <w:tcW w:w="1162" w:type="dxa"/>
            <w:vMerge/>
            <w:shd w:val="clear" w:color="auto" w:fill="F2F2F2" w:themeFill="background1" w:themeFillShade="F2"/>
          </w:tcPr>
          <w:p w14:paraId="3B1794DC" w14:textId="77777777" w:rsidR="00E85652" w:rsidRDefault="00E85652" w:rsidP="003E69E9"/>
        </w:tc>
        <w:tc>
          <w:tcPr>
            <w:tcW w:w="1781" w:type="dxa"/>
            <w:shd w:val="clear" w:color="auto" w:fill="F2F2F2" w:themeFill="background1" w:themeFillShade="F2"/>
          </w:tcPr>
          <w:p w14:paraId="12B69ED5" w14:textId="77777777" w:rsidR="00E85652" w:rsidRDefault="00E85652" w:rsidP="003E69E9"/>
        </w:tc>
        <w:tc>
          <w:tcPr>
            <w:tcW w:w="2422" w:type="dxa"/>
            <w:shd w:val="clear" w:color="auto" w:fill="F2F2F2" w:themeFill="background1" w:themeFillShade="F2"/>
          </w:tcPr>
          <w:p w14:paraId="02F7FBDE" w14:textId="77777777" w:rsidR="00E85652" w:rsidRDefault="00E85652" w:rsidP="003E69E9"/>
        </w:tc>
        <w:tc>
          <w:tcPr>
            <w:tcW w:w="1547" w:type="dxa"/>
            <w:shd w:val="clear" w:color="auto" w:fill="F2F2F2" w:themeFill="background1" w:themeFillShade="F2"/>
          </w:tcPr>
          <w:p w14:paraId="7E8626BF" w14:textId="77777777" w:rsidR="00E85652" w:rsidRDefault="00E85652" w:rsidP="003E69E9"/>
        </w:tc>
        <w:tc>
          <w:tcPr>
            <w:tcW w:w="809" w:type="dxa"/>
            <w:shd w:val="clear" w:color="auto" w:fill="F2F2F2" w:themeFill="background1" w:themeFillShade="F2"/>
          </w:tcPr>
          <w:p w14:paraId="7B8968F1" w14:textId="77777777" w:rsidR="00E85652" w:rsidRDefault="00E85652" w:rsidP="003E69E9"/>
        </w:tc>
        <w:tc>
          <w:tcPr>
            <w:tcW w:w="2241" w:type="dxa"/>
            <w:gridSpan w:val="2"/>
            <w:shd w:val="clear" w:color="auto" w:fill="F2F2F2" w:themeFill="background1" w:themeFillShade="F2"/>
          </w:tcPr>
          <w:p w14:paraId="618BEA8C" w14:textId="77777777" w:rsidR="00E85652" w:rsidRDefault="00E85652" w:rsidP="003E69E9"/>
        </w:tc>
      </w:tr>
      <w:tr w:rsidR="00161D94" w14:paraId="562D33A2" w14:textId="77777777">
        <w:trPr>
          <w:trHeight w:val="1848"/>
        </w:trPr>
        <w:tc>
          <w:tcPr>
            <w:tcW w:w="1162" w:type="dxa"/>
            <w:vMerge w:val="restart"/>
            <w:shd w:val="clear" w:color="auto" w:fill="F2F2F2" w:themeFill="background1" w:themeFillShade="F2"/>
          </w:tcPr>
          <w:p w14:paraId="3759FB09" w14:textId="77777777" w:rsidR="00161D94" w:rsidRDefault="00161D94" w:rsidP="003E69E9">
            <w:r>
              <w:t>metainfo</w:t>
            </w:r>
          </w:p>
        </w:tc>
        <w:tc>
          <w:tcPr>
            <w:tcW w:w="1781" w:type="dxa"/>
            <w:vMerge w:val="restart"/>
            <w:shd w:val="clear" w:color="auto" w:fill="F2F2F2" w:themeFill="background1" w:themeFillShade="F2"/>
          </w:tcPr>
          <w:p w14:paraId="12004B42" w14:textId="77777777" w:rsidR="00161D94" w:rsidRDefault="00161D94" w:rsidP="003E69E9">
            <w:r>
              <w:t>data</w:t>
            </w:r>
          </w:p>
        </w:tc>
        <w:tc>
          <w:tcPr>
            <w:tcW w:w="2422" w:type="dxa"/>
            <w:shd w:val="clear" w:color="auto" w:fill="F2F2F2" w:themeFill="background1" w:themeFillShade="F2"/>
          </w:tcPr>
          <w:p w14:paraId="3053E54A" w14:textId="77777777" w:rsidR="00161D94" w:rsidRDefault="00161D94" w:rsidP="003E69E9">
            <w:r>
              <w:rPr>
                <w:rFonts w:hint="eastAsia"/>
              </w:rPr>
              <w:t>type</w:t>
            </w:r>
          </w:p>
        </w:tc>
        <w:tc>
          <w:tcPr>
            <w:tcW w:w="1547" w:type="dxa"/>
            <w:shd w:val="clear" w:color="auto" w:fill="F2F2F2" w:themeFill="background1" w:themeFillShade="F2"/>
          </w:tcPr>
          <w:p w14:paraId="1D901835" w14:textId="77777777" w:rsidR="00161D94" w:rsidRDefault="00161D94" w:rsidP="003E69E9">
            <w:pPr>
              <w:pStyle w:val="af7"/>
              <w:numPr>
                <w:ilvl w:val="0"/>
                <w:numId w:val="2"/>
              </w:numPr>
              <w:ind w:firstLineChars="0"/>
            </w:pPr>
            <w:r>
              <w:t>component</w:t>
            </w:r>
          </w:p>
          <w:p w14:paraId="3BFD784E" w14:textId="77777777" w:rsidR="00161D94" w:rsidRDefault="00161D94" w:rsidP="003E69E9">
            <w:pPr>
              <w:pStyle w:val="af7"/>
              <w:numPr>
                <w:ilvl w:val="0"/>
                <w:numId w:val="2"/>
              </w:numPr>
              <w:ind w:firstLineChars="0"/>
            </w:pPr>
            <w:r>
              <w:rPr>
                <w:rFonts w:hint="eastAsia"/>
              </w:rPr>
              <w:t>t</w:t>
            </w:r>
            <w:r>
              <w:t>ask</w:t>
            </w:r>
          </w:p>
          <w:p w14:paraId="05FD1404" w14:textId="77777777" w:rsidR="00161D94" w:rsidRDefault="00161D94" w:rsidP="003E69E9">
            <w:pPr>
              <w:pStyle w:val="af7"/>
              <w:numPr>
                <w:ilvl w:val="0"/>
                <w:numId w:val="2"/>
              </w:numPr>
              <w:ind w:firstLineChars="0"/>
            </w:pPr>
            <w:r>
              <w:rPr>
                <w:rFonts w:hint="eastAsia"/>
              </w:rPr>
              <w:t>s</w:t>
            </w:r>
            <w:r>
              <w:t>erver</w:t>
            </w:r>
          </w:p>
          <w:p w14:paraId="58F5A276" w14:textId="77777777" w:rsidR="00161D94" w:rsidRDefault="00161D94" w:rsidP="003E69E9">
            <w:pPr>
              <w:pStyle w:val="af7"/>
              <w:numPr>
                <w:ilvl w:val="0"/>
                <w:numId w:val="2"/>
              </w:numPr>
              <w:ind w:firstLineChars="0"/>
            </w:pPr>
            <w:r>
              <w:rPr>
                <w:rFonts w:hint="eastAsia"/>
              </w:rPr>
              <w:t>v</w:t>
            </w:r>
            <w:r>
              <w:t>ersion</w:t>
            </w:r>
          </w:p>
          <w:p w14:paraId="62666DDE" w14:textId="77777777" w:rsidR="00161D94" w:rsidRDefault="00161D94" w:rsidP="003E69E9">
            <w:pPr>
              <w:pStyle w:val="af7"/>
              <w:numPr>
                <w:ilvl w:val="0"/>
                <w:numId w:val="2"/>
              </w:numPr>
              <w:ind w:firstLineChars="0"/>
            </w:pPr>
            <w:r>
              <w:rPr>
                <w:rFonts w:hint="eastAsia"/>
              </w:rPr>
              <w:t>c</w:t>
            </w:r>
            <w:r>
              <w:t>ounter</w:t>
            </w:r>
          </w:p>
          <w:p w14:paraId="0E91D829" w14:textId="77777777" w:rsidR="00161D94" w:rsidRDefault="00161D94" w:rsidP="003E69E9">
            <w:pPr>
              <w:pStyle w:val="af7"/>
              <w:numPr>
                <w:ilvl w:val="0"/>
                <w:numId w:val="2"/>
              </w:numPr>
              <w:ind w:firstLineChars="0"/>
            </w:pPr>
            <w:r>
              <w:rPr>
                <w:rFonts w:hint="eastAsia"/>
              </w:rPr>
              <w:t>e</w:t>
            </w:r>
            <w:r>
              <w:t>xternal</w:t>
            </w:r>
          </w:p>
          <w:p w14:paraId="0C1E4FB3" w14:textId="77777777" w:rsidR="00161D94" w:rsidRDefault="00161D94" w:rsidP="003E69E9">
            <w:r>
              <w:t>…</w:t>
            </w:r>
          </w:p>
        </w:tc>
        <w:tc>
          <w:tcPr>
            <w:tcW w:w="809" w:type="dxa"/>
            <w:shd w:val="clear" w:color="auto" w:fill="F2F2F2" w:themeFill="background1" w:themeFillShade="F2"/>
          </w:tcPr>
          <w:p w14:paraId="01E43F5A" w14:textId="77777777" w:rsidR="00161D94" w:rsidRDefault="00161D94" w:rsidP="003E69E9">
            <w:r>
              <w:rPr>
                <w:rFonts w:hint="eastAsia"/>
              </w:rPr>
              <w:t>i</w:t>
            </w:r>
            <w:r>
              <w:t>nt</w:t>
            </w:r>
          </w:p>
        </w:tc>
        <w:tc>
          <w:tcPr>
            <w:tcW w:w="2241" w:type="dxa"/>
            <w:gridSpan w:val="2"/>
            <w:vMerge w:val="restart"/>
            <w:shd w:val="clear" w:color="auto" w:fill="F2F2F2" w:themeFill="background1" w:themeFillShade="F2"/>
          </w:tcPr>
          <w:p w14:paraId="2C5F1173" w14:textId="77777777" w:rsidR="00161D94" w:rsidRDefault="00161D94" w:rsidP="003E69E9">
            <w:r>
              <w:rPr>
                <w:rFonts w:hint="eastAsia"/>
              </w:rPr>
              <w:t>该字段仅用于设备状态数据局部上报说明</w:t>
            </w:r>
            <w:r>
              <w:rPr>
                <w:rFonts w:hint="eastAsia"/>
              </w:rPr>
              <w:t xml:space="preserve"> </w:t>
            </w:r>
            <w:r>
              <w:rPr>
                <w:rFonts w:hint="eastAsia"/>
              </w:rPr>
              <w:t>无实际业务含义</w:t>
            </w:r>
          </w:p>
        </w:tc>
      </w:tr>
      <w:tr w:rsidR="00161D94" w14:paraId="16DDD19F" w14:textId="77777777">
        <w:trPr>
          <w:trHeight w:val="708"/>
        </w:trPr>
        <w:tc>
          <w:tcPr>
            <w:tcW w:w="1162" w:type="dxa"/>
            <w:vMerge/>
            <w:shd w:val="clear" w:color="auto" w:fill="F2F2F2" w:themeFill="background1" w:themeFillShade="F2"/>
          </w:tcPr>
          <w:p w14:paraId="1F22A9F1" w14:textId="77777777" w:rsidR="00161D94" w:rsidRDefault="00161D94" w:rsidP="003E69E9"/>
        </w:tc>
        <w:tc>
          <w:tcPr>
            <w:tcW w:w="1781" w:type="dxa"/>
            <w:vMerge/>
            <w:shd w:val="clear" w:color="auto" w:fill="F2F2F2" w:themeFill="background1" w:themeFillShade="F2"/>
          </w:tcPr>
          <w:p w14:paraId="0FDE3F19" w14:textId="77777777" w:rsidR="00161D94" w:rsidRDefault="00161D94" w:rsidP="003E69E9"/>
        </w:tc>
        <w:tc>
          <w:tcPr>
            <w:tcW w:w="2422" w:type="dxa"/>
            <w:shd w:val="clear" w:color="auto" w:fill="F2F2F2" w:themeFill="background1" w:themeFillShade="F2"/>
          </w:tcPr>
          <w:p w14:paraId="5C274C91" w14:textId="77777777" w:rsidR="00161D94" w:rsidRDefault="00161D94" w:rsidP="003E69E9">
            <w:r>
              <w:rPr>
                <w:rFonts w:hint="eastAsia"/>
              </w:rPr>
              <w:t>p</w:t>
            </w:r>
            <w:r>
              <w:t>art</w:t>
            </w:r>
          </w:p>
        </w:tc>
        <w:tc>
          <w:tcPr>
            <w:tcW w:w="1547" w:type="dxa"/>
            <w:shd w:val="clear" w:color="auto" w:fill="F2F2F2" w:themeFill="background1" w:themeFillShade="F2"/>
          </w:tcPr>
          <w:p w14:paraId="6AB13023" w14:textId="77777777" w:rsidR="00161D94" w:rsidRDefault="00161D94" w:rsidP="003E69E9">
            <w:r>
              <w:rPr>
                <w:rFonts w:hint="eastAsia"/>
              </w:rPr>
              <w:t>0</w:t>
            </w:r>
            <w:r>
              <w:t>-</w:t>
            </w:r>
            <w:r>
              <w:rPr>
                <w:rFonts w:hint="eastAsia"/>
              </w:rPr>
              <w:t>全量上报</w:t>
            </w:r>
          </w:p>
          <w:p w14:paraId="2A90AA46" w14:textId="77777777" w:rsidR="00161D94" w:rsidRDefault="00161D94" w:rsidP="003E69E9">
            <w:r>
              <w:rPr>
                <w:rFonts w:hint="eastAsia"/>
              </w:rPr>
              <w:t>1</w:t>
            </w:r>
            <w:r>
              <w:t>-</w:t>
            </w:r>
            <w:r>
              <w:rPr>
                <w:rFonts w:hint="eastAsia"/>
              </w:rPr>
              <w:t>局部上报</w:t>
            </w:r>
          </w:p>
        </w:tc>
        <w:tc>
          <w:tcPr>
            <w:tcW w:w="809" w:type="dxa"/>
            <w:shd w:val="clear" w:color="auto" w:fill="F2F2F2" w:themeFill="background1" w:themeFillShade="F2"/>
          </w:tcPr>
          <w:p w14:paraId="0AE10711" w14:textId="77777777" w:rsidR="00161D94" w:rsidRDefault="00161D94" w:rsidP="003E69E9">
            <w:r>
              <w:rPr>
                <w:rFonts w:hint="eastAsia"/>
              </w:rPr>
              <w:t>i</w:t>
            </w:r>
            <w:r>
              <w:t>nt</w:t>
            </w:r>
          </w:p>
        </w:tc>
        <w:tc>
          <w:tcPr>
            <w:tcW w:w="2241" w:type="dxa"/>
            <w:gridSpan w:val="2"/>
            <w:vMerge/>
            <w:shd w:val="clear" w:color="auto" w:fill="F2F2F2" w:themeFill="background1" w:themeFillShade="F2"/>
          </w:tcPr>
          <w:p w14:paraId="75D8BD29" w14:textId="77777777" w:rsidR="00161D94" w:rsidRDefault="00161D94" w:rsidP="003E69E9"/>
        </w:tc>
      </w:tr>
      <w:tr w:rsidR="00161D94" w14:paraId="7848EC05" w14:textId="77777777">
        <w:trPr>
          <w:trHeight w:val="708"/>
        </w:trPr>
        <w:tc>
          <w:tcPr>
            <w:tcW w:w="1162" w:type="dxa"/>
            <w:vMerge/>
            <w:shd w:val="clear" w:color="auto" w:fill="F2F2F2" w:themeFill="background1" w:themeFillShade="F2"/>
          </w:tcPr>
          <w:p w14:paraId="56BF80D3" w14:textId="77777777" w:rsidR="00161D94" w:rsidRDefault="00161D94" w:rsidP="003E69E9"/>
        </w:tc>
        <w:tc>
          <w:tcPr>
            <w:tcW w:w="1781" w:type="dxa"/>
            <w:vMerge/>
            <w:shd w:val="clear" w:color="auto" w:fill="F2F2F2" w:themeFill="background1" w:themeFillShade="F2"/>
          </w:tcPr>
          <w:p w14:paraId="0BBE041C" w14:textId="77777777" w:rsidR="00161D94" w:rsidRDefault="00161D94" w:rsidP="003E69E9"/>
        </w:tc>
        <w:tc>
          <w:tcPr>
            <w:tcW w:w="2422" w:type="dxa"/>
            <w:shd w:val="clear" w:color="auto" w:fill="F2F2F2" w:themeFill="background1" w:themeFillShade="F2"/>
          </w:tcPr>
          <w:p w14:paraId="13B05767" w14:textId="1532E71A" w:rsidR="00C703A6" w:rsidRDefault="00161D94" w:rsidP="003E69E9">
            <w:r>
              <w:t>sign</w:t>
            </w:r>
          </w:p>
          <w:p w14:paraId="43C68A8F" w14:textId="77777777" w:rsidR="00C703A6" w:rsidRPr="00C703A6" w:rsidRDefault="00C703A6" w:rsidP="003E69E9"/>
          <w:p w14:paraId="5037A1AC" w14:textId="77777777" w:rsidR="00C703A6" w:rsidRPr="00C703A6" w:rsidRDefault="00C703A6" w:rsidP="003E69E9"/>
          <w:p w14:paraId="60D905E8" w14:textId="77777777" w:rsidR="00C703A6" w:rsidRPr="00C703A6" w:rsidRDefault="00C703A6" w:rsidP="003E69E9"/>
          <w:p w14:paraId="5CD88199" w14:textId="0142202D" w:rsidR="00161D94" w:rsidRPr="00C703A6" w:rsidRDefault="00161D94" w:rsidP="003E69E9"/>
        </w:tc>
        <w:tc>
          <w:tcPr>
            <w:tcW w:w="1547" w:type="dxa"/>
            <w:shd w:val="clear" w:color="auto" w:fill="F2F2F2" w:themeFill="background1" w:themeFillShade="F2"/>
          </w:tcPr>
          <w:p w14:paraId="6F15CADB" w14:textId="77777777" w:rsidR="00161D94" w:rsidRDefault="00161D94" w:rsidP="003E69E9">
            <w:r>
              <w:rPr>
                <w:rFonts w:hint="eastAsia"/>
              </w:rPr>
              <w:t>签名值</w:t>
            </w:r>
            <w:r>
              <w:rPr>
                <w:rFonts w:hint="eastAsia"/>
              </w:rPr>
              <w:t>-</w:t>
            </w:r>
            <w:r>
              <w:rPr>
                <w:rFonts w:hint="eastAsia"/>
              </w:rPr>
              <w:t>用于验证基础器件状态的一致性根据</w:t>
            </w:r>
            <w:r>
              <w:rPr>
                <w:rFonts w:hint="eastAsia"/>
              </w:rPr>
              <w:t>ty</w:t>
            </w:r>
            <w:r>
              <w:t>pe</w:t>
            </w:r>
            <w:r>
              <w:rPr>
                <w:rFonts w:hint="eastAsia"/>
              </w:rPr>
              <w:t>类型值及</w:t>
            </w:r>
            <w:r>
              <w:rPr>
                <w:rFonts w:hint="eastAsia"/>
              </w:rPr>
              <w:t>par</w:t>
            </w:r>
            <w:r>
              <w:t>t</w:t>
            </w:r>
            <w:r>
              <w:rPr>
                <w:rFonts w:hint="eastAsia"/>
              </w:rPr>
              <w:t>值决定是否签名及签名结果</w:t>
            </w:r>
          </w:p>
        </w:tc>
        <w:tc>
          <w:tcPr>
            <w:tcW w:w="809" w:type="dxa"/>
            <w:shd w:val="clear" w:color="auto" w:fill="F2F2F2" w:themeFill="background1" w:themeFillShade="F2"/>
          </w:tcPr>
          <w:p w14:paraId="3214157E" w14:textId="77777777" w:rsidR="00161D94" w:rsidRDefault="00161D94" w:rsidP="003E69E9">
            <w:r>
              <w:rPr>
                <w:rFonts w:hint="eastAsia"/>
              </w:rPr>
              <w:t>Str</w:t>
            </w:r>
            <w:r>
              <w:t>ing</w:t>
            </w:r>
          </w:p>
        </w:tc>
        <w:tc>
          <w:tcPr>
            <w:tcW w:w="2241" w:type="dxa"/>
            <w:gridSpan w:val="2"/>
            <w:vMerge/>
            <w:shd w:val="clear" w:color="auto" w:fill="F2F2F2" w:themeFill="background1" w:themeFillShade="F2"/>
          </w:tcPr>
          <w:p w14:paraId="478945D6" w14:textId="77777777" w:rsidR="00161D94" w:rsidRDefault="00161D94" w:rsidP="003E69E9"/>
        </w:tc>
      </w:tr>
      <w:tr w:rsidR="00161D94" w14:paraId="0D31494A" w14:textId="77777777">
        <w:trPr>
          <w:trHeight w:val="257"/>
        </w:trPr>
        <w:tc>
          <w:tcPr>
            <w:tcW w:w="1162" w:type="dxa"/>
            <w:vMerge w:val="restart"/>
            <w:shd w:val="clear" w:color="auto" w:fill="F2F2F2" w:themeFill="background1" w:themeFillShade="F2"/>
          </w:tcPr>
          <w:p w14:paraId="20936E62" w14:textId="77777777" w:rsidR="00161D94" w:rsidRDefault="00161D94" w:rsidP="003E69E9">
            <w:r>
              <w:t>t</w:t>
            </w:r>
            <w:r>
              <w:rPr>
                <w:rFonts w:hint="eastAsia"/>
              </w:rPr>
              <w:t>ask</w:t>
            </w:r>
          </w:p>
          <w:p w14:paraId="52FE751A" w14:textId="77777777" w:rsidR="00161D94" w:rsidRDefault="00161D94" w:rsidP="003E69E9">
            <w:r>
              <w:rPr>
                <w:rFonts w:hint="eastAsia"/>
              </w:rPr>
              <w:t>任务类状态</w:t>
            </w:r>
          </w:p>
        </w:tc>
        <w:tc>
          <w:tcPr>
            <w:tcW w:w="1781" w:type="dxa"/>
            <w:vMerge w:val="restart"/>
            <w:shd w:val="clear" w:color="auto" w:fill="F2F2F2" w:themeFill="background1" w:themeFillShade="F2"/>
          </w:tcPr>
          <w:p w14:paraId="06DF3593" w14:textId="77777777" w:rsidR="00161D94" w:rsidRDefault="00161D94" w:rsidP="003E69E9">
            <w:r>
              <w:t>t</w:t>
            </w:r>
            <w:r>
              <w:rPr>
                <w:rFonts w:hint="eastAsia"/>
              </w:rPr>
              <w:t>ask</w:t>
            </w:r>
          </w:p>
          <w:p w14:paraId="3C16F4AF" w14:textId="77777777" w:rsidR="00161D94" w:rsidRDefault="00161D94" w:rsidP="003E69E9">
            <w:r>
              <w:rPr>
                <w:rFonts w:hint="eastAsia"/>
              </w:rPr>
              <w:t>任务类状态</w:t>
            </w:r>
          </w:p>
        </w:tc>
        <w:tc>
          <w:tcPr>
            <w:tcW w:w="2422" w:type="dxa"/>
            <w:shd w:val="clear" w:color="auto" w:fill="F2F2F2" w:themeFill="background1" w:themeFillShade="F2"/>
          </w:tcPr>
          <w:p w14:paraId="57B5C4D3" w14:textId="77777777" w:rsidR="00161D94" w:rsidRDefault="00161D94" w:rsidP="003E69E9">
            <w:r>
              <w:rPr>
                <w:rFonts w:hint="eastAsia"/>
              </w:rPr>
              <w:t>index</w:t>
            </w:r>
          </w:p>
        </w:tc>
        <w:tc>
          <w:tcPr>
            <w:tcW w:w="1547" w:type="dxa"/>
            <w:shd w:val="clear" w:color="auto" w:fill="F2F2F2" w:themeFill="background1" w:themeFillShade="F2"/>
          </w:tcPr>
          <w:p w14:paraId="734CB807" w14:textId="77777777" w:rsidR="00161D94" w:rsidRDefault="00161D94" w:rsidP="003E69E9">
            <w:r>
              <w:rPr>
                <w:rFonts w:hint="eastAsia"/>
              </w:rPr>
              <w:t>0-255</w:t>
            </w:r>
          </w:p>
        </w:tc>
        <w:tc>
          <w:tcPr>
            <w:tcW w:w="809" w:type="dxa"/>
            <w:shd w:val="clear" w:color="auto" w:fill="F2F2F2" w:themeFill="background1" w:themeFillShade="F2"/>
          </w:tcPr>
          <w:p w14:paraId="613CDB87" w14:textId="77777777" w:rsidR="00161D94" w:rsidRDefault="00161D94" w:rsidP="003E69E9">
            <w:r>
              <w:rPr>
                <w:rFonts w:hint="eastAsia"/>
              </w:rPr>
              <w:t>int</w:t>
            </w:r>
          </w:p>
        </w:tc>
        <w:tc>
          <w:tcPr>
            <w:tcW w:w="2241" w:type="dxa"/>
            <w:gridSpan w:val="2"/>
            <w:shd w:val="clear" w:color="auto" w:fill="F2F2F2" w:themeFill="background1" w:themeFillShade="F2"/>
          </w:tcPr>
          <w:p w14:paraId="76BEB4F6" w14:textId="77777777" w:rsidR="00161D94" w:rsidRDefault="00161D94" w:rsidP="003E69E9">
            <w:r>
              <w:rPr>
                <w:rFonts w:hint="eastAsia"/>
              </w:rPr>
              <w:t>编号</w:t>
            </w:r>
          </w:p>
        </w:tc>
      </w:tr>
      <w:tr w:rsidR="00161D94" w14:paraId="76AEAFC5" w14:textId="77777777">
        <w:trPr>
          <w:trHeight w:val="257"/>
        </w:trPr>
        <w:tc>
          <w:tcPr>
            <w:tcW w:w="1162" w:type="dxa"/>
            <w:vMerge/>
            <w:shd w:val="clear" w:color="auto" w:fill="F2F2F2" w:themeFill="background1" w:themeFillShade="F2"/>
          </w:tcPr>
          <w:p w14:paraId="36D5628B" w14:textId="77777777" w:rsidR="00161D94" w:rsidRDefault="00161D94" w:rsidP="003E69E9"/>
        </w:tc>
        <w:tc>
          <w:tcPr>
            <w:tcW w:w="1781" w:type="dxa"/>
            <w:vMerge/>
            <w:shd w:val="clear" w:color="auto" w:fill="F2F2F2" w:themeFill="background1" w:themeFillShade="F2"/>
          </w:tcPr>
          <w:p w14:paraId="33322CFD" w14:textId="77777777" w:rsidR="00161D94" w:rsidRDefault="00161D94" w:rsidP="003E69E9"/>
        </w:tc>
        <w:tc>
          <w:tcPr>
            <w:tcW w:w="2422" w:type="dxa"/>
            <w:shd w:val="clear" w:color="auto" w:fill="F2F2F2" w:themeFill="background1" w:themeFillShade="F2"/>
          </w:tcPr>
          <w:p w14:paraId="26F4AC1F" w14:textId="77777777" w:rsidR="00161D94" w:rsidRDefault="00161D94" w:rsidP="003E69E9">
            <w:r>
              <w:t>sy</w:t>
            </w:r>
            <w:r>
              <w:rPr>
                <w:rFonts w:hint="eastAsia"/>
              </w:rPr>
              <w:t>n</w:t>
            </w:r>
            <w:r>
              <w:t>cId</w:t>
            </w:r>
          </w:p>
        </w:tc>
        <w:tc>
          <w:tcPr>
            <w:tcW w:w="1547" w:type="dxa"/>
            <w:shd w:val="clear" w:color="auto" w:fill="F2F2F2" w:themeFill="background1" w:themeFillShade="F2"/>
          </w:tcPr>
          <w:p w14:paraId="137BDC4F" w14:textId="77777777" w:rsidR="00161D94" w:rsidRDefault="00161D94" w:rsidP="003E69E9"/>
        </w:tc>
        <w:tc>
          <w:tcPr>
            <w:tcW w:w="809" w:type="dxa"/>
            <w:shd w:val="clear" w:color="auto" w:fill="F2F2F2" w:themeFill="background1" w:themeFillShade="F2"/>
          </w:tcPr>
          <w:p w14:paraId="11BF7B46" w14:textId="77777777" w:rsidR="00161D94" w:rsidRDefault="00161D94" w:rsidP="003E69E9">
            <w:r>
              <w:t>int</w:t>
            </w:r>
          </w:p>
        </w:tc>
        <w:tc>
          <w:tcPr>
            <w:tcW w:w="2241" w:type="dxa"/>
            <w:gridSpan w:val="2"/>
            <w:shd w:val="clear" w:color="auto" w:fill="F2F2F2" w:themeFill="background1" w:themeFillShade="F2"/>
          </w:tcPr>
          <w:p w14:paraId="79E8E539" w14:textId="77777777" w:rsidR="00161D94" w:rsidRDefault="00161D94" w:rsidP="003E69E9">
            <w:r>
              <w:rPr>
                <w:rFonts w:hint="eastAsia"/>
              </w:rPr>
              <w:t>咖啡机任务状态</w:t>
            </w:r>
          </w:p>
        </w:tc>
      </w:tr>
      <w:tr w:rsidR="00161D94" w14:paraId="0B52140A" w14:textId="77777777">
        <w:trPr>
          <w:trHeight w:val="257"/>
        </w:trPr>
        <w:tc>
          <w:tcPr>
            <w:tcW w:w="1162" w:type="dxa"/>
            <w:vMerge/>
            <w:shd w:val="clear" w:color="auto" w:fill="F2F2F2" w:themeFill="background1" w:themeFillShade="F2"/>
          </w:tcPr>
          <w:p w14:paraId="269A0058" w14:textId="77777777" w:rsidR="00161D94" w:rsidRDefault="00161D94" w:rsidP="003E69E9"/>
        </w:tc>
        <w:tc>
          <w:tcPr>
            <w:tcW w:w="1781" w:type="dxa"/>
            <w:vMerge/>
            <w:shd w:val="clear" w:color="auto" w:fill="F2F2F2" w:themeFill="background1" w:themeFillShade="F2"/>
          </w:tcPr>
          <w:p w14:paraId="7D0BF978" w14:textId="77777777" w:rsidR="00161D94" w:rsidRDefault="00161D94" w:rsidP="003E69E9"/>
        </w:tc>
        <w:tc>
          <w:tcPr>
            <w:tcW w:w="2422" w:type="dxa"/>
            <w:shd w:val="clear" w:color="auto" w:fill="F2F2F2" w:themeFill="background1" w:themeFillShade="F2"/>
          </w:tcPr>
          <w:p w14:paraId="4F6E7810" w14:textId="77777777" w:rsidR="00161D94" w:rsidRDefault="00161D94" w:rsidP="003E69E9">
            <w:r>
              <w:rPr>
                <w:rFonts w:hint="eastAsia"/>
              </w:rPr>
              <w:t>pageId</w:t>
            </w:r>
          </w:p>
        </w:tc>
        <w:tc>
          <w:tcPr>
            <w:tcW w:w="1547" w:type="dxa"/>
            <w:shd w:val="clear" w:color="auto" w:fill="F2F2F2" w:themeFill="background1" w:themeFillShade="F2"/>
          </w:tcPr>
          <w:p w14:paraId="5C00E73C" w14:textId="77777777" w:rsidR="00161D94" w:rsidRDefault="00161D94" w:rsidP="003E69E9"/>
        </w:tc>
        <w:tc>
          <w:tcPr>
            <w:tcW w:w="809" w:type="dxa"/>
            <w:shd w:val="clear" w:color="auto" w:fill="F2F2F2" w:themeFill="background1" w:themeFillShade="F2"/>
          </w:tcPr>
          <w:p w14:paraId="29B3D871" w14:textId="77777777" w:rsidR="00161D94" w:rsidRDefault="00161D94" w:rsidP="003E69E9">
            <w:r>
              <w:rPr>
                <w:rFonts w:hint="eastAsia"/>
              </w:rPr>
              <w:t>i</w:t>
            </w:r>
            <w:r>
              <w:t>nt</w:t>
            </w:r>
          </w:p>
        </w:tc>
        <w:tc>
          <w:tcPr>
            <w:tcW w:w="2241" w:type="dxa"/>
            <w:gridSpan w:val="2"/>
            <w:shd w:val="clear" w:color="auto" w:fill="F2F2F2" w:themeFill="background1" w:themeFillShade="F2"/>
          </w:tcPr>
          <w:p w14:paraId="73833340" w14:textId="77777777" w:rsidR="00161D94" w:rsidRDefault="00161D94" w:rsidP="003E69E9">
            <w:r>
              <w:rPr>
                <w:rFonts w:hint="eastAsia"/>
              </w:rPr>
              <w:t>当前所在页面</w:t>
            </w:r>
          </w:p>
        </w:tc>
      </w:tr>
      <w:tr w:rsidR="00526A8B" w14:paraId="47F72782" w14:textId="77777777">
        <w:trPr>
          <w:trHeight w:val="257"/>
        </w:trPr>
        <w:tc>
          <w:tcPr>
            <w:tcW w:w="1162" w:type="dxa"/>
            <w:vMerge w:val="restart"/>
            <w:shd w:val="clear" w:color="auto" w:fill="F2F2F2" w:themeFill="background1" w:themeFillShade="F2"/>
          </w:tcPr>
          <w:p w14:paraId="66D78BC9" w14:textId="77777777" w:rsidR="00526A8B" w:rsidRDefault="00526A8B" w:rsidP="003E69E9">
            <w:r>
              <w:t>server</w:t>
            </w:r>
          </w:p>
          <w:p w14:paraId="761A9B26" w14:textId="77777777" w:rsidR="00526A8B" w:rsidRDefault="00526A8B" w:rsidP="003E69E9">
            <w:r>
              <w:rPr>
                <w:rFonts w:hint="eastAsia"/>
              </w:rPr>
              <w:t>服务状态</w:t>
            </w:r>
          </w:p>
        </w:tc>
        <w:tc>
          <w:tcPr>
            <w:tcW w:w="1781" w:type="dxa"/>
            <w:vMerge w:val="restart"/>
            <w:shd w:val="clear" w:color="auto" w:fill="F2F2F2" w:themeFill="background1" w:themeFillShade="F2"/>
          </w:tcPr>
          <w:p w14:paraId="75BEE7AE" w14:textId="77777777" w:rsidR="00526A8B" w:rsidRDefault="00526A8B" w:rsidP="003E69E9">
            <w:r>
              <w:t>server</w:t>
            </w:r>
          </w:p>
          <w:p w14:paraId="37CAE730" w14:textId="77777777" w:rsidR="00526A8B" w:rsidRDefault="00526A8B" w:rsidP="003E69E9">
            <w:pPr>
              <w:rPr>
                <w:strike/>
              </w:rPr>
            </w:pPr>
            <w:r>
              <w:rPr>
                <w:rFonts w:hint="eastAsia"/>
              </w:rPr>
              <w:t>服务状态</w:t>
            </w:r>
          </w:p>
        </w:tc>
        <w:tc>
          <w:tcPr>
            <w:tcW w:w="2422" w:type="dxa"/>
            <w:shd w:val="clear" w:color="auto" w:fill="F2F2F2" w:themeFill="background1" w:themeFillShade="F2"/>
          </w:tcPr>
          <w:p w14:paraId="7E13E258" w14:textId="77777777" w:rsidR="00526A8B" w:rsidRDefault="00526A8B" w:rsidP="003E69E9">
            <w:r>
              <w:rPr>
                <w:rFonts w:hint="eastAsia"/>
              </w:rPr>
              <w:t>index</w:t>
            </w:r>
          </w:p>
        </w:tc>
        <w:tc>
          <w:tcPr>
            <w:tcW w:w="1547" w:type="dxa"/>
            <w:shd w:val="clear" w:color="auto" w:fill="F2F2F2" w:themeFill="background1" w:themeFillShade="F2"/>
          </w:tcPr>
          <w:p w14:paraId="5BDF35DD" w14:textId="77777777" w:rsidR="00526A8B" w:rsidRDefault="00526A8B" w:rsidP="003E69E9">
            <w:r>
              <w:rPr>
                <w:rFonts w:hint="eastAsia"/>
              </w:rPr>
              <w:t>0-255</w:t>
            </w:r>
          </w:p>
        </w:tc>
        <w:tc>
          <w:tcPr>
            <w:tcW w:w="809" w:type="dxa"/>
            <w:shd w:val="clear" w:color="auto" w:fill="F2F2F2" w:themeFill="background1" w:themeFillShade="F2"/>
          </w:tcPr>
          <w:p w14:paraId="1D224EB5" w14:textId="77777777" w:rsidR="00526A8B" w:rsidRDefault="00526A8B" w:rsidP="003E69E9">
            <w:r>
              <w:rPr>
                <w:rFonts w:hint="eastAsia"/>
              </w:rPr>
              <w:t>int</w:t>
            </w:r>
          </w:p>
        </w:tc>
        <w:tc>
          <w:tcPr>
            <w:tcW w:w="2241" w:type="dxa"/>
            <w:gridSpan w:val="2"/>
            <w:shd w:val="clear" w:color="auto" w:fill="F2F2F2" w:themeFill="background1" w:themeFillShade="F2"/>
          </w:tcPr>
          <w:p w14:paraId="48322D0D" w14:textId="77777777" w:rsidR="00526A8B" w:rsidRDefault="00526A8B" w:rsidP="003E69E9">
            <w:r>
              <w:rPr>
                <w:rFonts w:hint="eastAsia"/>
              </w:rPr>
              <w:t>编号</w:t>
            </w:r>
          </w:p>
        </w:tc>
      </w:tr>
      <w:tr w:rsidR="00526A8B" w14:paraId="0BFD00B6" w14:textId="77777777">
        <w:trPr>
          <w:trHeight w:val="753"/>
        </w:trPr>
        <w:tc>
          <w:tcPr>
            <w:tcW w:w="1162" w:type="dxa"/>
            <w:vMerge/>
            <w:shd w:val="clear" w:color="auto" w:fill="F2F2F2" w:themeFill="background1" w:themeFillShade="F2"/>
          </w:tcPr>
          <w:p w14:paraId="6FB3939F" w14:textId="77777777" w:rsidR="00526A8B" w:rsidRDefault="00526A8B" w:rsidP="003E69E9"/>
        </w:tc>
        <w:tc>
          <w:tcPr>
            <w:tcW w:w="1781" w:type="dxa"/>
            <w:vMerge/>
            <w:shd w:val="clear" w:color="auto" w:fill="F2F2F2" w:themeFill="background1" w:themeFillShade="F2"/>
          </w:tcPr>
          <w:p w14:paraId="57331C18" w14:textId="77777777" w:rsidR="00526A8B" w:rsidRDefault="00526A8B" w:rsidP="003E69E9"/>
        </w:tc>
        <w:tc>
          <w:tcPr>
            <w:tcW w:w="2422" w:type="dxa"/>
            <w:shd w:val="clear" w:color="auto" w:fill="F2F2F2" w:themeFill="background1" w:themeFillShade="F2"/>
          </w:tcPr>
          <w:p w14:paraId="5EC99CC2" w14:textId="77777777" w:rsidR="00526A8B" w:rsidRDefault="00526A8B" w:rsidP="003E69E9">
            <w:pPr>
              <w:rPr>
                <w:rFonts w:ascii="黑体" w:eastAsia="黑体" w:hAnsi="黑体"/>
              </w:rPr>
            </w:pPr>
            <w:r>
              <w:rPr>
                <w:rFonts w:hint="eastAsia"/>
              </w:rPr>
              <w:t>need</w:t>
            </w:r>
            <w:r>
              <w:t>B</w:t>
            </w:r>
            <w:r>
              <w:rPr>
                <w:rFonts w:hint="eastAsia"/>
              </w:rPr>
              <w:t>ubbleCleaning</w:t>
            </w:r>
          </w:p>
        </w:tc>
        <w:tc>
          <w:tcPr>
            <w:tcW w:w="1547" w:type="dxa"/>
            <w:shd w:val="clear" w:color="auto" w:fill="F2F2F2" w:themeFill="background1" w:themeFillShade="F2"/>
          </w:tcPr>
          <w:p w14:paraId="778FA8B9" w14:textId="77777777" w:rsidR="00526A8B" w:rsidRDefault="00526A8B" w:rsidP="003E69E9">
            <w:r>
              <w:rPr>
                <w:rFonts w:hint="eastAsia"/>
              </w:rPr>
              <w:t>0</w:t>
            </w:r>
            <w:r>
              <w:t xml:space="preserve"> </w:t>
            </w:r>
            <w:r>
              <w:rPr>
                <w:rFonts w:hint="eastAsia"/>
              </w:rPr>
              <w:t>不需要</w:t>
            </w:r>
          </w:p>
          <w:p w14:paraId="5D48B0C6" w14:textId="77777777" w:rsidR="00526A8B" w:rsidRDefault="00526A8B" w:rsidP="003E69E9">
            <w:r>
              <w:rPr>
                <w:rFonts w:hint="eastAsia"/>
              </w:rPr>
              <w:t>1</w:t>
            </w:r>
            <w:r>
              <w:rPr>
                <w:rFonts w:hint="eastAsia"/>
              </w:rPr>
              <w:t>提醒</w:t>
            </w:r>
            <w:r>
              <w:rPr>
                <w:rFonts w:hint="eastAsia"/>
              </w:rPr>
              <w:t xml:space="preserve"> </w:t>
            </w:r>
          </w:p>
          <w:p w14:paraId="48B2879A" w14:textId="77777777" w:rsidR="00526A8B" w:rsidRDefault="00526A8B" w:rsidP="003E69E9">
            <w:r>
              <w:t xml:space="preserve">2 </w:t>
            </w:r>
            <w:r>
              <w:rPr>
                <w:rFonts w:hint="eastAsia"/>
              </w:rPr>
              <w:t>强制</w:t>
            </w:r>
            <w:r>
              <w:t xml:space="preserve"> </w:t>
            </w:r>
          </w:p>
        </w:tc>
        <w:tc>
          <w:tcPr>
            <w:tcW w:w="809" w:type="dxa"/>
            <w:shd w:val="clear" w:color="auto" w:fill="F2F2F2" w:themeFill="background1" w:themeFillShade="F2"/>
          </w:tcPr>
          <w:p w14:paraId="0408F976" w14:textId="77777777" w:rsidR="00526A8B" w:rsidRDefault="00526A8B" w:rsidP="003E69E9">
            <w:r>
              <w:rPr>
                <w:rFonts w:hint="eastAsia"/>
              </w:rPr>
              <w:t>i</w:t>
            </w:r>
            <w:r>
              <w:t>nt</w:t>
            </w:r>
          </w:p>
        </w:tc>
        <w:tc>
          <w:tcPr>
            <w:tcW w:w="2241" w:type="dxa"/>
            <w:gridSpan w:val="2"/>
            <w:shd w:val="clear" w:color="auto" w:fill="F2F2F2" w:themeFill="background1" w:themeFillShade="F2"/>
          </w:tcPr>
          <w:p w14:paraId="6756E786" w14:textId="77777777" w:rsidR="00526A8B" w:rsidRDefault="00526A8B" w:rsidP="003E69E9">
            <w:r>
              <w:rPr>
                <w:rFonts w:hint="eastAsia"/>
              </w:rPr>
              <w:t>冲泡器清洗片清洗状态</w:t>
            </w:r>
          </w:p>
        </w:tc>
      </w:tr>
      <w:tr w:rsidR="00526A8B" w14:paraId="053D3F43" w14:textId="77777777">
        <w:trPr>
          <w:trHeight w:val="753"/>
        </w:trPr>
        <w:tc>
          <w:tcPr>
            <w:tcW w:w="1162" w:type="dxa"/>
            <w:vMerge/>
            <w:shd w:val="clear" w:color="auto" w:fill="F2F2F2" w:themeFill="background1" w:themeFillShade="F2"/>
          </w:tcPr>
          <w:p w14:paraId="0410F15B" w14:textId="77777777" w:rsidR="00526A8B" w:rsidRDefault="00526A8B" w:rsidP="003E69E9"/>
        </w:tc>
        <w:tc>
          <w:tcPr>
            <w:tcW w:w="1781" w:type="dxa"/>
            <w:vMerge/>
            <w:shd w:val="clear" w:color="auto" w:fill="F2F2F2" w:themeFill="background1" w:themeFillShade="F2"/>
          </w:tcPr>
          <w:p w14:paraId="1907DC1E" w14:textId="77777777" w:rsidR="00526A8B" w:rsidRDefault="00526A8B" w:rsidP="003E69E9"/>
        </w:tc>
        <w:tc>
          <w:tcPr>
            <w:tcW w:w="2422" w:type="dxa"/>
            <w:shd w:val="clear" w:color="auto" w:fill="F2F2F2" w:themeFill="background1" w:themeFillShade="F2"/>
          </w:tcPr>
          <w:p w14:paraId="5D943D3E" w14:textId="77777777" w:rsidR="00526A8B" w:rsidRDefault="00526A8B" w:rsidP="003E69E9">
            <w:r>
              <w:rPr>
                <w:rFonts w:hint="eastAsia"/>
              </w:rPr>
              <w:t>need</w:t>
            </w:r>
            <w:r>
              <w:t>D</w:t>
            </w:r>
            <w:r>
              <w:rPr>
                <w:rFonts w:hint="eastAsia"/>
              </w:rPr>
              <w:t>escaling</w:t>
            </w:r>
          </w:p>
        </w:tc>
        <w:tc>
          <w:tcPr>
            <w:tcW w:w="1547" w:type="dxa"/>
            <w:shd w:val="clear" w:color="auto" w:fill="F2F2F2" w:themeFill="background1" w:themeFillShade="F2"/>
          </w:tcPr>
          <w:p w14:paraId="1AFE6544" w14:textId="77777777" w:rsidR="00526A8B" w:rsidRDefault="00526A8B" w:rsidP="003E69E9">
            <w:r>
              <w:rPr>
                <w:rFonts w:hint="eastAsia"/>
              </w:rPr>
              <w:t>0</w:t>
            </w:r>
            <w:r>
              <w:t xml:space="preserve"> </w:t>
            </w:r>
            <w:r>
              <w:rPr>
                <w:rFonts w:hint="eastAsia"/>
              </w:rPr>
              <w:t>不需要</w:t>
            </w:r>
          </w:p>
          <w:p w14:paraId="2C7FB134" w14:textId="77777777" w:rsidR="00526A8B" w:rsidRDefault="00526A8B" w:rsidP="003E69E9">
            <w:r>
              <w:rPr>
                <w:rFonts w:hint="eastAsia"/>
              </w:rPr>
              <w:t>1</w:t>
            </w:r>
            <w:r>
              <w:rPr>
                <w:rFonts w:hint="eastAsia"/>
              </w:rPr>
              <w:t>提醒</w:t>
            </w:r>
          </w:p>
          <w:p w14:paraId="39BDE704" w14:textId="77777777" w:rsidR="00526A8B" w:rsidRDefault="00526A8B" w:rsidP="003E69E9">
            <w:r>
              <w:rPr>
                <w:rFonts w:hint="eastAsia"/>
              </w:rPr>
              <w:t xml:space="preserve"> </w:t>
            </w:r>
            <w:r>
              <w:t xml:space="preserve">2 </w:t>
            </w:r>
            <w:r>
              <w:rPr>
                <w:rFonts w:hint="eastAsia"/>
              </w:rPr>
              <w:t>强制</w:t>
            </w:r>
          </w:p>
        </w:tc>
        <w:tc>
          <w:tcPr>
            <w:tcW w:w="809" w:type="dxa"/>
            <w:shd w:val="clear" w:color="auto" w:fill="F2F2F2" w:themeFill="background1" w:themeFillShade="F2"/>
          </w:tcPr>
          <w:p w14:paraId="45545719" w14:textId="77777777" w:rsidR="00526A8B" w:rsidRDefault="00526A8B" w:rsidP="003E69E9">
            <w:r>
              <w:rPr>
                <w:rFonts w:hint="eastAsia"/>
              </w:rPr>
              <w:t>i</w:t>
            </w:r>
            <w:r>
              <w:t>nt</w:t>
            </w:r>
          </w:p>
        </w:tc>
        <w:tc>
          <w:tcPr>
            <w:tcW w:w="2241" w:type="dxa"/>
            <w:gridSpan w:val="2"/>
            <w:shd w:val="clear" w:color="auto" w:fill="F2F2F2" w:themeFill="background1" w:themeFillShade="F2"/>
          </w:tcPr>
          <w:p w14:paraId="4F9E4155" w14:textId="77777777" w:rsidR="00526A8B" w:rsidRDefault="00526A8B" w:rsidP="003E69E9">
            <w:r>
              <w:rPr>
                <w:rFonts w:hint="eastAsia"/>
              </w:rPr>
              <w:t>除垢状态（适用于</w:t>
            </w:r>
            <w:r>
              <w:rPr>
                <w:rFonts w:hint="eastAsia"/>
              </w:rPr>
              <w:t>E</w:t>
            </w:r>
            <w:r>
              <w:t>2030</w:t>
            </w:r>
            <w:r>
              <w:rPr>
                <w:rFonts w:hint="eastAsia"/>
              </w:rPr>
              <w:t>）</w:t>
            </w:r>
          </w:p>
        </w:tc>
      </w:tr>
      <w:tr w:rsidR="00526A8B" w14:paraId="526C8662" w14:textId="77777777">
        <w:trPr>
          <w:trHeight w:val="753"/>
        </w:trPr>
        <w:tc>
          <w:tcPr>
            <w:tcW w:w="1162" w:type="dxa"/>
            <w:vMerge/>
            <w:shd w:val="clear" w:color="auto" w:fill="F2F2F2" w:themeFill="background1" w:themeFillShade="F2"/>
          </w:tcPr>
          <w:p w14:paraId="77539D93" w14:textId="77777777" w:rsidR="00526A8B" w:rsidRDefault="00526A8B" w:rsidP="003E69E9"/>
        </w:tc>
        <w:tc>
          <w:tcPr>
            <w:tcW w:w="1781" w:type="dxa"/>
            <w:vMerge w:val="restart"/>
            <w:shd w:val="clear" w:color="auto" w:fill="F2F2F2" w:themeFill="background1" w:themeFillShade="F2"/>
          </w:tcPr>
          <w:p w14:paraId="189DCBDC" w14:textId="77777777" w:rsidR="00526A8B" w:rsidRDefault="00526A8B" w:rsidP="003E69E9">
            <w:pPr>
              <w:rPr>
                <w:highlight w:val="yellow"/>
              </w:rPr>
            </w:pPr>
            <w:r>
              <w:rPr>
                <w:rFonts w:hint="eastAsia"/>
                <w:highlight w:val="yellow"/>
              </w:rPr>
              <w:t>hmi</w:t>
            </w:r>
          </w:p>
          <w:p w14:paraId="5DD0FCF9" w14:textId="78A27629" w:rsidR="00526A8B" w:rsidRDefault="00526A8B" w:rsidP="003E69E9">
            <w:r>
              <w:rPr>
                <w:rFonts w:hint="eastAsia"/>
                <w:highlight w:val="yellow"/>
              </w:rPr>
              <w:t>设备端的</w:t>
            </w:r>
            <w:r>
              <w:rPr>
                <w:rFonts w:hint="eastAsia"/>
                <w:highlight w:val="yellow"/>
              </w:rPr>
              <w:t xml:space="preserve">hmi </w:t>
            </w:r>
          </w:p>
        </w:tc>
        <w:tc>
          <w:tcPr>
            <w:tcW w:w="2422" w:type="dxa"/>
            <w:shd w:val="clear" w:color="auto" w:fill="F2F2F2" w:themeFill="background1" w:themeFillShade="F2"/>
          </w:tcPr>
          <w:p w14:paraId="3585BDF1" w14:textId="773055DE" w:rsidR="00526A8B" w:rsidRDefault="00526A8B" w:rsidP="003E69E9">
            <w:r>
              <w:rPr>
                <w:highlight w:val="yellow"/>
              </w:rPr>
              <w:t>index</w:t>
            </w:r>
          </w:p>
        </w:tc>
        <w:tc>
          <w:tcPr>
            <w:tcW w:w="1547" w:type="dxa"/>
            <w:shd w:val="clear" w:color="auto" w:fill="F2F2F2" w:themeFill="background1" w:themeFillShade="F2"/>
          </w:tcPr>
          <w:p w14:paraId="66D48617" w14:textId="0466B4F3" w:rsidR="00526A8B" w:rsidRDefault="00526A8B" w:rsidP="003E69E9">
            <w:r>
              <w:rPr>
                <w:rFonts w:hint="eastAsia"/>
                <w:highlight w:val="yellow"/>
              </w:rPr>
              <w:t>0-255</w:t>
            </w:r>
          </w:p>
        </w:tc>
        <w:tc>
          <w:tcPr>
            <w:tcW w:w="809" w:type="dxa"/>
            <w:shd w:val="clear" w:color="auto" w:fill="F2F2F2" w:themeFill="background1" w:themeFillShade="F2"/>
          </w:tcPr>
          <w:p w14:paraId="0228FB66" w14:textId="5807CF9B" w:rsidR="00526A8B" w:rsidRDefault="00526A8B" w:rsidP="003E69E9">
            <w:r>
              <w:rPr>
                <w:rFonts w:hint="eastAsia"/>
                <w:highlight w:val="yellow"/>
              </w:rPr>
              <w:t>int</w:t>
            </w:r>
          </w:p>
        </w:tc>
        <w:tc>
          <w:tcPr>
            <w:tcW w:w="2241" w:type="dxa"/>
            <w:gridSpan w:val="2"/>
            <w:shd w:val="clear" w:color="auto" w:fill="F2F2F2" w:themeFill="background1" w:themeFillShade="F2"/>
          </w:tcPr>
          <w:p w14:paraId="79411FC3" w14:textId="26BDFB99" w:rsidR="00526A8B" w:rsidRDefault="00526A8B" w:rsidP="003E69E9">
            <w:r>
              <w:rPr>
                <w:rFonts w:hint="eastAsia"/>
                <w:highlight w:val="yellow"/>
              </w:rPr>
              <w:t>编号</w:t>
            </w:r>
          </w:p>
        </w:tc>
      </w:tr>
      <w:tr w:rsidR="00526A8B" w14:paraId="6FF36643" w14:textId="77777777" w:rsidTr="00DA5356">
        <w:trPr>
          <w:trHeight w:val="753"/>
        </w:trPr>
        <w:tc>
          <w:tcPr>
            <w:tcW w:w="1162" w:type="dxa"/>
            <w:vMerge/>
            <w:shd w:val="clear" w:color="auto" w:fill="F2F2F2" w:themeFill="background1" w:themeFillShade="F2"/>
          </w:tcPr>
          <w:p w14:paraId="286C48D3" w14:textId="77777777" w:rsidR="00526A8B" w:rsidRDefault="00526A8B" w:rsidP="003E69E9"/>
        </w:tc>
        <w:tc>
          <w:tcPr>
            <w:tcW w:w="1781" w:type="dxa"/>
            <w:vMerge/>
            <w:shd w:val="clear" w:color="auto" w:fill="F2F2F2" w:themeFill="background1" w:themeFillShade="F2"/>
            <w:vAlign w:val="center"/>
          </w:tcPr>
          <w:p w14:paraId="5D329DB8" w14:textId="77777777" w:rsidR="00526A8B" w:rsidRDefault="00526A8B" w:rsidP="003E69E9"/>
        </w:tc>
        <w:tc>
          <w:tcPr>
            <w:tcW w:w="2422" w:type="dxa"/>
            <w:shd w:val="clear" w:color="auto" w:fill="F2F2F2" w:themeFill="background1" w:themeFillShade="F2"/>
          </w:tcPr>
          <w:p w14:paraId="79D9783A" w14:textId="35200CF2" w:rsidR="00526A8B" w:rsidRDefault="00526A8B" w:rsidP="003E69E9">
            <w:r>
              <w:rPr>
                <w:rFonts w:hint="eastAsia"/>
                <w:highlight w:val="yellow"/>
              </w:rPr>
              <w:t>ctrConnectionStatus</w:t>
            </w:r>
          </w:p>
        </w:tc>
        <w:tc>
          <w:tcPr>
            <w:tcW w:w="1547" w:type="dxa"/>
            <w:shd w:val="clear" w:color="auto" w:fill="F2F2F2" w:themeFill="background1" w:themeFillShade="F2"/>
          </w:tcPr>
          <w:p w14:paraId="1AA7E387" w14:textId="77777777" w:rsidR="00526A8B" w:rsidRDefault="00526A8B" w:rsidP="003E69E9">
            <w:pPr>
              <w:rPr>
                <w:highlight w:val="yellow"/>
              </w:rPr>
            </w:pPr>
            <w:r>
              <w:rPr>
                <w:rFonts w:hint="eastAsia"/>
                <w:highlight w:val="yellow"/>
              </w:rPr>
              <w:t xml:space="preserve">0 </w:t>
            </w:r>
            <w:r>
              <w:rPr>
                <w:rFonts w:hint="eastAsia"/>
                <w:highlight w:val="yellow"/>
              </w:rPr>
              <w:t>正常</w:t>
            </w:r>
          </w:p>
          <w:p w14:paraId="26E647DA" w14:textId="35D07182" w:rsidR="00526A8B" w:rsidRDefault="00526A8B" w:rsidP="003E69E9">
            <w:r>
              <w:rPr>
                <w:rFonts w:hint="eastAsia"/>
                <w:highlight w:val="yellow"/>
              </w:rPr>
              <w:t xml:space="preserve">1 </w:t>
            </w:r>
            <w:r>
              <w:rPr>
                <w:rFonts w:hint="eastAsia"/>
                <w:highlight w:val="yellow"/>
              </w:rPr>
              <w:t>通信异常</w:t>
            </w:r>
          </w:p>
        </w:tc>
        <w:tc>
          <w:tcPr>
            <w:tcW w:w="809" w:type="dxa"/>
            <w:shd w:val="clear" w:color="auto" w:fill="F2F2F2" w:themeFill="background1" w:themeFillShade="F2"/>
          </w:tcPr>
          <w:p w14:paraId="6B5F368E" w14:textId="34A4A1CF" w:rsidR="00526A8B" w:rsidRDefault="00526A8B" w:rsidP="003E69E9">
            <w:r>
              <w:rPr>
                <w:rFonts w:hint="eastAsia"/>
                <w:highlight w:val="yellow"/>
              </w:rPr>
              <w:t>int</w:t>
            </w:r>
          </w:p>
        </w:tc>
        <w:tc>
          <w:tcPr>
            <w:tcW w:w="2241" w:type="dxa"/>
            <w:gridSpan w:val="2"/>
            <w:shd w:val="clear" w:color="auto" w:fill="F2F2F2" w:themeFill="background1" w:themeFillShade="F2"/>
          </w:tcPr>
          <w:p w14:paraId="3EBCE6EA" w14:textId="77F64E51" w:rsidR="00526A8B" w:rsidRDefault="00526A8B" w:rsidP="003E69E9">
            <w:r>
              <w:rPr>
                <w:rFonts w:hint="eastAsia"/>
                <w:highlight w:val="yellow"/>
              </w:rPr>
              <w:t>通信异常</w:t>
            </w:r>
          </w:p>
        </w:tc>
      </w:tr>
      <w:tr w:rsidR="00526A8B" w14:paraId="2B8C8640" w14:textId="77777777" w:rsidTr="00DA5356">
        <w:trPr>
          <w:trHeight w:val="753"/>
        </w:trPr>
        <w:tc>
          <w:tcPr>
            <w:tcW w:w="1162" w:type="dxa"/>
            <w:vMerge/>
            <w:shd w:val="clear" w:color="auto" w:fill="F2F2F2" w:themeFill="background1" w:themeFillShade="F2"/>
          </w:tcPr>
          <w:p w14:paraId="31FFAA51" w14:textId="77777777" w:rsidR="00526A8B" w:rsidRDefault="00526A8B" w:rsidP="003E69E9"/>
        </w:tc>
        <w:tc>
          <w:tcPr>
            <w:tcW w:w="1781" w:type="dxa"/>
            <w:vMerge/>
            <w:shd w:val="clear" w:color="auto" w:fill="F2F2F2" w:themeFill="background1" w:themeFillShade="F2"/>
            <w:vAlign w:val="center"/>
          </w:tcPr>
          <w:p w14:paraId="3835AA36" w14:textId="77777777" w:rsidR="00526A8B" w:rsidRDefault="00526A8B" w:rsidP="003E69E9"/>
        </w:tc>
        <w:tc>
          <w:tcPr>
            <w:tcW w:w="2422" w:type="dxa"/>
            <w:shd w:val="clear" w:color="auto" w:fill="F2F2F2" w:themeFill="background1" w:themeFillShade="F2"/>
          </w:tcPr>
          <w:p w14:paraId="7DCFA9B6" w14:textId="108B7393" w:rsidR="00526A8B" w:rsidRDefault="00526A8B" w:rsidP="003E69E9">
            <w:pPr>
              <w:rPr>
                <w:rFonts w:ascii="黑体" w:eastAsia="黑体" w:hAnsi="黑体"/>
                <w:highlight w:val="yellow"/>
              </w:rPr>
            </w:pPr>
            <w:r>
              <w:t>grinder</w:t>
            </w:r>
            <w:r>
              <w:rPr>
                <w:rFonts w:hint="eastAsia"/>
              </w:rPr>
              <w:t>A</w:t>
            </w:r>
            <w:r w:rsidRPr="00555981">
              <w:t>djustmentStatus</w:t>
            </w:r>
          </w:p>
        </w:tc>
        <w:tc>
          <w:tcPr>
            <w:tcW w:w="1547" w:type="dxa"/>
            <w:shd w:val="clear" w:color="auto" w:fill="F2F2F2" w:themeFill="background1" w:themeFillShade="F2"/>
          </w:tcPr>
          <w:p w14:paraId="39525BEE" w14:textId="77777777" w:rsidR="00526A8B" w:rsidRDefault="00526A8B" w:rsidP="003E69E9">
            <w:pPr>
              <w:rPr>
                <w:highlight w:val="yellow"/>
              </w:rPr>
            </w:pPr>
            <w:r>
              <w:rPr>
                <w:rFonts w:hint="eastAsia"/>
                <w:highlight w:val="yellow"/>
              </w:rPr>
              <w:t>0</w:t>
            </w:r>
            <w:r>
              <w:rPr>
                <w:highlight w:val="yellow"/>
              </w:rPr>
              <w:t xml:space="preserve"> </w:t>
            </w:r>
            <w:r>
              <w:rPr>
                <w:rFonts w:hint="eastAsia"/>
                <w:highlight w:val="yellow"/>
              </w:rPr>
              <w:t>正常</w:t>
            </w:r>
          </w:p>
          <w:p w14:paraId="22AEB1FD" w14:textId="5391AACC" w:rsidR="00526A8B" w:rsidRDefault="00526A8B" w:rsidP="003E69E9">
            <w:pPr>
              <w:rPr>
                <w:highlight w:val="yellow"/>
              </w:rPr>
            </w:pPr>
            <w:r>
              <w:rPr>
                <w:rFonts w:hint="eastAsia"/>
                <w:highlight w:val="yellow"/>
              </w:rPr>
              <w:t>1</w:t>
            </w:r>
            <w:r>
              <w:rPr>
                <w:highlight w:val="yellow"/>
              </w:rPr>
              <w:t xml:space="preserve"> </w:t>
            </w:r>
            <w:r>
              <w:rPr>
                <w:rFonts w:hint="eastAsia"/>
                <w:highlight w:val="yellow"/>
              </w:rPr>
              <w:t>磨豆校准提醒</w:t>
            </w:r>
          </w:p>
        </w:tc>
        <w:tc>
          <w:tcPr>
            <w:tcW w:w="809" w:type="dxa"/>
            <w:shd w:val="clear" w:color="auto" w:fill="F2F2F2" w:themeFill="background1" w:themeFillShade="F2"/>
          </w:tcPr>
          <w:p w14:paraId="22EF0EF4" w14:textId="109EECAE" w:rsidR="00526A8B" w:rsidRDefault="00526A8B" w:rsidP="003E69E9">
            <w:pPr>
              <w:rPr>
                <w:highlight w:val="yellow"/>
              </w:rPr>
            </w:pPr>
            <w:r>
              <w:rPr>
                <w:highlight w:val="yellow"/>
              </w:rPr>
              <w:t>i</w:t>
            </w:r>
            <w:r>
              <w:rPr>
                <w:rFonts w:hint="eastAsia"/>
                <w:highlight w:val="yellow"/>
              </w:rPr>
              <w:t>nt</w:t>
            </w:r>
          </w:p>
        </w:tc>
        <w:tc>
          <w:tcPr>
            <w:tcW w:w="2241" w:type="dxa"/>
            <w:gridSpan w:val="2"/>
            <w:shd w:val="clear" w:color="auto" w:fill="F2F2F2" w:themeFill="background1" w:themeFillShade="F2"/>
          </w:tcPr>
          <w:p w14:paraId="481D6A87" w14:textId="2647305B" w:rsidR="00526A8B" w:rsidRDefault="00526A8B" w:rsidP="003E69E9">
            <w:pPr>
              <w:rPr>
                <w:highlight w:val="yellow"/>
              </w:rPr>
            </w:pPr>
            <w:r>
              <w:rPr>
                <w:rFonts w:hint="eastAsia"/>
                <w:highlight w:val="yellow"/>
              </w:rPr>
              <w:t>磨豆校准提醒</w:t>
            </w:r>
          </w:p>
        </w:tc>
      </w:tr>
      <w:tr w:rsidR="00253968" w14:paraId="277A8DF9" w14:textId="77777777">
        <w:trPr>
          <w:trHeight w:val="257"/>
        </w:trPr>
        <w:tc>
          <w:tcPr>
            <w:tcW w:w="1162" w:type="dxa"/>
            <w:vMerge w:val="restart"/>
            <w:shd w:val="clear" w:color="auto" w:fill="F2F2F2" w:themeFill="background1" w:themeFillShade="F2"/>
          </w:tcPr>
          <w:p w14:paraId="19B0979A" w14:textId="77777777" w:rsidR="00253968" w:rsidRDefault="00253968" w:rsidP="003E69E9">
            <w:r>
              <w:rPr>
                <w:rFonts w:hint="eastAsia"/>
              </w:rPr>
              <w:t>ver</w:t>
            </w:r>
            <w:r>
              <w:t>sion</w:t>
            </w:r>
          </w:p>
          <w:p w14:paraId="26B4B382" w14:textId="77777777" w:rsidR="00253968" w:rsidRDefault="00253968" w:rsidP="003E69E9">
            <w:r>
              <w:rPr>
                <w:rFonts w:hint="eastAsia"/>
              </w:rPr>
              <w:t>版本信息</w:t>
            </w:r>
          </w:p>
        </w:tc>
        <w:tc>
          <w:tcPr>
            <w:tcW w:w="1781" w:type="dxa"/>
            <w:vMerge w:val="restart"/>
            <w:shd w:val="clear" w:color="auto" w:fill="F2F2F2" w:themeFill="background1" w:themeFillShade="F2"/>
          </w:tcPr>
          <w:p w14:paraId="7D573D6B" w14:textId="77777777" w:rsidR="00253968" w:rsidRDefault="00253968" w:rsidP="003E69E9">
            <w:r>
              <w:rPr>
                <w:rFonts w:hint="eastAsia"/>
              </w:rPr>
              <w:t>v</w:t>
            </w:r>
            <w:r>
              <w:t>ersion</w:t>
            </w:r>
          </w:p>
          <w:p w14:paraId="16DC1EBF" w14:textId="77777777" w:rsidR="00253968" w:rsidRDefault="00253968" w:rsidP="003E69E9">
            <w:r>
              <w:rPr>
                <w:rFonts w:hint="eastAsia"/>
              </w:rPr>
              <w:t>版本信息</w:t>
            </w:r>
          </w:p>
        </w:tc>
        <w:tc>
          <w:tcPr>
            <w:tcW w:w="2422" w:type="dxa"/>
            <w:shd w:val="clear" w:color="auto" w:fill="F2F2F2" w:themeFill="background1" w:themeFillShade="F2"/>
          </w:tcPr>
          <w:p w14:paraId="15943605" w14:textId="77777777" w:rsidR="00253968" w:rsidRDefault="00253968" w:rsidP="003E69E9">
            <w:r>
              <w:rPr>
                <w:rFonts w:hint="eastAsia"/>
              </w:rPr>
              <w:t>index</w:t>
            </w:r>
          </w:p>
        </w:tc>
        <w:tc>
          <w:tcPr>
            <w:tcW w:w="1547" w:type="dxa"/>
            <w:shd w:val="clear" w:color="auto" w:fill="F2F2F2" w:themeFill="background1" w:themeFillShade="F2"/>
          </w:tcPr>
          <w:p w14:paraId="71E90CDE" w14:textId="77777777" w:rsidR="00253968" w:rsidRDefault="00253968" w:rsidP="003E69E9">
            <w:r>
              <w:rPr>
                <w:rFonts w:hint="eastAsia"/>
              </w:rPr>
              <w:t>0-255</w:t>
            </w:r>
          </w:p>
        </w:tc>
        <w:tc>
          <w:tcPr>
            <w:tcW w:w="809" w:type="dxa"/>
            <w:shd w:val="clear" w:color="auto" w:fill="F2F2F2" w:themeFill="background1" w:themeFillShade="F2"/>
          </w:tcPr>
          <w:p w14:paraId="149FA38D" w14:textId="77777777" w:rsidR="00253968" w:rsidRDefault="00253968" w:rsidP="003E69E9">
            <w:r>
              <w:rPr>
                <w:rFonts w:hint="eastAsia"/>
              </w:rPr>
              <w:t>int</w:t>
            </w:r>
          </w:p>
        </w:tc>
        <w:tc>
          <w:tcPr>
            <w:tcW w:w="2241" w:type="dxa"/>
            <w:gridSpan w:val="2"/>
            <w:shd w:val="clear" w:color="auto" w:fill="F2F2F2" w:themeFill="background1" w:themeFillShade="F2"/>
          </w:tcPr>
          <w:p w14:paraId="4B521849" w14:textId="77777777" w:rsidR="00253968" w:rsidRDefault="00253968" w:rsidP="003E69E9">
            <w:r>
              <w:rPr>
                <w:rFonts w:hint="eastAsia"/>
              </w:rPr>
              <w:t>编号</w:t>
            </w:r>
          </w:p>
        </w:tc>
      </w:tr>
      <w:tr w:rsidR="00253968" w14:paraId="41B4F609" w14:textId="77777777">
        <w:trPr>
          <w:trHeight w:val="257"/>
        </w:trPr>
        <w:tc>
          <w:tcPr>
            <w:tcW w:w="1162" w:type="dxa"/>
            <w:vMerge/>
            <w:shd w:val="clear" w:color="auto" w:fill="F2F2F2" w:themeFill="background1" w:themeFillShade="F2"/>
          </w:tcPr>
          <w:p w14:paraId="23A5610D" w14:textId="77777777" w:rsidR="00253968" w:rsidRDefault="00253968" w:rsidP="003E69E9"/>
        </w:tc>
        <w:tc>
          <w:tcPr>
            <w:tcW w:w="1781" w:type="dxa"/>
            <w:vMerge/>
            <w:shd w:val="clear" w:color="auto" w:fill="F2F2F2" w:themeFill="background1" w:themeFillShade="F2"/>
          </w:tcPr>
          <w:p w14:paraId="1A88F02A" w14:textId="77777777" w:rsidR="00253968" w:rsidRDefault="00253968" w:rsidP="003E69E9"/>
        </w:tc>
        <w:tc>
          <w:tcPr>
            <w:tcW w:w="2422" w:type="dxa"/>
            <w:shd w:val="clear" w:color="auto" w:fill="F2F2F2" w:themeFill="background1" w:themeFillShade="F2"/>
          </w:tcPr>
          <w:p w14:paraId="127236D4" w14:textId="77777777" w:rsidR="00253968" w:rsidRDefault="00253968" w:rsidP="003E69E9">
            <w:r>
              <w:t>versionName</w:t>
            </w:r>
          </w:p>
        </w:tc>
        <w:tc>
          <w:tcPr>
            <w:tcW w:w="1547" w:type="dxa"/>
            <w:shd w:val="clear" w:color="auto" w:fill="F2F2F2" w:themeFill="background1" w:themeFillShade="F2"/>
          </w:tcPr>
          <w:p w14:paraId="42AE2600" w14:textId="77777777" w:rsidR="00253968" w:rsidRDefault="00253968" w:rsidP="003E69E9">
            <w:r>
              <w:rPr>
                <w:rFonts w:hint="eastAsia"/>
              </w:rPr>
              <w:t>HMI Name</w:t>
            </w:r>
          </w:p>
        </w:tc>
        <w:tc>
          <w:tcPr>
            <w:tcW w:w="809" w:type="dxa"/>
            <w:shd w:val="clear" w:color="auto" w:fill="F2F2F2" w:themeFill="background1" w:themeFillShade="F2"/>
          </w:tcPr>
          <w:p w14:paraId="2DF4B6AD" w14:textId="77777777" w:rsidR="00253968" w:rsidRDefault="00253968" w:rsidP="003E69E9">
            <w:r>
              <w:rPr>
                <w:rFonts w:hint="eastAsia"/>
              </w:rPr>
              <w:t>String</w:t>
            </w:r>
          </w:p>
        </w:tc>
        <w:tc>
          <w:tcPr>
            <w:tcW w:w="2241" w:type="dxa"/>
            <w:gridSpan w:val="2"/>
            <w:shd w:val="clear" w:color="auto" w:fill="F2F2F2" w:themeFill="background1" w:themeFillShade="F2"/>
          </w:tcPr>
          <w:p w14:paraId="2010DB2C" w14:textId="77777777" w:rsidR="00253968" w:rsidRDefault="00253968" w:rsidP="003E69E9">
            <w:r>
              <w:rPr>
                <w:rFonts w:hint="eastAsia"/>
              </w:rPr>
              <w:t xml:space="preserve">HMI </w:t>
            </w:r>
            <w:r>
              <w:rPr>
                <w:rFonts w:hint="eastAsia"/>
              </w:rPr>
              <w:t>编号名称</w:t>
            </w:r>
          </w:p>
        </w:tc>
      </w:tr>
      <w:tr w:rsidR="00253968" w14:paraId="14B916CA" w14:textId="77777777">
        <w:trPr>
          <w:trHeight w:val="257"/>
        </w:trPr>
        <w:tc>
          <w:tcPr>
            <w:tcW w:w="1162" w:type="dxa"/>
            <w:vMerge/>
            <w:shd w:val="clear" w:color="auto" w:fill="F2F2F2" w:themeFill="background1" w:themeFillShade="F2"/>
          </w:tcPr>
          <w:p w14:paraId="564F82F2" w14:textId="77777777" w:rsidR="00253968" w:rsidRDefault="00253968" w:rsidP="003E69E9"/>
        </w:tc>
        <w:tc>
          <w:tcPr>
            <w:tcW w:w="1781" w:type="dxa"/>
            <w:vMerge/>
            <w:shd w:val="clear" w:color="auto" w:fill="F2F2F2" w:themeFill="background1" w:themeFillShade="F2"/>
          </w:tcPr>
          <w:p w14:paraId="435F6949" w14:textId="77777777" w:rsidR="00253968" w:rsidRDefault="00253968" w:rsidP="003E69E9"/>
        </w:tc>
        <w:tc>
          <w:tcPr>
            <w:tcW w:w="2422" w:type="dxa"/>
            <w:shd w:val="clear" w:color="auto" w:fill="F2F2F2" w:themeFill="background1" w:themeFillShade="F2"/>
          </w:tcPr>
          <w:p w14:paraId="3E56FA86" w14:textId="77777777" w:rsidR="00253968" w:rsidRDefault="00253968" w:rsidP="003E69E9">
            <w:r>
              <w:t>versionCode</w:t>
            </w:r>
          </w:p>
        </w:tc>
        <w:tc>
          <w:tcPr>
            <w:tcW w:w="1547" w:type="dxa"/>
            <w:shd w:val="clear" w:color="auto" w:fill="F2F2F2" w:themeFill="background1" w:themeFillShade="F2"/>
          </w:tcPr>
          <w:p w14:paraId="29D5BAD3" w14:textId="77777777" w:rsidR="00253968" w:rsidRDefault="00253968" w:rsidP="003E69E9">
            <w:r>
              <w:rPr>
                <w:rFonts w:hint="eastAsia"/>
              </w:rPr>
              <w:t>HMI Code</w:t>
            </w:r>
          </w:p>
        </w:tc>
        <w:tc>
          <w:tcPr>
            <w:tcW w:w="809" w:type="dxa"/>
            <w:shd w:val="clear" w:color="auto" w:fill="F2F2F2" w:themeFill="background1" w:themeFillShade="F2"/>
          </w:tcPr>
          <w:p w14:paraId="076D09D2" w14:textId="77777777" w:rsidR="00253968" w:rsidRDefault="00253968" w:rsidP="003E69E9">
            <w:r>
              <w:rPr>
                <w:rFonts w:hint="eastAsia"/>
              </w:rPr>
              <w:t>int</w:t>
            </w:r>
          </w:p>
        </w:tc>
        <w:tc>
          <w:tcPr>
            <w:tcW w:w="2241" w:type="dxa"/>
            <w:gridSpan w:val="2"/>
            <w:shd w:val="clear" w:color="auto" w:fill="F2F2F2" w:themeFill="background1" w:themeFillShade="F2"/>
          </w:tcPr>
          <w:p w14:paraId="7D1E769B" w14:textId="77777777" w:rsidR="00253968" w:rsidRDefault="00253968" w:rsidP="003E69E9">
            <w:r>
              <w:rPr>
                <w:rFonts w:hint="eastAsia"/>
              </w:rPr>
              <w:t>HMI</w:t>
            </w:r>
            <w:r>
              <w:rPr>
                <w:rFonts w:hint="eastAsia"/>
              </w:rPr>
              <w:t>编号</w:t>
            </w:r>
            <w:r>
              <w:rPr>
                <w:rFonts w:hint="eastAsia"/>
              </w:rPr>
              <w:t>Code</w:t>
            </w:r>
          </w:p>
        </w:tc>
      </w:tr>
      <w:tr w:rsidR="00253968" w14:paraId="29C713EC" w14:textId="77777777">
        <w:trPr>
          <w:trHeight w:val="257"/>
        </w:trPr>
        <w:tc>
          <w:tcPr>
            <w:tcW w:w="1162" w:type="dxa"/>
            <w:vMerge/>
            <w:shd w:val="clear" w:color="auto" w:fill="F2F2F2" w:themeFill="background1" w:themeFillShade="F2"/>
          </w:tcPr>
          <w:p w14:paraId="1BAC0E3D" w14:textId="77777777" w:rsidR="00253968" w:rsidRDefault="00253968" w:rsidP="003E69E9"/>
        </w:tc>
        <w:tc>
          <w:tcPr>
            <w:tcW w:w="1781" w:type="dxa"/>
            <w:vMerge/>
            <w:shd w:val="clear" w:color="auto" w:fill="F2F2F2" w:themeFill="background1" w:themeFillShade="F2"/>
          </w:tcPr>
          <w:p w14:paraId="32AAFF3F" w14:textId="77777777" w:rsidR="00253968" w:rsidRDefault="00253968" w:rsidP="003E69E9"/>
        </w:tc>
        <w:tc>
          <w:tcPr>
            <w:tcW w:w="2422" w:type="dxa"/>
            <w:shd w:val="clear" w:color="auto" w:fill="F2F2F2" w:themeFill="background1" w:themeFillShade="F2"/>
          </w:tcPr>
          <w:p w14:paraId="650ED97E" w14:textId="77777777" w:rsidR="00253968" w:rsidRDefault="00253968" w:rsidP="003E69E9">
            <w:r>
              <w:t>ctrVersion</w:t>
            </w:r>
          </w:p>
        </w:tc>
        <w:tc>
          <w:tcPr>
            <w:tcW w:w="1547" w:type="dxa"/>
            <w:shd w:val="clear" w:color="auto" w:fill="F2F2F2" w:themeFill="background1" w:themeFillShade="F2"/>
          </w:tcPr>
          <w:p w14:paraId="05BAAD2A" w14:textId="77777777" w:rsidR="00253968" w:rsidRDefault="00253968" w:rsidP="003E69E9">
            <w:r>
              <w:rPr>
                <w:rFonts w:hint="eastAsia"/>
              </w:rPr>
              <w:t>CTR Name</w:t>
            </w:r>
          </w:p>
        </w:tc>
        <w:tc>
          <w:tcPr>
            <w:tcW w:w="809" w:type="dxa"/>
            <w:shd w:val="clear" w:color="auto" w:fill="F2F2F2" w:themeFill="background1" w:themeFillShade="F2"/>
          </w:tcPr>
          <w:p w14:paraId="6591D76F" w14:textId="77777777" w:rsidR="00253968" w:rsidRDefault="00253968" w:rsidP="003E69E9">
            <w:r>
              <w:rPr>
                <w:rFonts w:hint="eastAsia"/>
              </w:rPr>
              <w:t>String</w:t>
            </w:r>
          </w:p>
        </w:tc>
        <w:tc>
          <w:tcPr>
            <w:tcW w:w="2241" w:type="dxa"/>
            <w:gridSpan w:val="2"/>
            <w:shd w:val="clear" w:color="auto" w:fill="F2F2F2" w:themeFill="background1" w:themeFillShade="F2"/>
          </w:tcPr>
          <w:p w14:paraId="2702997D" w14:textId="77777777" w:rsidR="00253968" w:rsidRDefault="00253968" w:rsidP="003E69E9"/>
        </w:tc>
      </w:tr>
      <w:tr w:rsidR="00253968" w14:paraId="3D1119A5" w14:textId="77777777">
        <w:trPr>
          <w:trHeight w:val="257"/>
        </w:trPr>
        <w:tc>
          <w:tcPr>
            <w:tcW w:w="1162" w:type="dxa"/>
            <w:vMerge/>
            <w:shd w:val="clear" w:color="auto" w:fill="F2F2F2" w:themeFill="background1" w:themeFillShade="F2"/>
          </w:tcPr>
          <w:p w14:paraId="55541176" w14:textId="77777777" w:rsidR="00253968" w:rsidRDefault="00253968" w:rsidP="003E69E9"/>
        </w:tc>
        <w:tc>
          <w:tcPr>
            <w:tcW w:w="1781" w:type="dxa"/>
            <w:vMerge/>
            <w:shd w:val="clear" w:color="auto" w:fill="F2F2F2" w:themeFill="background1" w:themeFillShade="F2"/>
          </w:tcPr>
          <w:p w14:paraId="152EB5B6" w14:textId="77777777" w:rsidR="00253968" w:rsidRDefault="00253968" w:rsidP="003E69E9"/>
        </w:tc>
        <w:tc>
          <w:tcPr>
            <w:tcW w:w="2422" w:type="dxa"/>
            <w:shd w:val="clear" w:color="auto" w:fill="F2F2F2" w:themeFill="background1" w:themeFillShade="F2"/>
          </w:tcPr>
          <w:p w14:paraId="3BFDB26D" w14:textId="77777777" w:rsidR="00253968" w:rsidRDefault="00253968" w:rsidP="003E69E9">
            <w:r>
              <w:t>ctrCode</w:t>
            </w:r>
          </w:p>
        </w:tc>
        <w:tc>
          <w:tcPr>
            <w:tcW w:w="1547" w:type="dxa"/>
            <w:shd w:val="clear" w:color="auto" w:fill="F2F2F2" w:themeFill="background1" w:themeFillShade="F2"/>
          </w:tcPr>
          <w:p w14:paraId="0EB2D8FE" w14:textId="77777777" w:rsidR="00253968" w:rsidRDefault="00253968" w:rsidP="003E69E9">
            <w:r>
              <w:rPr>
                <w:rFonts w:hint="eastAsia"/>
              </w:rPr>
              <w:t>CTR Code</w:t>
            </w:r>
          </w:p>
        </w:tc>
        <w:tc>
          <w:tcPr>
            <w:tcW w:w="809" w:type="dxa"/>
            <w:shd w:val="clear" w:color="auto" w:fill="F2F2F2" w:themeFill="background1" w:themeFillShade="F2"/>
          </w:tcPr>
          <w:p w14:paraId="7E3B3022" w14:textId="77777777" w:rsidR="00253968" w:rsidRDefault="00253968" w:rsidP="003E69E9">
            <w:r>
              <w:rPr>
                <w:rFonts w:hint="eastAsia"/>
              </w:rPr>
              <w:t>String</w:t>
            </w:r>
          </w:p>
        </w:tc>
        <w:tc>
          <w:tcPr>
            <w:tcW w:w="2241" w:type="dxa"/>
            <w:gridSpan w:val="2"/>
            <w:shd w:val="clear" w:color="auto" w:fill="F2F2F2" w:themeFill="background1" w:themeFillShade="F2"/>
          </w:tcPr>
          <w:p w14:paraId="3FB27A78" w14:textId="77777777" w:rsidR="00253968" w:rsidRDefault="00253968" w:rsidP="003E69E9"/>
        </w:tc>
      </w:tr>
      <w:tr w:rsidR="00253968" w14:paraId="32BF60BD" w14:textId="77777777">
        <w:trPr>
          <w:trHeight w:val="504"/>
        </w:trPr>
        <w:tc>
          <w:tcPr>
            <w:tcW w:w="1162" w:type="dxa"/>
            <w:vMerge/>
            <w:shd w:val="clear" w:color="auto" w:fill="F2F2F2" w:themeFill="background1" w:themeFillShade="F2"/>
          </w:tcPr>
          <w:p w14:paraId="5411B6CB" w14:textId="77777777" w:rsidR="00253968" w:rsidRDefault="00253968" w:rsidP="003E69E9"/>
        </w:tc>
        <w:tc>
          <w:tcPr>
            <w:tcW w:w="1781" w:type="dxa"/>
            <w:vMerge/>
            <w:shd w:val="clear" w:color="auto" w:fill="F2F2F2" w:themeFill="background1" w:themeFillShade="F2"/>
          </w:tcPr>
          <w:p w14:paraId="469E5A25" w14:textId="77777777" w:rsidR="00253968" w:rsidRDefault="00253968" w:rsidP="003E69E9"/>
        </w:tc>
        <w:tc>
          <w:tcPr>
            <w:tcW w:w="2422" w:type="dxa"/>
            <w:shd w:val="clear" w:color="auto" w:fill="F2F2F2" w:themeFill="background1" w:themeFillShade="F2"/>
          </w:tcPr>
          <w:p w14:paraId="43F51376" w14:textId="77777777" w:rsidR="00253968" w:rsidRDefault="00253968" w:rsidP="003E69E9">
            <w:r>
              <w:rPr>
                <w:rFonts w:hint="eastAsia"/>
              </w:rPr>
              <w:t>deviceRegion</w:t>
            </w:r>
          </w:p>
        </w:tc>
        <w:tc>
          <w:tcPr>
            <w:tcW w:w="1547" w:type="dxa"/>
            <w:shd w:val="clear" w:color="auto" w:fill="F2F2F2" w:themeFill="background1" w:themeFillShade="F2"/>
          </w:tcPr>
          <w:p w14:paraId="2BF85D6D" w14:textId="77777777" w:rsidR="00253968" w:rsidRDefault="00253968" w:rsidP="003E69E9">
            <w:r>
              <w:rPr>
                <w:rFonts w:hint="eastAsia"/>
              </w:rPr>
              <w:t>设备标定区域</w:t>
            </w:r>
          </w:p>
        </w:tc>
        <w:tc>
          <w:tcPr>
            <w:tcW w:w="809" w:type="dxa"/>
            <w:shd w:val="clear" w:color="auto" w:fill="F2F2F2" w:themeFill="background1" w:themeFillShade="F2"/>
          </w:tcPr>
          <w:p w14:paraId="7224E3FB" w14:textId="77777777" w:rsidR="00253968" w:rsidRDefault="00253968" w:rsidP="003E69E9">
            <w:r>
              <w:rPr>
                <w:rFonts w:hint="eastAsia"/>
              </w:rPr>
              <w:t>String</w:t>
            </w:r>
          </w:p>
        </w:tc>
        <w:tc>
          <w:tcPr>
            <w:tcW w:w="2241" w:type="dxa"/>
            <w:gridSpan w:val="2"/>
            <w:shd w:val="clear" w:color="auto" w:fill="F2F2F2" w:themeFill="background1" w:themeFillShade="F2"/>
          </w:tcPr>
          <w:p w14:paraId="0C4AF5AB" w14:textId="77777777" w:rsidR="00253968" w:rsidRDefault="00253968" w:rsidP="003E69E9">
            <w:r>
              <w:rPr>
                <w:rFonts w:hint="eastAsia"/>
              </w:rPr>
              <w:t>例如</w:t>
            </w:r>
            <w:r>
              <w:rPr>
                <w:rFonts w:hint="eastAsia"/>
              </w:rPr>
              <w:t>:CN</w:t>
            </w:r>
            <w:r>
              <w:rPr>
                <w:rFonts w:hint="eastAsia"/>
              </w:rPr>
              <w:t>、</w:t>
            </w:r>
            <w:r>
              <w:rPr>
                <w:rFonts w:hint="eastAsia"/>
              </w:rPr>
              <w:t>EU</w:t>
            </w:r>
          </w:p>
        </w:tc>
      </w:tr>
      <w:tr w:rsidR="00253968" w14:paraId="62CC79D0" w14:textId="77777777">
        <w:trPr>
          <w:trHeight w:val="504"/>
        </w:trPr>
        <w:tc>
          <w:tcPr>
            <w:tcW w:w="1162" w:type="dxa"/>
            <w:vMerge/>
            <w:shd w:val="clear" w:color="auto" w:fill="F2F2F2" w:themeFill="background1" w:themeFillShade="F2"/>
          </w:tcPr>
          <w:p w14:paraId="72EEEE4D" w14:textId="77777777" w:rsidR="00253968" w:rsidRDefault="00253968" w:rsidP="003E69E9"/>
        </w:tc>
        <w:tc>
          <w:tcPr>
            <w:tcW w:w="1781" w:type="dxa"/>
            <w:vMerge/>
            <w:shd w:val="clear" w:color="auto" w:fill="F2F2F2" w:themeFill="background1" w:themeFillShade="F2"/>
          </w:tcPr>
          <w:p w14:paraId="5338F04A" w14:textId="77777777" w:rsidR="00253968" w:rsidRDefault="00253968" w:rsidP="003E69E9"/>
        </w:tc>
        <w:tc>
          <w:tcPr>
            <w:tcW w:w="2422" w:type="dxa"/>
            <w:shd w:val="clear" w:color="auto" w:fill="F2F2F2" w:themeFill="background1" w:themeFillShade="F2"/>
          </w:tcPr>
          <w:p w14:paraId="4A672B83" w14:textId="77777777" w:rsidR="00253968" w:rsidRDefault="00253968" w:rsidP="003E69E9">
            <w:r>
              <w:rPr>
                <w:rFonts w:hint="eastAsia"/>
              </w:rPr>
              <w:t>iotFunctionVersion</w:t>
            </w:r>
          </w:p>
        </w:tc>
        <w:tc>
          <w:tcPr>
            <w:tcW w:w="1547" w:type="dxa"/>
            <w:shd w:val="clear" w:color="auto" w:fill="F2F2F2" w:themeFill="background1" w:themeFillShade="F2"/>
          </w:tcPr>
          <w:p w14:paraId="72FD1841" w14:textId="77777777" w:rsidR="00253968" w:rsidRDefault="00253968" w:rsidP="003E69E9">
            <w:r>
              <w:rPr>
                <w:rFonts w:hint="eastAsia"/>
              </w:rPr>
              <w:t>IoT</w:t>
            </w:r>
            <w:r>
              <w:rPr>
                <w:rFonts w:hint="eastAsia"/>
              </w:rPr>
              <w:t>功能主版本号</w:t>
            </w:r>
          </w:p>
        </w:tc>
        <w:tc>
          <w:tcPr>
            <w:tcW w:w="809" w:type="dxa"/>
            <w:shd w:val="clear" w:color="auto" w:fill="F2F2F2" w:themeFill="background1" w:themeFillShade="F2"/>
          </w:tcPr>
          <w:p w14:paraId="72986361" w14:textId="77777777" w:rsidR="00253968" w:rsidRDefault="00253968" w:rsidP="003E69E9">
            <w:r>
              <w:rPr>
                <w:rFonts w:hint="eastAsia"/>
              </w:rPr>
              <w:t>String(16)</w:t>
            </w:r>
          </w:p>
        </w:tc>
        <w:tc>
          <w:tcPr>
            <w:tcW w:w="2241" w:type="dxa"/>
            <w:gridSpan w:val="2"/>
            <w:shd w:val="clear" w:color="auto" w:fill="F2F2F2" w:themeFill="background1" w:themeFillShade="F2"/>
          </w:tcPr>
          <w:p w14:paraId="5B29847C" w14:textId="77777777" w:rsidR="00253968" w:rsidRDefault="00253968" w:rsidP="003E69E9">
            <w:r>
              <w:rPr>
                <w:rFonts w:hint="eastAsia"/>
              </w:rPr>
              <w:t>Apk</w:t>
            </w:r>
            <w:r>
              <w:rPr>
                <w:rFonts w:hint="eastAsia"/>
              </w:rPr>
              <w:t>代码中带的版本号</w:t>
            </w:r>
          </w:p>
        </w:tc>
      </w:tr>
      <w:tr w:rsidR="00253968" w14:paraId="0C750980" w14:textId="77777777">
        <w:trPr>
          <w:trHeight w:val="753"/>
        </w:trPr>
        <w:tc>
          <w:tcPr>
            <w:tcW w:w="1162" w:type="dxa"/>
            <w:vMerge/>
            <w:shd w:val="clear" w:color="auto" w:fill="F2F2F2" w:themeFill="background1" w:themeFillShade="F2"/>
          </w:tcPr>
          <w:p w14:paraId="596A0890" w14:textId="77777777" w:rsidR="00253968" w:rsidRDefault="00253968" w:rsidP="003E69E9"/>
        </w:tc>
        <w:tc>
          <w:tcPr>
            <w:tcW w:w="1781" w:type="dxa"/>
            <w:vMerge/>
            <w:shd w:val="clear" w:color="auto" w:fill="F2F2F2" w:themeFill="background1" w:themeFillShade="F2"/>
          </w:tcPr>
          <w:p w14:paraId="53D75AA5" w14:textId="77777777" w:rsidR="00253968" w:rsidRDefault="00253968" w:rsidP="003E69E9"/>
        </w:tc>
        <w:tc>
          <w:tcPr>
            <w:tcW w:w="2422" w:type="dxa"/>
            <w:shd w:val="clear" w:color="auto" w:fill="F2F2F2" w:themeFill="background1" w:themeFillShade="F2"/>
          </w:tcPr>
          <w:p w14:paraId="07BD6016" w14:textId="77777777" w:rsidR="00253968" w:rsidRDefault="00253968" w:rsidP="003E69E9">
            <w:r>
              <w:rPr>
                <w:rFonts w:hint="eastAsia"/>
              </w:rPr>
              <w:t>iotConfigFunctionVersion</w:t>
            </w:r>
          </w:p>
        </w:tc>
        <w:tc>
          <w:tcPr>
            <w:tcW w:w="1547" w:type="dxa"/>
            <w:shd w:val="clear" w:color="auto" w:fill="F2F2F2" w:themeFill="background1" w:themeFillShade="F2"/>
          </w:tcPr>
          <w:p w14:paraId="071BCDF0" w14:textId="77777777" w:rsidR="00253968" w:rsidRDefault="00253968" w:rsidP="003E69E9">
            <w:r>
              <w:rPr>
                <w:rFonts w:hint="eastAsia"/>
              </w:rPr>
              <w:t>IoT</w:t>
            </w:r>
            <w:r>
              <w:rPr>
                <w:rFonts w:hint="eastAsia"/>
              </w:rPr>
              <w:t>功能配置版本号</w:t>
            </w:r>
          </w:p>
        </w:tc>
        <w:tc>
          <w:tcPr>
            <w:tcW w:w="809" w:type="dxa"/>
            <w:shd w:val="clear" w:color="auto" w:fill="F2F2F2" w:themeFill="background1" w:themeFillShade="F2"/>
          </w:tcPr>
          <w:p w14:paraId="50B82E87" w14:textId="77777777" w:rsidR="00253968" w:rsidRDefault="00253968" w:rsidP="003E69E9">
            <w:r>
              <w:rPr>
                <w:rFonts w:hint="eastAsia"/>
              </w:rPr>
              <w:t>String(16)</w:t>
            </w:r>
          </w:p>
        </w:tc>
        <w:tc>
          <w:tcPr>
            <w:tcW w:w="2241" w:type="dxa"/>
            <w:gridSpan w:val="2"/>
            <w:shd w:val="clear" w:color="auto" w:fill="F2F2F2" w:themeFill="background1" w:themeFillShade="F2"/>
          </w:tcPr>
          <w:p w14:paraId="44DDCFAD" w14:textId="77777777" w:rsidR="00253968" w:rsidRDefault="00253968" w:rsidP="003E69E9">
            <w:r>
              <w:rPr>
                <w:rFonts w:hint="eastAsia"/>
              </w:rPr>
              <w:t>标定中带的版本号</w:t>
            </w:r>
          </w:p>
        </w:tc>
      </w:tr>
      <w:tr w:rsidR="00253968" w14:paraId="60D4AEA4" w14:textId="77777777">
        <w:trPr>
          <w:trHeight w:val="753"/>
        </w:trPr>
        <w:tc>
          <w:tcPr>
            <w:tcW w:w="1162" w:type="dxa"/>
            <w:vMerge/>
            <w:shd w:val="clear" w:color="auto" w:fill="F2F2F2" w:themeFill="background1" w:themeFillShade="F2"/>
          </w:tcPr>
          <w:p w14:paraId="00FA2B53" w14:textId="77777777" w:rsidR="00253968" w:rsidRDefault="00253968" w:rsidP="003E69E9"/>
        </w:tc>
        <w:tc>
          <w:tcPr>
            <w:tcW w:w="1781" w:type="dxa"/>
            <w:vMerge/>
            <w:shd w:val="clear" w:color="auto" w:fill="F2F2F2" w:themeFill="background1" w:themeFillShade="F2"/>
          </w:tcPr>
          <w:p w14:paraId="185CCEFE" w14:textId="77777777" w:rsidR="00253968" w:rsidRDefault="00253968" w:rsidP="003E69E9"/>
        </w:tc>
        <w:tc>
          <w:tcPr>
            <w:tcW w:w="2422" w:type="dxa"/>
            <w:shd w:val="clear" w:color="auto" w:fill="F2F2F2" w:themeFill="background1" w:themeFillShade="F2"/>
          </w:tcPr>
          <w:p w14:paraId="3B7DB6D3" w14:textId="77777777" w:rsidR="00253968" w:rsidRDefault="00253968" w:rsidP="003E69E9">
            <w:r>
              <w:rPr>
                <w:highlight w:val="yellow"/>
              </w:rPr>
              <w:t>isOutFactory</w:t>
            </w:r>
          </w:p>
        </w:tc>
        <w:tc>
          <w:tcPr>
            <w:tcW w:w="1547" w:type="dxa"/>
            <w:shd w:val="clear" w:color="auto" w:fill="F2F2F2" w:themeFill="background1" w:themeFillShade="F2"/>
          </w:tcPr>
          <w:p w14:paraId="60DB85BE" w14:textId="77777777" w:rsidR="00253968" w:rsidRDefault="00253968" w:rsidP="003E69E9">
            <w:r>
              <w:rPr>
                <w:rFonts w:hint="eastAsia"/>
                <w:highlight w:val="yellow"/>
              </w:rPr>
              <w:t>是否出厂</w:t>
            </w:r>
          </w:p>
        </w:tc>
        <w:tc>
          <w:tcPr>
            <w:tcW w:w="809" w:type="dxa"/>
            <w:shd w:val="clear" w:color="auto" w:fill="F2F2F2" w:themeFill="background1" w:themeFillShade="F2"/>
          </w:tcPr>
          <w:p w14:paraId="60A6BE4F" w14:textId="77777777" w:rsidR="00253968" w:rsidRDefault="00253968" w:rsidP="003E69E9">
            <w:r>
              <w:rPr>
                <w:rFonts w:hint="eastAsia"/>
                <w:highlight w:val="yellow"/>
              </w:rPr>
              <w:t>int</w:t>
            </w:r>
          </w:p>
        </w:tc>
        <w:tc>
          <w:tcPr>
            <w:tcW w:w="2241" w:type="dxa"/>
            <w:gridSpan w:val="2"/>
            <w:shd w:val="clear" w:color="auto" w:fill="F2F2F2" w:themeFill="background1" w:themeFillShade="F2"/>
          </w:tcPr>
          <w:p w14:paraId="77DFD94D" w14:textId="77777777" w:rsidR="00253968" w:rsidRDefault="00253968" w:rsidP="003E69E9">
            <w:pPr>
              <w:rPr>
                <w:highlight w:val="yellow"/>
              </w:rPr>
            </w:pPr>
            <w:r>
              <w:rPr>
                <w:highlight w:val="yellow"/>
              </w:rPr>
              <w:t xml:space="preserve">0 - </w:t>
            </w:r>
            <w:r>
              <w:rPr>
                <w:rFonts w:hint="eastAsia"/>
                <w:highlight w:val="yellow"/>
              </w:rPr>
              <w:t>否</w:t>
            </w:r>
          </w:p>
          <w:p w14:paraId="61A061CC" w14:textId="77777777" w:rsidR="00253968" w:rsidRDefault="00253968" w:rsidP="003E69E9">
            <w:r>
              <w:rPr>
                <w:highlight w:val="yellow"/>
              </w:rPr>
              <w:t xml:space="preserve">1 - </w:t>
            </w:r>
            <w:r>
              <w:rPr>
                <w:rFonts w:hint="eastAsia"/>
                <w:highlight w:val="yellow"/>
              </w:rPr>
              <w:t>是</w:t>
            </w:r>
          </w:p>
        </w:tc>
      </w:tr>
      <w:tr w:rsidR="00253968" w14:paraId="06F2C664" w14:textId="77777777">
        <w:trPr>
          <w:trHeight w:val="753"/>
        </w:trPr>
        <w:tc>
          <w:tcPr>
            <w:tcW w:w="1162" w:type="dxa"/>
            <w:vMerge/>
            <w:shd w:val="clear" w:color="auto" w:fill="F2F2F2" w:themeFill="background1" w:themeFillShade="F2"/>
          </w:tcPr>
          <w:p w14:paraId="5A3CBA1F" w14:textId="77777777" w:rsidR="00253968" w:rsidRDefault="00253968" w:rsidP="003E69E9"/>
        </w:tc>
        <w:tc>
          <w:tcPr>
            <w:tcW w:w="1781" w:type="dxa"/>
            <w:vMerge/>
            <w:shd w:val="clear" w:color="auto" w:fill="F2F2F2" w:themeFill="background1" w:themeFillShade="F2"/>
          </w:tcPr>
          <w:p w14:paraId="66BD0A5B" w14:textId="77777777" w:rsidR="00253968" w:rsidRDefault="00253968" w:rsidP="003E69E9"/>
        </w:tc>
        <w:tc>
          <w:tcPr>
            <w:tcW w:w="2422" w:type="dxa"/>
            <w:shd w:val="clear" w:color="auto" w:fill="F2F2F2" w:themeFill="background1" w:themeFillShade="F2"/>
          </w:tcPr>
          <w:p w14:paraId="7D432FC1" w14:textId="77777777" w:rsidR="00253968" w:rsidRDefault="00253968" w:rsidP="003E69E9">
            <w:pPr>
              <w:rPr>
                <w:highlight w:val="yellow"/>
              </w:rPr>
            </w:pPr>
            <w:r>
              <w:rPr>
                <w:rFonts w:hint="eastAsia"/>
                <w:highlight w:val="yellow"/>
              </w:rPr>
              <w:t>osVersion</w:t>
            </w:r>
          </w:p>
        </w:tc>
        <w:tc>
          <w:tcPr>
            <w:tcW w:w="1547" w:type="dxa"/>
            <w:shd w:val="clear" w:color="auto" w:fill="F2F2F2" w:themeFill="background1" w:themeFillShade="F2"/>
          </w:tcPr>
          <w:p w14:paraId="158BF222" w14:textId="77777777" w:rsidR="00253968" w:rsidRDefault="00253968" w:rsidP="003E69E9">
            <w:pPr>
              <w:rPr>
                <w:highlight w:val="yellow"/>
              </w:rPr>
            </w:pPr>
            <w:r>
              <w:rPr>
                <w:rFonts w:hint="eastAsia"/>
                <w:highlight w:val="yellow"/>
              </w:rPr>
              <w:t>系统版本号</w:t>
            </w:r>
          </w:p>
        </w:tc>
        <w:tc>
          <w:tcPr>
            <w:tcW w:w="809" w:type="dxa"/>
            <w:shd w:val="clear" w:color="auto" w:fill="F2F2F2" w:themeFill="background1" w:themeFillShade="F2"/>
          </w:tcPr>
          <w:p w14:paraId="34D4AEEF" w14:textId="77777777" w:rsidR="00253968" w:rsidRDefault="00253968" w:rsidP="003E69E9">
            <w:pPr>
              <w:rPr>
                <w:highlight w:val="yellow"/>
              </w:rPr>
            </w:pPr>
            <w:r>
              <w:rPr>
                <w:rFonts w:hint="eastAsia"/>
                <w:highlight w:val="yellow"/>
              </w:rPr>
              <w:t>String</w:t>
            </w:r>
          </w:p>
        </w:tc>
        <w:tc>
          <w:tcPr>
            <w:tcW w:w="2241" w:type="dxa"/>
            <w:gridSpan w:val="2"/>
            <w:shd w:val="clear" w:color="auto" w:fill="F2F2F2" w:themeFill="background1" w:themeFillShade="F2"/>
          </w:tcPr>
          <w:p w14:paraId="5E47E395" w14:textId="77777777" w:rsidR="00253968" w:rsidRDefault="00253968" w:rsidP="003E69E9">
            <w:pPr>
              <w:rPr>
                <w:highlight w:val="yellow"/>
              </w:rPr>
            </w:pPr>
            <w:r>
              <w:rPr>
                <w:rFonts w:hint="eastAsia"/>
                <w:highlight w:val="yellow"/>
              </w:rPr>
              <w:t>系统版本号</w:t>
            </w:r>
          </w:p>
        </w:tc>
      </w:tr>
      <w:tr w:rsidR="00253968" w14:paraId="4CA821DC" w14:textId="77777777">
        <w:trPr>
          <w:trHeight w:val="753"/>
        </w:trPr>
        <w:tc>
          <w:tcPr>
            <w:tcW w:w="1162" w:type="dxa"/>
            <w:vMerge/>
            <w:shd w:val="clear" w:color="auto" w:fill="F2F2F2" w:themeFill="background1" w:themeFillShade="F2"/>
          </w:tcPr>
          <w:p w14:paraId="2AB19616" w14:textId="77777777" w:rsidR="00253968" w:rsidRDefault="00253968" w:rsidP="003E69E9"/>
        </w:tc>
        <w:tc>
          <w:tcPr>
            <w:tcW w:w="1781" w:type="dxa"/>
            <w:vMerge/>
            <w:shd w:val="clear" w:color="auto" w:fill="F2F2F2" w:themeFill="background1" w:themeFillShade="F2"/>
          </w:tcPr>
          <w:p w14:paraId="79D7A6D3" w14:textId="77777777" w:rsidR="00253968" w:rsidRDefault="00253968" w:rsidP="003E69E9"/>
        </w:tc>
        <w:tc>
          <w:tcPr>
            <w:tcW w:w="2422" w:type="dxa"/>
            <w:shd w:val="clear" w:color="auto" w:fill="F2F2F2" w:themeFill="background1" w:themeFillShade="F2"/>
          </w:tcPr>
          <w:p w14:paraId="6127EEE0" w14:textId="77777777" w:rsidR="00253968" w:rsidRDefault="00253968" w:rsidP="003E69E9">
            <w:pPr>
              <w:rPr>
                <w:highlight w:val="yellow"/>
              </w:rPr>
            </w:pPr>
            <w:r>
              <w:rPr>
                <w:highlight w:val="yellow"/>
              </w:rPr>
              <w:t>calibrationVersion</w:t>
            </w:r>
          </w:p>
        </w:tc>
        <w:tc>
          <w:tcPr>
            <w:tcW w:w="1547" w:type="dxa"/>
            <w:shd w:val="clear" w:color="auto" w:fill="F2F2F2" w:themeFill="background1" w:themeFillShade="F2"/>
          </w:tcPr>
          <w:p w14:paraId="5403FBE3" w14:textId="77777777" w:rsidR="00253968" w:rsidRDefault="00253968" w:rsidP="003E69E9">
            <w:pPr>
              <w:rPr>
                <w:rFonts w:ascii="黑体" w:eastAsia="黑体" w:hAnsi="黑体"/>
                <w:highlight w:val="yellow"/>
              </w:rPr>
            </w:pPr>
            <w:r>
              <w:rPr>
                <w:rFonts w:hint="eastAsia"/>
                <w:highlight w:val="yellow"/>
              </w:rPr>
              <w:t>标定版本号</w:t>
            </w:r>
          </w:p>
        </w:tc>
        <w:tc>
          <w:tcPr>
            <w:tcW w:w="809" w:type="dxa"/>
            <w:shd w:val="clear" w:color="auto" w:fill="F2F2F2" w:themeFill="background1" w:themeFillShade="F2"/>
          </w:tcPr>
          <w:p w14:paraId="37E31E9D" w14:textId="77777777" w:rsidR="00253968" w:rsidRDefault="00253968" w:rsidP="003E69E9">
            <w:pPr>
              <w:rPr>
                <w:rFonts w:ascii="黑体" w:eastAsia="黑体" w:hAnsi="黑体"/>
                <w:highlight w:val="yellow"/>
              </w:rPr>
            </w:pPr>
            <w:r>
              <w:rPr>
                <w:highlight w:val="yellow"/>
              </w:rPr>
              <w:t>Stirng</w:t>
            </w:r>
          </w:p>
        </w:tc>
        <w:tc>
          <w:tcPr>
            <w:tcW w:w="2241" w:type="dxa"/>
            <w:gridSpan w:val="2"/>
            <w:shd w:val="clear" w:color="auto" w:fill="F2F2F2" w:themeFill="background1" w:themeFillShade="F2"/>
          </w:tcPr>
          <w:p w14:paraId="1F1A3D23" w14:textId="77777777" w:rsidR="00253968" w:rsidRDefault="00253968" w:rsidP="003E69E9">
            <w:pPr>
              <w:rPr>
                <w:highlight w:val="yellow"/>
              </w:rPr>
            </w:pPr>
            <w:r>
              <w:rPr>
                <w:rFonts w:hint="eastAsia"/>
                <w:highlight w:val="yellow"/>
              </w:rPr>
              <w:t>设备端标定</w:t>
            </w:r>
            <w:r>
              <w:rPr>
                <w:highlight w:val="yellow"/>
              </w:rPr>
              <w:t>版本号</w:t>
            </w:r>
          </w:p>
        </w:tc>
      </w:tr>
      <w:tr w:rsidR="00253968" w14:paraId="3ECEB33D" w14:textId="77777777">
        <w:trPr>
          <w:trHeight w:val="753"/>
        </w:trPr>
        <w:tc>
          <w:tcPr>
            <w:tcW w:w="1162" w:type="dxa"/>
            <w:vMerge/>
            <w:shd w:val="clear" w:color="auto" w:fill="F2F2F2" w:themeFill="background1" w:themeFillShade="F2"/>
          </w:tcPr>
          <w:p w14:paraId="5E89A8A4" w14:textId="77777777" w:rsidR="00253968" w:rsidRDefault="00253968" w:rsidP="003E69E9"/>
        </w:tc>
        <w:tc>
          <w:tcPr>
            <w:tcW w:w="1781" w:type="dxa"/>
            <w:vMerge/>
            <w:shd w:val="clear" w:color="auto" w:fill="F2F2F2" w:themeFill="background1" w:themeFillShade="F2"/>
          </w:tcPr>
          <w:p w14:paraId="62179483" w14:textId="77777777" w:rsidR="00253968" w:rsidRDefault="00253968" w:rsidP="003E69E9"/>
        </w:tc>
        <w:tc>
          <w:tcPr>
            <w:tcW w:w="2422" w:type="dxa"/>
            <w:shd w:val="clear" w:color="auto" w:fill="F2F2F2" w:themeFill="background1" w:themeFillShade="F2"/>
          </w:tcPr>
          <w:p w14:paraId="3DA945E0" w14:textId="0E063526" w:rsidR="00253968" w:rsidRDefault="00253968" w:rsidP="003E69E9">
            <w:pPr>
              <w:rPr>
                <w:highlight w:val="yellow"/>
              </w:rPr>
            </w:pPr>
            <w:r>
              <w:rPr>
                <w:rFonts w:hint="eastAsia"/>
                <w:highlight w:val="yellow"/>
              </w:rPr>
              <w:t>deviceType</w:t>
            </w:r>
          </w:p>
        </w:tc>
        <w:tc>
          <w:tcPr>
            <w:tcW w:w="1547" w:type="dxa"/>
            <w:shd w:val="clear" w:color="auto" w:fill="F2F2F2" w:themeFill="background1" w:themeFillShade="F2"/>
          </w:tcPr>
          <w:p w14:paraId="21EA6583" w14:textId="1F319978" w:rsidR="00253968" w:rsidRDefault="00253968" w:rsidP="003E69E9">
            <w:pPr>
              <w:rPr>
                <w:highlight w:val="yellow"/>
              </w:rPr>
            </w:pPr>
            <w:r>
              <w:rPr>
                <w:rFonts w:hint="eastAsia"/>
                <w:highlight w:val="yellow"/>
              </w:rPr>
              <w:t>咖啡机机型</w:t>
            </w:r>
          </w:p>
        </w:tc>
        <w:tc>
          <w:tcPr>
            <w:tcW w:w="809" w:type="dxa"/>
            <w:shd w:val="clear" w:color="auto" w:fill="F2F2F2" w:themeFill="background1" w:themeFillShade="F2"/>
          </w:tcPr>
          <w:p w14:paraId="384522D7" w14:textId="4CD95FF1" w:rsidR="00253968" w:rsidRDefault="00253968" w:rsidP="003E69E9">
            <w:pPr>
              <w:rPr>
                <w:highlight w:val="yellow"/>
              </w:rPr>
            </w:pPr>
            <w:r>
              <w:rPr>
                <w:rFonts w:hint="eastAsia"/>
                <w:highlight w:val="yellow"/>
              </w:rPr>
              <w:t>String</w:t>
            </w:r>
          </w:p>
        </w:tc>
        <w:tc>
          <w:tcPr>
            <w:tcW w:w="2241" w:type="dxa"/>
            <w:gridSpan w:val="2"/>
            <w:shd w:val="clear" w:color="auto" w:fill="F2F2F2" w:themeFill="background1" w:themeFillShade="F2"/>
          </w:tcPr>
          <w:p w14:paraId="4F565A30" w14:textId="756C2855" w:rsidR="00253968" w:rsidRDefault="00253968" w:rsidP="003E69E9">
            <w:pPr>
              <w:rPr>
                <w:highlight w:val="yellow"/>
              </w:rPr>
            </w:pPr>
            <w:r>
              <w:rPr>
                <w:rFonts w:hint="eastAsia"/>
                <w:highlight w:val="yellow"/>
              </w:rPr>
              <w:t>同产品型号，可带“</w:t>
            </w:r>
            <w:r>
              <w:rPr>
                <w:rFonts w:hint="eastAsia"/>
                <w:highlight w:val="yellow"/>
              </w:rPr>
              <w:t>-</w:t>
            </w:r>
            <w:r>
              <w:rPr>
                <w:rFonts w:hint="eastAsia"/>
                <w:highlight w:val="yellow"/>
              </w:rPr>
              <w:t>”</w:t>
            </w:r>
          </w:p>
        </w:tc>
      </w:tr>
      <w:tr w:rsidR="00253968" w14:paraId="5F3027AA" w14:textId="77777777">
        <w:trPr>
          <w:trHeight w:val="753"/>
        </w:trPr>
        <w:tc>
          <w:tcPr>
            <w:tcW w:w="1162" w:type="dxa"/>
            <w:vMerge/>
            <w:shd w:val="clear" w:color="auto" w:fill="F2F2F2" w:themeFill="background1" w:themeFillShade="F2"/>
          </w:tcPr>
          <w:p w14:paraId="63652E04" w14:textId="77777777" w:rsidR="00253968" w:rsidRDefault="00253968" w:rsidP="003E69E9"/>
        </w:tc>
        <w:tc>
          <w:tcPr>
            <w:tcW w:w="1781" w:type="dxa"/>
            <w:vMerge/>
            <w:shd w:val="clear" w:color="auto" w:fill="F2F2F2" w:themeFill="background1" w:themeFillShade="F2"/>
          </w:tcPr>
          <w:p w14:paraId="3BA32925" w14:textId="77777777" w:rsidR="00253968" w:rsidRDefault="00253968" w:rsidP="003E69E9"/>
        </w:tc>
        <w:tc>
          <w:tcPr>
            <w:tcW w:w="2422" w:type="dxa"/>
            <w:shd w:val="clear" w:color="auto" w:fill="F2F2F2" w:themeFill="background1" w:themeFillShade="F2"/>
          </w:tcPr>
          <w:p w14:paraId="7D6E342C" w14:textId="1628CF41" w:rsidR="00253968" w:rsidRDefault="00253968" w:rsidP="003E69E9">
            <w:pPr>
              <w:rPr>
                <w:highlight w:val="yellow"/>
              </w:rPr>
            </w:pPr>
            <w:r>
              <w:t>customDeviceType</w:t>
            </w:r>
          </w:p>
        </w:tc>
        <w:tc>
          <w:tcPr>
            <w:tcW w:w="1547" w:type="dxa"/>
            <w:shd w:val="clear" w:color="auto" w:fill="F2F2F2" w:themeFill="background1" w:themeFillShade="F2"/>
          </w:tcPr>
          <w:p w14:paraId="07D483FC" w14:textId="36A3B6D3" w:rsidR="00253968" w:rsidRDefault="00253968" w:rsidP="003E69E9">
            <w:pPr>
              <w:rPr>
                <w:highlight w:val="yellow"/>
              </w:rPr>
            </w:pPr>
            <w:r>
              <w:rPr>
                <w:rFonts w:hint="eastAsia"/>
              </w:rPr>
              <w:t>客户定制机型</w:t>
            </w:r>
          </w:p>
        </w:tc>
        <w:tc>
          <w:tcPr>
            <w:tcW w:w="809" w:type="dxa"/>
            <w:shd w:val="clear" w:color="auto" w:fill="F2F2F2" w:themeFill="background1" w:themeFillShade="F2"/>
          </w:tcPr>
          <w:p w14:paraId="7ED801BB" w14:textId="41A98333" w:rsidR="00253968" w:rsidRDefault="00253968" w:rsidP="003E69E9">
            <w:pPr>
              <w:rPr>
                <w:highlight w:val="yellow"/>
              </w:rPr>
            </w:pPr>
            <w:r>
              <w:rPr>
                <w:rFonts w:hint="eastAsia"/>
              </w:rPr>
              <w:t>String</w:t>
            </w:r>
          </w:p>
        </w:tc>
        <w:tc>
          <w:tcPr>
            <w:tcW w:w="2241" w:type="dxa"/>
            <w:gridSpan w:val="2"/>
            <w:shd w:val="clear" w:color="auto" w:fill="F2F2F2" w:themeFill="background1" w:themeFillShade="F2"/>
          </w:tcPr>
          <w:p w14:paraId="3FC76310" w14:textId="6A43C905" w:rsidR="00253968" w:rsidRDefault="00253968" w:rsidP="003E69E9">
            <w:pPr>
              <w:rPr>
                <w:highlight w:val="yellow"/>
              </w:rPr>
            </w:pPr>
            <w:r>
              <w:rPr>
                <w:rFonts w:hint="eastAsia"/>
              </w:rPr>
              <w:t>客户定制机型</w:t>
            </w:r>
          </w:p>
        </w:tc>
      </w:tr>
      <w:tr w:rsidR="00253968" w14:paraId="5C9DC9E9" w14:textId="77777777">
        <w:trPr>
          <w:trHeight w:val="504"/>
        </w:trPr>
        <w:tc>
          <w:tcPr>
            <w:tcW w:w="1162" w:type="dxa"/>
            <w:vMerge w:val="restart"/>
            <w:shd w:val="clear" w:color="auto" w:fill="F2F2F2" w:themeFill="background1" w:themeFillShade="F2"/>
          </w:tcPr>
          <w:p w14:paraId="6927CCF6" w14:textId="77777777" w:rsidR="00253968" w:rsidRDefault="00253968" w:rsidP="003E69E9">
            <w:r>
              <w:t>c</w:t>
            </w:r>
            <w:r>
              <w:rPr>
                <w:rFonts w:hint="eastAsia"/>
              </w:rPr>
              <w:t>o</w:t>
            </w:r>
            <w:r>
              <w:t>unter</w:t>
            </w:r>
          </w:p>
          <w:p w14:paraId="36EEE39E" w14:textId="77777777" w:rsidR="00253968" w:rsidRDefault="00253968" w:rsidP="003E69E9">
            <w:r>
              <w:rPr>
                <w:rFonts w:hint="eastAsia"/>
              </w:rPr>
              <w:t>计数状态</w:t>
            </w:r>
          </w:p>
        </w:tc>
        <w:tc>
          <w:tcPr>
            <w:tcW w:w="1781" w:type="dxa"/>
            <w:vMerge w:val="restart"/>
            <w:shd w:val="clear" w:color="auto" w:fill="F2F2F2" w:themeFill="background1" w:themeFillShade="F2"/>
          </w:tcPr>
          <w:p w14:paraId="059EED9B" w14:textId="77777777" w:rsidR="00253968" w:rsidRDefault="00253968" w:rsidP="003E69E9">
            <w:r>
              <w:t>dr</w:t>
            </w:r>
            <w:r>
              <w:rPr>
                <w:rFonts w:hint="eastAsia"/>
              </w:rPr>
              <w:t>ink</w:t>
            </w:r>
            <w:r>
              <w:t>Count</w:t>
            </w:r>
          </w:p>
          <w:p w14:paraId="3D0E188B" w14:textId="77777777" w:rsidR="00253968" w:rsidRDefault="00253968" w:rsidP="003E69E9">
            <w:r>
              <w:rPr>
                <w:rFonts w:hint="eastAsia"/>
              </w:rPr>
              <w:t>饮品计数</w:t>
            </w:r>
          </w:p>
        </w:tc>
        <w:tc>
          <w:tcPr>
            <w:tcW w:w="2422" w:type="dxa"/>
            <w:shd w:val="clear" w:color="auto" w:fill="F2F2F2" w:themeFill="background1" w:themeFillShade="F2"/>
          </w:tcPr>
          <w:p w14:paraId="60D0600A" w14:textId="77777777" w:rsidR="00253968" w:rsidRDefault="00253968" w:rsidP="003E69E9">
            <w:r>
              <w:rPr>
                <w:rFonts w:hint="eastAsia"/>
              </w:rPr>
              <w:t>dr</w:t>
            </w:r>
            <w:r>
              <w:t>inkId</w:t>
            </w:r>
          </w:p>
        </w:tc>
        <w:tc>
          <w:tcPr>
            <w:tcW w:w="1547" w:type="dxa"/>
            <w:shd w:val="clear" w:color="auto" w:fill="F2F2F2" w:themeFill="background1" w:themeFillShade="F2"/>
          </w:tcPr>
          <w:p w14:paraId="35014DC7" w14:textId="77777777" w:rsidR="00253968" w:rsidRDefault="00253968" w:rsidP="003E69E9">
            <w:r>
              <w:rPr>
                <w:rFonts w:hint="eastAsia"/>
              </w:rPr>
              <w:t>饮品</w:t>
            </w:r>
            <w:r>
              <w:rPr>
                <w:rFonts w:hint="eastAsia"/>
              </w:rPr>
              <w:t>id</w:t>
            </w:r>
          </w:p>
        </w:tc>
        <w:tc>
          <w:tcPr>
            <w:tcW w:w="809" w:type="dxa"/>
            <w:vMerge w:val="restart"/>
            <w:shd w:val="clear" w:color="auto" w:fill="F2F2F2" w:themeFill="background1" w:themeFillShade="F2"/>
          </w:tcPr>
          <w:p w14:paraId="0E11A596" w14:textId="77777777" w:rsidR="00253968" w:rsidRDefault="00253968" w:rsidP="003E69E9">
            <w:r>
              <w:rPr>
                <w:rFonts w:hint="eastAsia"/>
              </w:rPr>
              <w:t>数组</w:t>
            </w:r>
            <w:r>
              <w:t>L</w:t>
            </w:r>
            <w:r>
              <w:rPr>
                <w:rFonts w:hint="eastAsia"/>
              </w:rPr>
              <w:t>ist</w:t>
            </w:r>
          </w:p>
        </w:tc>
        <w:tc>
          <w:tcPr>
            <w:tcW w:w="2241" w:type="dxa"/>
            <w:gridSpan w:val="2"/>
            <w:shd w:val="clear" w:color="auto" w:fill="F2F2F2" w:themeFill="background1" w:themeFillShade="F2"/>
          </w:tcPr>
          <w:p w14:paraId="560A1A3F" w14:textId="77777777" w:rsidR="00253968" w:rsidRDefault="00253968" w:rsidP="003E69E9">
            <w:r>
              <w:rPr>
                <w:rFonts w:hint="eastAsia"/>
              </w:rPr>
              <w:t>0</w:t>
            </w:r>
            <w:r>
              <w:rPr>
                <w:rFonts w:hint="eastAsia"/>
              </w:rPr>
              <w:t>表示</w:t>
            </w:r>
            <w:r>
              <w:t xml:space="preserve"> </w:t>
            </w:r>
            <w:r>
              <w:rPr>
                <w:rFonts w:hint="eastAsia"/>
              </w:rPr>
              <w:t>已删除饮品计数总和</w:t>
            </w:r>
            <w:r>
              <w:rPr>
                <w:rFonts w:hint="eastAsia"/>
              </w:rPr>
              <w:t xml:space="preserve"> (int)</w:t>
            </w:r>
          </w:p>
        </w:tc>
      </w:tr>
      <w:tr w:rsidR="00253968" w14:paraId="61E4F121" w14:textId="77777777">
        <w:trPr>
          <w:trHeight w:val="504"/>
        </w:trPr>
        <w:tc>
          <w:tcPr>
            <w:tcW w:w="1162" w:type="dxa"/>
            <w:vMerge/>
            <w:shd w:val="clear" w:color="auto" w:fill="F2F2F2" w:themeFill="background1" w:themeFillShade="F2"/>
          </w:tcPr>
          <w:p w14:paraId="2C57E67B" w14:textId="77777777" w:rsidR="00253968" w:rsidRDefault="00253968" w:rsidP="003E69E9"/>
        </w:tc>
        <w:tc>
          <w:tcPr>
            <w:tcW w:w="1781" w:type="dxa"/>
            <w:vMerge/>
            <w:shd w:val="clear" w:color="auto" w:fill="F2F2F2" w:themeFill="background1" w:themeFillShade="F2"/>
          </w:tcPr>
          <w:p w14:paraId="4331D9AB" w14:textId="77777777" w:rsidR="00253968" w:rsidRDefault="00253968" w:rsidP="003E69E9"/>
        </w:tc>
        <w:tc>
          <w:tcPr>
            <w:tcW w:w="2422" w:type="dxa"/>
            <w:shd w:val="clear" w:color="auto" w:fill="F2F2F2" w:themeFill="background1" w:themeFillShade="F2"/>
          </w:tcPr>
          <w:p w14:paraId="6A785EEB" w14:textId="77777777" w:rsidR="00253968" w:rsidRDefault="00253968" w:rsidP="003E69E9">
            <w:r>
              <w:rPr>
                <w:rFonts w:hint="eastAsia"/>
              </w:rPr>
              <w:t>c</w:t>
            </w:r>
            <w:r>
              <w:t>ount</w:t>
            </w:r>
          </w:p>
        </w:tc>
        <w:tc>
          <w:tcPr>
            <w:tcW w:w="1547" w:type="dxa"/>
            <w:shd w:val="clear" w:color="auto" w:fill="F2F2F2" w:themeFill="background1" w:themeFillShade="F2"/>
          </w:tcPr>
          <w:p w14:paraId="26DE497F" w14:textId="77777777" w:rsidR="00253968" w:rsidRDefault="00253968" w:rsidP="003E69E9">
            <w:r>
              <w:rPr>
                <w:rFonts w:hint="eastAsia"/>
              </w:rPr>
              <w:t>数值</w:t>
            </w:r>
          </w:p>
        </w:tc>
        <w:tc>
          <w:tcPr>
            <w:tcW w:w="809" w:type="dxa"/>
            <w:vMerge/>
            <w:shd w:val="clear" w:color="auto" w:fill="F2F2F2" w:themeFill="background1" w:themeFillShade="F2"/>
          </w:tcPr>
          <w:p w14:paraId="38B644BC" w14:textId="77777777" w:rsidR="00253968" w:rsidRDefault="00253968" w:rsidP="003E69E9"/>
        </w:tc>
        <w:tc>
          <w:tcPr>
            <w:tcW w:w="2241" w:type="dxa"/>
            <w:gridSpan w:val="2"/>
            <w:shd w:val="clear" w:color="auto" w:fill="F2F2F2" w:themeFill="background1" w:themeFillShade="F2"/>
          </w:tcPr>
          <w:p w14:paraId="4377B198" w14:textId="77777777" w:rsidR="00253968" w:rsidRDefault="00253968" w:rsidP="003E69E9">
            <w:r>
              <w:rPr>
                <w:rFonts w:hint="eastAsia"/>
              </w:rPr>
              <w:t>饮品制作总次数</w:t>
            </w:r>
            <w:r>
              <w:rPr>
                <w:rFonts w:hint="eastAsia"/>
              </w:rPr>
              <w:t xml:space="preserve"> (int)</w:t>
            </w:r>
          </w:p>
        </w:tc>
      </w:tr>
      <w:tr w:rsidR="00253968" w14:paraId="7B31077B" w14:textId="77777777">
        <w:trPr>
          <w:trHeight w:val="257"/>
        </w:trPr>
        <w:tc>
          <w:tcPr>
            <w:tcW w:w="1162" w:type="dxa"/>
            <w:vMerge/>
            <w:shd w:val="clear" w:color="auto" w:fill="F2F2F2" w:themeFill="background1" w:themeFillShade="F2"/>
          </w:tcPr>
          <w:p w14:paraId="270361D2" w14:textId="77777777" w:rsidR="00253968" w:rsidRDefault="00253968" w:rsidP="003E69E9"/>
        </w:tc>
        <w:tc>
          <w:tcPr>
            <w:tcW w:w="1781" w:type="dxa"/>
            <w:vMerge/>
            <w:shd w:val="clear" w:color="auto" w:fill="F2F2F2" w:themeFill="background1" w:themeFillShade="F2"/>
          </w:tcPr>
          <w:p w14:paraId="47CC7F2B" w14:textId="77777777" w:rsidR="00253968" w:rsidRDefault="00253968" w:rsidP="003E69E9"/>
        </w:tc>
        <w:tc>
          <w:tcPr>
            <w:tcW w:w="2422" w:type="dxa"/>
            <w:shd w:val="clear" w:color="auto" w:fill="F2F2F2" w:themeFill="background1" w:themeFillShade="F2"/>
          </w:tcPr>
          <w:p w14:paraId="0B377236" w14:textId="77777777" w:rsidR="00253968" w:rsidRDefault="00253968" w:rsidP="003E69E9">
            <w:r>
              <w:rPr>
                <w:rFonts w:hint="eastAsia"/>
              </w:rPr>
              <w:t>drinkName</w:t>
            </w:r>
          </w:p>
        </w:tc>
        <w:tc>
          <w:tcPr>
            <w:tcW w:w="1547" w:type="dxa"/>
            <w:shd w:val="clear" w:color="auto" w:fill="F2F2F2" w:themeFill="background1" w:themeFillShade="F2"/>
          </w:tcPr>
          <w:p w14:paraId="69253012" w14:textId="77777777" w:rsidR="00253968" w:rsidRDefault="00253968" w:rsidP="003E69E9">
            <w:r>
              <w:rPr>
                <w:rFonts w:hint="eastAsia"/>
              </w:rPr>
              <w:t>饮品名称</w:t>
            </w:r>
          </w:p>
        </w:tc>
        <w:tc>
          <w:tcPr>
            <w:tcW w:w="809" w:type="dxa"/>
            <w:vMerge/>
            <w:shd w:val="clear" w:color="auto" w:fill="F2F2F2" w:themeFill="background1" w:themeFillShade="F2"/>
          </w:tcPr>
          <w:p w14:paraId="52B2140E" w14:textId="77777777" w:rsidR="00253968" w:rsidRDefault="00253968" w:rsidP="003E69E9"/>
        </w:tc>
        <w:tc>
          <w:tcPr>
            <w:tcW w:w="2241" w:type="dxa"/>
            <w:gridSpan w:val="2"/>
            <w:shd w:val="clear" w:color="auto" w:fill="F2F2F2" w:themeFill="background1" w:themeFillShade="F2"/>
          </w:tcPr>
          <w:p w14:paraId="14B83E0C" w14:textId="77777777" w:rsidR="00253968" w:rsidRDefault="00253968" w:rsidP="003E69E9">
            <w:r>
              <w:rPr>
                <w:rFonts w:hint="eastAsia"/>
              </w:rPr>
              <w:t>饮品名称</w:t>
            </w:r>
            <w:r>
              <w:rPr>
                <w:rFonts w:hint="eastAsia"/>
              </w:rPr>
              <w:t xml:space="preserve"> (String)</w:t>
            </w:r>
          </w:p>
        </w:tc>
      </w:tr>
      <w:tr w:rsidR="00253968" w14:paraId="3A613A85" w14:textId="77777777">
        <w:trPr>
          <w:trHeight w:val="1000"/>
        </w:trPr>
        <w:tc>
          <w:tcPr>
            <w:tcW w:w="1162" w:type="dxa"/>
            <w:vMerge/>
            <w:shd w:val="clear" w:color="auto" w:fill="F2F2F2" w:themeFill="background1" w:themeFillShade="F2"/>
          </w:tcPr>
          <w:p w14:paraId="22F8F192" w14:textId="77777777" w:rsidR="00253968" w:rsidRDefault="00253968" w:rsidP="003E69E9"/>
        </w:tc>
        <w:tc>
          <w:tcPr>
            <w:tcW w:w="1781" w:type="dxa"/>
            <w:vMerge w:val="restart"/>
            <w:shd w:val="clear" w:color="auto" w:fill="F2F2F2" w:themeFill="background1" w:themeFillShade="F2"/>
          </w:tcPr>
          <w:p w14:paraId="4358397E" w14:textId="77777777" w:rsidR="00253968" w:rsidRDefault="00253968" w:rsidP="003E69E9">
            <w:r>
              <w:rPr>
                <w:rFonts w:hint="eastAsia"/>
              </w:rPr>
              <w:t>s</w:t>
            </w:r>
            <w:r>
              <w:t>erverCount</w:t>
            </w:r>
          </w:p>
          <w:p w14:paraId="2AA26D3E" w14:textId="77777777" w:rsidR="00253968" w:rsidRDefault="00253968" w:rsidP="003E69E9">
            <w:r>
              <w:rPr>
                <w:rFonts w:hint="eastAsia"/>
              </w:rPr>
              <w:t>服务计数</w:t>
            </w:r>
          </w:p>
        </w:tc>
        <w:tc>
          <w:tcPr>
            <w:tcW w:w="2422" w:type="dxa"/>
            <w:shd w:val="clear" w:color="auto" w:fill="F2F2F2" w:themeFill="background1" w:themeFillShade="F2"/>
          </w:tcPr>
          <w:p w14:paraId="3445AE87" w14:textId="77777777" w:rsidR="00253968" w:rsidRDefault="00253968" w:rsidP="003E69E9">
            <w:r>
              <w:t>maintainId</w:t>
            </w:r>
          </w:p>
        </w:tc>
        <w:tc>
          <w:tcPr>
            <w:tcW w:w="1547" w:type="dxa"/>
            <w:shd w:val="clear" w:color="auto" w:fill="F2F2F2" w:themeFill="background1" w:themeFillShade="F2"/>
          </w:tcPr>
          <w:p w14:paraId="70454410" w14:textId="77777777" w:rsidR="00253968" w:rsidRDefault="00253968" w:rsidP="003E69E9">
            <w:r>
              <w:rPr>
                <w:rFonts w:hint="eastAsia"/>
              </w:rPr>
              <w:t>数值</w:t>
            </w:r>
          </w:p>
        </w:tc>
        <w:tc>
          <w:tcPr>
            <w:tcW w:w="809" w:type="dxa"/>
            <w:vMerge w:val="restart"/>
            <w:shd w:val="clear" w:color="auto" w:fill="F2F2F2" w:themeFill="background1" w:themeFillShade="F2"/>
          </w:tcPr>
          <w:p w14:paraId="2C50FD8B" w14:textId="77777777" w:rsidR="00253968" w:rsidRDefault="00253968" w:rsidP="003E69E9">
            <w:r>
              <w:rPr>
                <w:rFonts w:hint="eastAsia"/>
              </w:rPr>
              <w:t>数组</w:t>
            </w:r>
            <w:r>
              <w:t>L</w:t>
            </w:r>
            <w:r>
              <w:rPr>
                <w:rFonts w:hint="eastAsia"/>
              </w:rPr>
              <w:t>ist</w:t>
            </w:r>
          </w:p>
        </w:tc>
        <w:tc>
          <w:tcPr>
            <w:tcW w:w="2241" w:type="dxa"/>
            <w:gridSpan w:val="2"/>
            <w:shd w:val="clear" w:color="auto" w:fill="F2F2F2" w:themeFill="background1" w:themeFillShade="F2"/>
          </w:tcPr>
          <w:p w14:paraId="3A1B8E58" w14:textId="77777777" w:rsidR="00253968" w:rsidRDefault="00253968" w:rsidP="003E69E9">
            <w:r>
              <w:rPr>
                <w:rFonts w:hint="eastAsia"/>
              </w:rPr>
              <w:t>保养项目</w:t>
            </w:r>
          </w:p>
          <w:p w14:paraId="4E309F6F" w14:textId="77777777" w:rsidR="00253968" w:rsidRDefault="00253968" w:rsidP="003E69E9">
            <w:r>
              <w:rPr>
                <w:rFonts w:hint="eastAsia"/>
              </w:rPr>
              <w:t>对应咖啡机任务状态表中</w:t>
            </w:r>
            <w:r>
              <w:rPr>
                <w:rFonts w:hint="eastAsia"/>
              </w:rPr>
              <w:t>2~16</w:t>
            </w:r>
            <w:r>
              <w:rPr>
                <w:rFonts w:hint="eastAsia"/>
              </w:rPr>
              <w:t>、</w:t>
            </w:r>
            <w:r>
              <w:rPr>
                <w:rFonts w:hint="eastAsia"/>
              </w:rPr>
              <w:t xml:space="preserve">20 </w:t>
            </w:r>
            <w:r>
              <w:rPr>
                <w:rFonts w:hint="eastAsia"/>
              </w:rPr>
              <w:t>，</w:t>
            </w:r>
            <w:r>
              <w:rPr>
                <w:rFonts w:hint="eastAsia"/>
              </w:rPr>
              <w:t>2</w:t>
            </w:r>
            <w:r>
              <w:t>2</w:t>
            </w:r>
            <w:r>
              <w:rPr>
                <w:rFonts w:hint="eastAsia"/>
              </w:rPr>
              <w:t>，</w:t>
            </w:r>
            <w:r>
              <w:t>23</w:t>
            </w:r>
            <w:r>
              <w:rPr>
                <w:rFonts w:hint="eastAsia"/>
              </w:rPr>
              <w:t>，</w:t>
            </w:r>
            <w:r>
              <w:t>24</w:t>
            </w:r>
            <w:r>
              <w:rPr>
                <w:rFonts w:hint="eastAsia"/>
              </w:rPr>
              <w:t>(int)</w:t>
            </w:r>
          </w:p>
        </w:tc>
      </w:tr>
      <w:tr w:rsidR="00253968" w14:paraId="479C709E" w14:textId="77777777">
        <w:trPr>
          <w:trHeight w:val="257"/>
        </w:trPr>
        <w:tc>
          <w:tcPr>
            <w:tcW w:w="1162" w:type="dxa"/>
            <w:vMerge/>
            <w:shd w:val="clear" w:color="auto" w:fill="F2F2F2" w:themeFill="background1" w:themeFillShade="F2"/>
          </w:tcPr>
          <w:p w14:paraId="3F0EC7F3" w14:textId="77777777" w:rsidR="00253968" w:rsidRDefault="00253968" w:rsidP="003E69E9"/>
        </w:tc>
        <w:tc>
          <w:tcPr>
            <w:tcW w:w="1781" w:type="dxa"/>
            <w:vMerge/>
            <w:shd w:val="clear" w:color="auto" w:fill="F2F2F2" w:themeFill="background1" w:themeFillShade="F2"/>
          </w:tcPr>
          <w:p w14:paraId="351981A1" w14:textId="77777777" w:rsidR="00253968" w:rsidRDefault="00253968" w:rsidP="003E69E9"/>
        </w:tc>
        <w:tc>
          <w:tcPr>
            <w:tcW w:w="2422" w:type="dxa"/>
            <w:shd w:val="clear" w:color="auto" w:fill="F2F2F2" w:themeFill="background1" w:themeFillShade="F2"/>
          </w:tcPr>
          <w:p w14:paraId="2E8EDADA" w14:textId="77777777" w:rsidR="00253968" w:rsidRDefault="00253968" w:rsidP="003E69E9">
            <w:r>
              <w:rPr>
                <w:rFonts w:hint="eastAsia"/>
              </w:rPr>
              <w:t>c</w:t>
            </w:r>
            <w:r>
              <w:t>ount</w:t>
            </w:r>
          </w:p>
        </w:tc>
        <w:tc>
          <w:tcPr>
            <w:tcW w:w="1547" w:type="dxa"/>
            <w:shd w:val="clear" w:color="auto" w:fill="F2F2F2" w:themeFill="background1" w:themeFillShade="F2"/>
          </w:tcPr>
          <w:p w14:paraId="396E9D1C" w14:textId="77777777" w:rsidR="00253968" w:rsidRDefault="00253968" w:rsidP="003E69E9">
            <w:r>
              <w:rPr>
                <w:rFonts w:hint="eastAsia"/>
              </w:rPr>
              <w:t>数值</w:t>
            </w:r>
          </w:p>
        </w:tc>
        <w:tc>
          <w:tcPr>
            <w:tcW w:w="809" w:type="dxa"/>
            <w:vMerge/>
            <w:shd w:val="clear" w:color="auto" w:fill="F2F2F2" w:themeFill="background1" w:themeFillShade="F2"/>
          </w:tcPr>
          <w:p w14:paraId="638E12B0" w14:textId="77777777" w:rsidR="00253968" w:rsidRDefault="00253968" w:rsidP="003E69E9"/>
        </w:tc>
        <w:tc>
          <w:tcPr>
            <w:tcW w:w="2241" w:type="dxa"/>
            <w:gridSpan w:val="2"/>
            <w:shd w:val="clear" w:color="auto" w:fill="F2F2F2" w:themeFill="background1" w:themeFillShade="F2"/>
          </w:tcPr>
          <w:p w14:paraId="5C6FC9C5" w14:textId="77777777" w:rsidR="00253968" w:rsidRDefault="00253968" w:rsidP="003E69E9">
            <w:r>
              <w:rPr>
                <w:rFonts w:hint="eastAsia"/>
              </w:rPr>
              <w:t>保养总次数</w:t>
            </w:r>
            <w:r>
              <w:rPr>
                <w:rFonts w:hint="eastAsia"/>
              </w:rPr>
              <w:t xml:space="preserve"> (int)</w:t>
            </w:r>
          </w:p>
        </w:tc>
      </w:tr>
      <w:tr w:rsidR="00253968" w14:paraId="23BB9C68" w14:textId="77777777">
        <w:trPr>
          <w:trHeight w:val="953"/>
        </w:trPr>
        <w:tc>
          <w:tcPr>
            <w:tcW w:w="1162" w:type="dxa"/>
            <w:vMerge/>
            <w:shd w:val="clear" w:color="auto" w:fill="F2F2F2" w:themeFill="background1" w:themeFillShade="F2"/>
          </w:tcPr>
          <w:p w14:paraId="5799465F" w14:textId="77777777" w:rsidR="00253968" w:rsidRDefault="00253968" w:rsidP="003E69E9"/>
        </w:tc>
        <w:tc>
          <w:tcPr>
            <w:tcW w:w="1781" w:type="dxa"/>
            <w:vMerge/>
            <w:shd w:val="clear" w:color="auto" w:fill="F2F2F2" w:themeFill="background1" w:themeFillShade="F2"/>
          </w:tcPr>
          <w:p w14:paraId="2E2D96B6" w14:textId="77777777" w:rsidR="00253968" w:rsidRDefault="00253968" w:rsidP="003E69E9"/>
        </w:tc>
        <w:tc>
          <w:tcPr>
            <w:tcW w:w="2422" w:type="dxa"/>
            <w:shd w:val="clear" w:color="auto" w:fill="F2F2F2" w:themeFill="background1" w:themeFillShade="F2"/>
          </w:tcPr>
          <w:p w14:paraId="25FB82AF" w14:textId="77777777" w:rsidR="00253968" w:rsidRDefault="00253968" w:rsidP="003E69E9">
            <w:r>
              <w:rPr>
                <w:rFonts w:hint="eastAsia"/>
              </w:rPr>
              <w:t>m</w:t>
            </w:r>
            <w:r>
              <w:t>aintainTime</w:t>
            </w:r>
          </w:p>
        </w:tc>
        <w:tc>
          <w:tcPr>
            <w:tcW w:w="1547" w:type="dxa"/>
            <w:shd w:val="clear" w:color="auto" w:fill="F2F2F2" w:themeFill="background1" w:themeFillShade="F2"/>
          </w:tcPr>
          <w:p w14:paraId="3CD140C0" w14:textId="77777777" w:rsidR="00253968" w:rsidRDefault="00253968" w:rsidP="003E69E9">
            <w:r>
              <w:rPr>
                <w:rFonts w:hint="eastAsia"/>
              </w:rPr>
              <w:t>时间戳</w:t>
            </w:r>
            <w:r>
              <w:rPr>
                <w:rFonts w:hint="eastAsia"/>
              </w:rPr>
              <w:t xml:space="preserve"> </w:t>
            </w:r>
            <w:r>
              <w:rPr>
                <w:rFonts w:hint="eastAsia"/>
              </w:rPr>
              <w:t>（</w:t>
            </w:r>
            <w:r>
              <w:rPr>
                <w:rFonts w:hint="eastAsia"/>
              </w:rPr>
              <w:t>13</w:t>
            </w:r>
            <w:r>
              <w:rPr>
                <w:rFonts w:hint="eastAsia"/>
              </w:rPr>
              <w:t>位，精确毫秒）</w:t>
            </w:r>
          </w:p>
        </w:tc>
        <w:tc>
          <w:tcPr>
            <w:tcW w:w="809" w:type="dxa"/>
            <w:vMerge/>
            <w:shd w:val="clear" w:color="auto" w:fill="F2F2F2" w:themeFill="background1" w:themeFillShade="F2"/>
          </w:tcPr>
          <w:p w14:paraId="42ADE309" w14:textId="77777777" w:rsidR="00253968" w:rsidRDefault="00253968" w:rsidP="003E69E9"/>
        </w:tc>
        <w:tc>
          <w:tcPr>
            <w:tcW w:w="2241" w:type="dxa"/>
            <w:gridSpan w:val="2"/>
            <w:shd w:val="clear" w:color="auto" w:fill="F2F2F2" w:themeFill="background1" w:themeFillShade="F2"/>
          </w:tcPr>
          <w:p w14:paraId="23EBAF95" w14:textId="77777777" w:rsidR="00253968" w:rsidRDefault="00253968" w:rsidP="003E69E9">
            <w:r>
              <w:rPr>
                <w:rFonts w:hint="eastAsia"/>
              </w:rPr>
              <w:t>最近一次保养时间</w:t>
            </w:r>
            <w:r>
              <w:rPr>
                <w:rFonts w:hint="eastAsia"/>
              </w:rPr>
              <w:t xml:space="preserve"> (long)</w:t>
            </w:r>
          </w:p>
        </w:tc>
      </w:tr>
      <w:tr w:rsidR="00B2435D" w14:paraId="6E9CD271" w14:textId="77777777">
        <w:trPr>
          <w:trHeight w:val="670"/>
        </w:trPr>
        <w:tc>
          <w:tcPr>
            <w:tcW w:w="1162" w:type="dxa"/>
            <w:vMerge w:val="restart"/>
            <w:shd w:val="clear" w:color="auto" w:fill="F2F2F2" w:themeFill="background1" w:themeFillShade="F2"/>
          </w:tcPr>
          <w:p w14:paraId="6F6BFAE0" w14:textId="77777777" w:rsidR="00B2435D" w:rsidRDefault="00B2435D" w:rsidP="003E69E9">
            <w:r>
              <w:rPr>
                <w:rFonts w:hint="eastAsia"/>
              </w:rPr>
              <w:t>o</w:t>
            </w:r>
            <w:r>
              <w:t>ther</w:t>
            </w:r>
          </w:p>
          <w:p w14:paraId="1C844CF4" w14:textId="77777777" w:rsidR="00B2435D" w:rsidRDefault="00B2435D" w:rsidP="003E69E9">
            <w:r>
              <w:rPr>
                <w:rFonts w:hint="eastAsia"/>
              </w:rPr>
              <w:t>其他状态</w:t>
            </w:r>
          </w:p>
        </w:tc>
        <w:tc>
          <w:tcPr>
            <w:tcW w:w="1781" w:type="dxa"/>
            <w:vMerge w:val="restart"/>
            <w:shd w:val="clear" w:color="auto" w:fill="F2F2F2" w:themeFill="background1" w:themeFillShade="F2"/>
          </w:tcPr>
          <w:p w14:paraId="1A88DD92" w14:textId="77777777" w:rsidR="00B2435D" w:rsidRDefault="00B2435D" w:rsidP="003E69E9">
            <w:pPr>
              <w:rPr>
                <w:highlight w:val="yellow"/>
              </w:rPr>
            </w:pPr>
            <w:r>
              <w:rPr>
                <w:highlight w:val="yellow"/>
              </w:rPr>
              <w:t>switchStatus</w:t>
            </w:r>
          </w:p>
          <w:p w14:paraId="0FA8F4F8" w14:textId="77777777" w:rsidR="00B2435D" w:rsidRDefault="00B2435D" w:rsidP="003E69E9">
            <w:pPr>
              <w:rPr>
                <w:rFonts w:ascii="黑体" w:eastAsia="黑体" w:hAnsi="黑体"/>
              </w:rPr>
            </w:pPr>
            <w:r>
              <w:rPr>
                <w:highlight w:val="yellow"/>
              </w:rPr>
              <w:t>开关状态</w:t>
            </w:r>
          </w:p>
        </w:tc>
        <w:tc>
          <w:tcPr>
            <w:tcW w:w="2422" w:type="dxa"/>
            <w:shd w:val="clear" w:color="auto" w:fill="F2F2F2" w:themeFill="background1" w:themeFillShade="F2"/>
          </w:tcPr>
          <w:p w14:paraId="5FCA9A25" w14:textId="77777777" w:rsidR="00B2435D" w:rsidRDefault="00B2435D" w:rsidP="003E69E9">
            <w:pPr>
              <w:rPr>
                <w:highlight w:val="yellow"/>
              </w:rPr>
            </w:pPr>
            <w:r>
              <w:rPr>
                <w:rFonts w:hint="eastAsia"/>
                <w:highlight w:val="yellow"/>
              </w:rPr>
              <w:t>iotSwitch</w:t>
            </w:r>
          </w:p>
          <w:p w14:paraId="7A88654A" w14:textId="77777777" w:rsidR="00B2435D" w:rsidRDefault="00B2435D" w:rsidP="003E69E9">
            <w:pPr>
              <w:rPr>
                <w:rFonts w:ascii="黑体" w:eastAsia="黑体" w:hAnsi="黑体"/>
              </w:rPr>
            </w:pPr>
            <w:r>
              <w:rPr>
                <w:highlight w:val="yellow"/>
              </w:rPr>
              <w:t>物联网开关</w:t>
            </w:r>
          </w:p>
        </w:tc>
        <w:tc>
          <w:tcPr>
            <w:tcW w:w="1547" w:type="dxa"/>
            <w:shd w:val="clear" w:color="auto" w:fill="F2F2F2" w:themeFill="background1" w:themeFillShade="F2"/>
          </w:tcPr>
          <w:p w14:paraId="5DA2BEA5" w14:textId="77777777" w:rsidR="00B2435D" w:rsidRDefault="00B2435D" w:rsidP="003E69E9">
            <w:pPr>
              <w:rPr>
                <w:rFonts w:ascii="黑体" w:eastAsia="黑体" w:hAnsi="黑体"/>
              </w:rPr>
            </w:pPr>
            <w:r>
              <w:rPr>
                <w:rFonts w:hint="eastAsia"/>
                <w:highlight w:val="yellow"/>
              </w:rPr>
              <w:t>数值</w:t>
            </w:r>
          </w:p>
        </w:tc>
        <w:tc>
          <w:tcPr>
            <w:tcW w:w="809" w:type="dxa"/>
            <w:shd w:val="clear" w:color="auto" w:fill="F2F2F2" w:themeFill="background1" w:themeFillShade="F2"/>
          </w:tcPr>
          <w:p w14:paraId="47789609" w14:textId="77777777" w:rsidR="00B2435D" w:rsidRDefault="00B2435D" w:rsidP="003E69E9">
            <w:pPr>
              <w:rPr>
                <w:rFonts w:ascii="黑体" w:eastAsia="黑体" w:hAnsi="黑体"/>
              </w:rPr>
            </w:pPr>
            <w:r>
              <w:rPr>
                <w:rFonts w:hint="eastAsia"/>
                <w:highlight w:val="yellow"/>
              </w:rPr>
              <w:t>i</w:t>
            </w:r>
            <w:r>
              <w:rPr>
                <w:highlight w:val="yellow"/>
              </w:rPr>
              <w:t>nt</w:t>
            </w:r>
          </w:p>
        </w:tc>
        <w:tc>
          <w:tcPr>
            <w:tcW w:w="2241" w:type="dxa"/>
            <w:gridSpan w:val="2"/>
            <w:shd w:val="clear" w:color="auto" w:fill="F2F2F2" w:themeFill="background1" w:themeFillShade="F2"/>
          </w:tcPr>
          <w:p w14:paraId="7820A5CB" w14:textId="77777777" w:rsidR="00B2435D" w:rsidRDefault="00B2435D" w:rsidP="003E69E9">
            <w:pPr>
              <w:rPr>
                <w:highlight w:val="yellow"/>
              </w:rPr>
            </w:pPr>
            <w:r>
              <w:rPr>
                <w:rFonts w:hint="eastAsia"/>
                <w:highlight w:val="yellow"/>
              </w:rPr>
              <w:t>0</w:t>
            </w:r>
            <w:r>
              <w:rPr>
                <w:highlight w:val="yellow"/>
              </w:rPr>
              <w:t xml:space="preserve"> – </w:t>
            </w:r>
            <w:r>
              <w:rPr>
                <w:highlight w:val="yellow"/>
              </w:rPr>
              <w:t>关</w:t>
            </w:r>
            <w:r>
              <w:rPr>
                <w:rFonts w:hint="eastAsia"/>
                <w:highlight w:val="yellow"/>
              </w:rPr>
              <w:t>（禁用）</w:t>
            </w:r>
          </w:p>
          <w:p w14:paraId="17854460" w14:textId="77777777" w:rsidR="00B2435D" w:rsidRDefault="00B2435D" w:rsidP="003E69E9">
            <w:pPr>
              <w:rPr>
                <w:rFonts w:ascii="黑体" w:eastAsia="黑体" w:hAnsi="黑体"/>
              </w:rPr>
            </w:pPr>
            <w:r>
              <w:rPr>
                <w:highlight w:val="yellow"/>
              </w:rPr>
              <w:t xml:space="preserve">1 – </w:t>
            </w:r>
            <w:r>
              <w:rPr>
                <w:highlight w:val="yellow"/>
              </w:rPr>
              <w:t>开</w:t>
            </w:r>
            <w:r>
              <w:rPr>
                <w:rFonts w:hint="eastAsia"/>
                <w:highlight w:val="yellow"/>
              </w:rPr>
              <w:t>（启用）</w:t>
            </w:r>
          </w:p>
        </w:tc>
      </w:tr>
      <w:tr w:rsidR="00B2435D" w14:paraId="7F0A2FCF" w14:textId="77777777">
        <w:trPr>
          <w:trHeight w:val="557"/>
        </w:trPr>
        <w:tc>
          <w:tcPr>
            <w:tcW w:w="1162" w:type="dxa"/>
            <w:vMerge/>
            <w:shd w:val="clear" w:color="auto" w:fill="F2F2F2" w:themeFill="background1" w:themeFillShade="F2"/>
          </w:tcPr>
          <w:p w14:paraId="11422267" w14:textId="77777777" w:rsidR="00B2435D" w:rsidRDefault="00B2435D" w:rsidP="003E69E9"/>
        </w:tc>
        <w:tc>
          <w:tcPr>
            <w:tcW w:w="1781" w:type="dxa"/>
            <w:vMerge/>
            <w:shd w:val="clear" w:color="auto" w:fill="F2F2F2" w:themeFill="background1" w:themeFillShade="F2"/>
          </w:tcPr>
          <w:p w14:paraId="312E8BE1" w14:textId="77777777" w:rsidR="00B2435D" w:rsidRDefault="00B2435D" w:rsidP="003E69E9">
            <w:pPr>
              <w:rPr>
                <w:highlight w:val="yellow"/>
              </w:rPr>
            </w:pPr>
          </w:p>
        </w:tc>
        <w:tc>
          <w:tcPr>
            <w:tcW w:w="2422" w:type="dxa"/>
            <w:shd w:val="clear" w:color="auto" w:fill="F2F2F2" w:themeFill="background1" w:themeFillShade="F2"/>
          </w:tcPr>
          <w:p w14:paraId="61B914FF" w14:textId="77777777" w:rsidR="00B2435D" w:rsidRDefault="00B2435D" w:rsidP="003E69E9">
            <w:pPr>
              <w:rPr>
                <w:highlight w:val="yellow"/>
              </w:rPr>
            </w:pPr>
            <w:r>
              <w:rPr>
                <w:rFonts w:hint="eastAsia"/>
                <w:highlight w:val="yellow"/>
              </w:rPr>
              <w:t>internetSwitch</w:t>
            </w:r>
          </w:p>
          <w:p w14:paraId="146767CF" w14:textId="77777777" w:rsidR="00B2435D" w:rsidRDefault="00B2435D" w:rsidP="003E69E9">
            <w:pPr>
              <w:rPr>
                <w:highlight w:val="yellow"/>
              </w:rPr>
            </w:pPr>
            <w:r>
              <w:rPr>
                <w:highlight w:val="yellow"/>
              </w:rPr>
              <w:t>互联网开关</w:t>
            </w:r>
          </w:p>
        </w:tc>
        <w:tc>
          <w:tcPr>
            <w:tcW w:w="1547" w:type="dxa"/>
            <w:shd w:val="clear" w:color="auto" w:fill="F2F2F2" w:themeFill="background1" w:themeFillShade="F2"/>
          </w:tcPr>
          <w:p w14:paraId="5E063CA0" w14:textId="77777777" w:rsidR="00B2435D" w:rsidRDefault="00B2435D" w:rsidP="003E69E9">
            <w:pPr>
              <w:rPr>
                <w:highlight w:val="yellow"/>
              </w:rPr>
            </w:pPr>
            <w:r>
              <w:rPr>
                <w:rFonts w:hint="eastAsia"/>
                <w:highlight w:val="yellow"/>
              </w:rPr>
              <w:t>数值</w:t>
            </w:r>
          </w:p>
        </w:tc>
        <w:tc>
          <w:tcPr>
            <w:tcW w:w="809" w:type="dxa"/>
            <w:shd w:val="clear" w:color="auto" w:fill="F2F2F2" w:themeFill="background1" w:themeFillShade="F2"/>
          </w:tcPr>
          <w:p w14:paraId="3050AA75" w14:textId="77777777" w:rsidR="00B2435D" w:rsidRDefault="00B2435D" w:rsidP="003E69E9">
            <w:pPr>
              <w:rPr>
                <w:highlight w:val="yellow"/>
              </w:rPr>
            </w:pPr>
            <w:r>
              <w:rPr>
                <w:rFonts w:hint="eastAsia"/>
                <w:highlight w:val="yellow"/>
              </w:rPr>
              <w:t>i</w:t>
            </w:r>
            <w:r>
              <w:rPr>
                <w:highlight w:val="yellow"/>
              </w:rPr>
              <w:t>nt</w:t>
            </w:r>
          </w:p>
        </w:tc>
        <w:tc>
          <w:tcPr>
            <w:tcW w:w="2241" w:type="dxa"/>
            <w:gridSpan w:val="2"/>
            <w:shd w:val="clear" w:color="auto" w:fill="F2F2F2" w:themeFill="background1" w:themeFillShade="F2"/>
          </w:tcPr>
          <w:p w14:paraId="21A8064D" w14:textId="77777777" w:rsidR="00B2435D" w:rsidRDefault="00B2435D" w:rsidP="003E69E9">
            <w:pPr>
              <w:rPr>
                <w:highlight w:val="yellow"/>
              </w:rPr>
            </w:pPr>
            <w:r>
              <w:rPr>
                <w:rFonts w:hint="eastAsia"/>
                <w:highlight w:val="yellow"/>
              </w:rPr>
              <w:t>0</w:t>
            </w:r>
            <w:r>
              <w:rPr>
                <w:highlight w:val="yellow"/>
              </w:rPr>
              <w:t xml:space="preserve"> – </w:t>
            </w:r>
            <w:r>
              <w:rPr>
                <w:highlight w:val="yellow"/>
              </w:rPr>
              <w:t>关</w:t>
            </w:r>
            <w:r>
              <w:rPr>
                <w:rFonts w:hint="eastAsia"/>
                <w:highlight w:val="yellow"/>
              </w:rPr>
              <w:t>（禁用）</w:t>
            </w:r>
          </w:p>
          <w:p w14:paraId="46066980" w14:textId="77777777" w:rsidR="00B2435D" w:rsidRDefault="00B2435D" w:rsidP="003E69E9">
            <w:pPr>
              <w:rPr>
                <w:highlight w:val="yellow"/>
              </w:rPr>
            </w:pPr>
            <w:r>
              <w:rPr>
                <w:highlight w:val="yellow"/>
              </w:rPr>
              <w:t xml:space="preserve">1 – </w:t>
            </w:r>
            <w:r>
              <w:rPr>
                <w:highlight w:val="yellow"/>
              </w:rPr>
              <w:t>开</w:t>
            </w:r>
            <w:r>
              <w:rPr>
                <w:rFonts w:hint="eastAsia"/>
                <w:highlight w:val="yellow"/>
              </w:rPr>
              <w:t>（启用）</w:t>
            </w:r>
          </w:p>
        </w:tc>
      </w:tr>
      <w:tr w:rsidR="00B2435D" w14:paraId="60530D2D" w14:textId="77777777">
        <w:trPr>
          <w:trHeight w:val="557"/>
        </w:trPr>
        <w:tc>
          <w:tcPr>
            <w:tcW w:w="1162" w:type="dxa"/>
            <w:vMerge/>
            <w:shd w:val="clear" w:color="auto" w:fill="F2F2F2" w:themeFill="background1" w:themeFillShade="F2"/>
          </w:tcPr>
          <w:p w14:paraId="4EED30B5" w14:textId="77777777" w:rsidR="00B2435D" w:rsidRDefault="00B2435D" w:rsidP="003E69E9"/>
        </w:tc>
        <w:tc>
          <w:tcPr>
            <w:tcW w:w="1781" w:type="dxa"/>
            <w:vMerge w:val="restart"/>
            <w:shd w:val="clear" w:color="auto" w:fill="F2F2F2" w:themeFill="background1" w:themeFillShade="F2"/>
          </w:tcPr>
          <w:p w14:paraId="7C725D60" w14:textId="481AE17A" w:rsidR="00B2435D" w:rsidRDefault="00B2435D" w:rsidP="003E69E9">
            <w:pPr>
              <w:rPr>
                <w:highlight w:val="yellow"/>
              </w:rPr>
            </w:pPr>
            <w:r>
              <w:rPr>
                <w:rFonts w:hint="eastAsia"/>
              </w:rPr>
              <w:t>devi</w:t>
            </w:r>
            <w:r>
              <w:t>ceInfo</w:t>
            </w:r>
          </w:p>
        </w:tc>
        <w:tc>
          <w:tcPr>
            <w:tcW w:w="2422" w:type="dxa"/>
            <w:shd w:val="clear" w:color="auto" w:fill="F2F2F2" w:themeFill="background1" w:themeFillShade="F2"/>
          </w:tcPr>
          <w:p w14:paraId="4A7532F8" w14:textId="4A48E873" w:rsidR="00B2435D" w:rsidRDefault="00B2435D" w:rsidP="003E69E9">
            <w:pPr>
              <w:rPr>
                <w:highlight w:val="yellow"/>
              </w:rPr>
            </w:pPr>
            <w:r>
              <w:rPr>
                <w:rFonts w:hint="eastAsia"/>
              </w:rPr>
              <w:t>index</w:t>
            </w:r>
          </w:p>
        </w:tc>
        <w:tc>
          <w:tcPr>
            <w:tcW w:w="1547" w:type="dxa"/>
            <w:shd w:val="clear" w:color="auto" w:fill="F2F2F2" w:themeFill="background1" w:themeFillShade="F2"/>
          </w:tcPr>
          <w:p w14:paraId="0D31411E" w14:textId="6A0A6987" w:rsidR="00B2435D" w:rsidRDefault="00B2435D" w:rsidP="003E69E9">
            <w:pPr>
              <w:rPr>
                <w:highlight w:val="yellow"/>
              </w:rPr>
            </w:pPr>
            <w:r>
              <w:t>0-255</w:t>
            </w:r>
          </w:p>
        </w:tc>
        <w:tc>
          <w:tcPr>
            <w:tcW w:w="809" w:type="dxa"/>
            <w:shd w:val="clear" w:color="auto" w:fill="F2F2F2" w:themeFill="background1" w:themeFillShade="F2"/>
          </w:tcPr>
          <w:p w14:paraId="359BDA64" w14:textId="2C7F5382" w:rsidR="00B2435D" w:rsidRDefault="00B2435D" w:rsidP="003E69E9">
            <w:pPr>
              <w:rPr>
                <w:highlight w:val="yellow"/>
              </w:rPr>
            </w:pPr>
            <w:r>
              <w:rPr>
                <w:rFonts w:hint="eastAsia"/>
              </w:rPr>
              <w:t>i</w:t>
            </w:r>
            <w:r>
              <w:t>nt</w:t>
            </w:r>
          </w:p>
        </w:tc>
        <w:tc>
          <w:tcPr>
            <w:tcW w:w="2241" w:type="dxa"/>
            <w:gridSpan w:val="2"/>
            <w:shd w:val="clear" w:color="auto" w:fill="F2F2F2" w:themeFill="background1" w:themeFillShade="F2"/>
          </w:tcPr>
          <w:p w14:paraId="3715F489" w14:textId="2BB3788C" w:rsidR="00B2435D" w:rsidRDefault="00B2435D" w:rsidP="003E69E9">
            <w:pPr>
              <w:rPr>
                <w:highlight w:val="yellow"/>
              </w:rPr>
            </w:pPr>
            <w:r>
              <w:rPr>
                <w:rFonts w:hint="eastAsia"/>
              </w:rPr>
              <w:t>编号固定值为</w:t>
            </w:r>
            <w:r>
              <w:rPr>
                <w:rFonts w:hint="eastAsia"/>
              </w:rPr>
              <w:t>0</w:t>
            </w:r>
          </w:p>
        </w:tc>
      </w:tr>
      <w:tr w:rsidR="00B2435D" w14:paraId="53444638" w14:textId="77777777">
        <w:trPr>
          <w:trHeight w:val="557"/>
        </w:trPr>
        <w:tc>
          <w:tcPr>
            <w:tcW w:w="1162" w:type="dxa"/>
            <w:vMerge/>
            <w:shd w:val="clear" w:color="auto" w:fill="F2F2F2" w:themeFill="background1" w:themeFillShade="F2"/>
          </w:tcPr>
          <w:p w14:paraId="5737FF60" w14:textId="77777777" w:rsidR="00B2435D" w:rsidRDefault="00B2435D" w:rsidP="003E69E9"/>
        </w:tc>
        <w:tc>
          <w:tcPr>
            <w:tcW w:w="1781" w:type="dxa"/>
            <w:vMerge/>
            <w:shd w:val="clear" w:color="auto" w:fill="F2F2F2" w:themeFill="background1" w:themeFillShade="F2"/>
          </w:tcPr>
          <w:p w14:paraId="1A4CF24D" w14:textId="77777777" w:rsidR="00B2435D" w:rsidRDefault="00B2435D" w:rsidP="003E69E9">
            <w:pPr>
              <w:rPr>
                <w:highlight w:val="yellow"/>
              </w:rPr>
            </w:pPr>
          </w:p>
        </w:tc>
        <w:tc>
          <w:tcPr>
            <w:tcW w:w="2422" w:type="dxa"/>
            <w:shd w:val="clear" w:color="auto" w:fill="F2F2F2" w:themeFill="background1" w:themeFillShade="F2"/>
          </w:tcPr>
          <w:p w14:paraId="4F1B125C" w14:textId="77777777" w:rsidR="00B2435D" w:rsidRDefault="00B2435D" w:rsidP="003E69E9">
            <w:r>
              <w:t>screenR</w:t>
            </w:r>
            <w:r w:rsidRPr="007032A0">
              <w:t>esolution</w:t>
            </w:r>
          </w:p>
          <w:p w14:paraId="14F82115" w14:textId="5C9C3667" w:rsidR="00B2435D" w:rsidRDefault="00B2435D" w:rsidP="003E69E9">
            <w:pPr>
              <w:rPr>
                <w:highlight w:val="yellow"/>
              </w:rPr>
            </w:pPr>
            <w:r>
              <w:rPr>
                <w:rFonts w:hint="eastAsia"/>
              </w:rPr>
              <w:t>屏幕分辨率</w:t>
            </w:r>
          </w:p>
        </w:tc>
        <w:tc>
          <w:tcPr>
            <w:tcW w:w="1547" w:type="dxa"/>
            <w:shd w:val="clear" w:color="auto" w:fill="F2F2F2" w:themeFill="background1" w:themeFillShade="F2"/>
          </w:tcPr>
          <w:p w14:paraId="0E19E372" w14:textId="7B6A0423" w:rsidR="00B2435D" w:rsidRDefault="00B2435D" w:rsidP="003E69E9">
            <w:pPr>
              <w:rPr>
                <w:highlight w:val="yellow"/>
              </w:rPr>
            </w:pPr>
            <w:r w:rsidRPr="00E609D8">
              <w:rPr>
                <w:rFonts w:hint="eastAsia"/>
              </w:rPr>
              <w:t>字符串值</w:t>
            </w:r>
          </w:p>
        </w:tc>
        <w:tc>
          <w:tcPr>
            <w:tcW w:w="809" w:type="dxa"/>
            <w:shd w:val="clear" w:color="auto" w:fill="F2F2F2" w:themeFill="background1" w:themeFillShade="F2"/>
          </w:tcPr>
          <w:p w14:paraId="12374477" w14:textId="2D2DAEB9" w:rsidR="00B2435D" w:rsidRDefault="00B2435D" w:rsidP="003E69E9">
            <w:pPr>
              <w:rPr>
                <w:highlight w:val="yellow"/>
              </w:rPr>
            </w:pPr>
            <w:r w:rsidRPr="00E609D8">
              <w:rPr>
                <w:rFonts w:hint="eastAsia"/>
              </w:rPr>
              <w:t>S</w:t>
            </w:r>
            <w:r w:rsidRPr="00E609D8">
              <w:t>tring</w:t>
            </w:r>
          </w:p>
        </w:tc>
        <w:tc>
          <w:tcPr>
            <w:tcW w:w="2241" w:type="dxa"/>
            <w:gridSpan w:val="2"/>
            <w:shd w:val="clear" w:color="auto" w:fill="F2F2F2" w:themeFill="background1" w:themeFillShade="F2"/>
          </w:tcPr>
          <w:p w14:paraId="4C94BA5C" w14:textId="77777777" w:rsidR="00B2435D" w:rsidRDefault="00B2435D" w:rsidP="003E69E9">
            <w:r>
              <w:rPr>
                <w:rFonts w:hint="eastAsia"/>
              </w:rPr>
              <w:t>1</w:t>
            </w:r>
            <w:r>
              <w:t>00</w:t>
            </w:r>
            <w:r>
              <w:rPr>
                <w:rFonts w:hint="eastAsia"/>
              </w:rPr>
              <w:t>,</w:t>
            </w:r>
            <w:r>
              <w:t>200</w:t>
            </w:r>
          </w:p>
          <w:p w14:paraId="6D4A379C" w14:textId="00BE3C62" w:rsidR="00B2435D" w:rsidRDefault="00B2435D" w:rsidP="003E69E9">
            <w:pPr>
              <w:rPr>
                <w:highlight w:val="yellow"/>
              </w:rPr>
            </w:pPr>
            <w:r>
              <w:rPr>
                <w:rFonts w:hint="eastAsia"/>
              </w:rPr>
              <w:t>单位是</w:t>
            </w:r>
            <w:r>
              <w:rPr>
                <w:rFonts w:hint="eastAsia"/>
              </w:rPr>
              <w:t>px</w:t>
            </w:r>
          </w:p>
        </w:tc>
      </w:tr>
    </w:tbl>
    <w:p w14:paraId="44D91002" w14:textId="77777777" w:rsidR="00933DB0" w:rsidRDefault="008845DE" w:rsidP="003E69E9">
      <w:pPr>
        <w:pStyle w:val="3"/>
      </w:pPr>
      <w:r>
        <w:rPr>
          <w:rFonts w:hint="eastAsia"/>
        </w:rPr>
        <w:t>4.</w:t>
      </w:r>
      <w:r>
        <w:t>1</w:t>
      </w:r>
      <w:r>
        <w:rPr>
          <w:rFonts w:hint="eastAsia"/>
        </w:rPr>
        <w:t>.2</w:t>
      </w:r>
      <w:r>
        <w:rPr>
          <w:rFonts w:hint="eastAsia"/>
        </w:rPr>
        <w:t>消息格式</w:t>
      </w:r>
    </w:p>
    <w:p w14:paraId="564807A6" w14:textId="77777777" w:rsidR="00933DB0" w:rsidRDefault="008845DE" w:rsidP="003E69E9">
      <w:pPr>
        <w:pStyle w:val="4"/>
      </w:pPr>
      <w:r>
        <w:t>4.1.2.1</w:t>
      </w:r>
      <w:r>
        <w:rPr>
          <w:rFonts w:hint="eastAsia"/>
        </w:rPr>
        <w:t>设备发布消息结构体</w:t>
      </w:r>
    </w:p>
    <w:p w14:paraId="245A4CDD" w14:textId="77777777" w:rsidR="00933DB0" w:rsidRDefault="008845DE" w:rsidP="003E69E9">
      <w:r>
        <w:rPr>
          <w:rFonts w:hint="eastAsia"/>
        </w:rPr>
        <w:t>va</w:t>
      </w:r>
      <w:r>
        <w:t>lue</w:t>
      </w:r>
      <w:r>
        <w:rPr>
          <w:rFonts w:hint="eastAsia"/>
        </w:rPr>
        <w:t>统一使用字符串形式传输</w:t>
      </w:r>
    </w:p>
    <w:p w14:paraId="374380CB" w14:textId="77777777" w:rsidR="00933DB0" w:rsidRDefault="00933DB0" w:rsidP="003E69E9"/>
    <w:tbl>
      <w:tblPr>
        <w:tblStyle w:val="af4"/>
        <w:tblW w:w="0" w:type="auto"/>
        <w:tblLook w:val="04A0" w:firstRow="1" w:lastRow="0" w:firstColumn="1" w:lastColumn="0" w:noHBand="0" w:noVBand="1"/>
      </w:tblPr>
      <w:tblGrid>
        <w:gridCol w:w="1526"/>
        <w:gridCol w:w="3498"/>
        <w:gridCol w:w="1749"/>
        <w:gridCol w:w="1749"/>
      </w:tblGrid>
      <w:tr w:rsidR="00933DB0" w14:paraId="7E6428D7" w14:textId="77777777">
        <w:tc>
          <w:tcPr>
            <w:tcW w:w="1526" w:type="dxa"/>
            <w:shd w:val="clear" w:color="auto" w:fill="244061" w:themeFill="accent1" w:themeFillShade="80"/>
          </w:tcPr>
          <w:p w14:paraId="33B0C2AA" w14:textId="77777777" w:rsidR="00933DB0" w:rsidRDefault="008845DE" w:rsidP="003E69E9">
            <w:r>
              <w:rPr>
                <w:rFonts w:hint="eastAsia"/>
              </w:rPr>
              <w:t>消息主题</w:t>
            </w:r>
          </w:p>
        </w:tc>
        <w:tc>
          <w:tcPr>
            <w:tcW w:w="3498" w:type="dxa"/>
            <w:shd w:val="clear" w:color="auto" w:fill="FBD4B4" w:themeFill="accent6" w:themeFillTint="66"/>
          </w:tcPr>
          <w:p w14:paraId="1F28C236" w14:textId="77777777" w:rsidR="00933DB0" w:rsidRDefault="008845DE" w:rsidP="003E69E9">
            <w:r>
              <w:rPr>
                <w:rFonts w:hint="eastAsia"/>
              </w:rPr>
              <w:t>stateserver/kalerm/iot/status/cilentid</w:t>
            </w:r>
          </w:p>
        </w:tc>
        <w:tc>
          <w:tcPr>
            <w:tcW w:w="1749" w:type="dxa"/>
            <w:shd w:val="clear" w:color="auto" w:fill="17365D" w:themeFill="text2" w:themeFillShade="BF"/>
          </w:tcPr>
          <w:p w14:paraId="79AF4BE9" w14:textId="77777777" w:rsidR="00933DB0" w:rsidRDefault="008845DE" w:rsidP="003E69E9">
            <w:r>
              <w:rPr>
                <w:rFonts w:hint="eastAsia"/>
              </w:rPr>
              <w:t>cilentid</w:t>
            </w:r>
            <w:r>
              <w:rPr>
                <w:rFonts w:hint="eastAsia"/>
              </w:rPr>
              <w:t>含义</w:t>
            </w:r>
          </w:p>
        </w:tc>
        <w:tc>
          <w:tcPr>
            <w:tcW w:w="1749" w:type="dxa"/>
            <w:shd w:val="clear" w:color="auto" w:fill="FBD4B4" w:themeFill="accent6" w:themeFillTint="66"/>
          </w:tcPr>
          <w:p w14:paraId="55000F9F" w14:textId="77777777" w:rsidR="00933DB0" w:rsidRDefault="008845DE" w:rsidP="003E69E9">
            <w:r>
              <w:rPr>
                <w:rFonts w:hint="eastAsia"/>
              </w:rPr>
              <w:t>咖啡机</w:t>
            </w:r>
            <w:r>
              <w:rPr>
                <w:rFonts w:hint="eastAsia"/>
              </w:rPr>
              <w:t>SN</w:t>
            </w:r>
            <w:r>
              <w:rPr>
                <w:rFonts w:hint="eastAsia"/>
              </w:rPr>
              <w:t>号</w:t>
            </w:r>
          </w:p>
        </w:tc>
      </w:tr>
      <w:tr w:rsidR="00933DB0" w14:paraId="469BFB49" w14:textId="77777777">
        <w:tc>
          <w:tcPr>
            <w:tcW w:w="1526" w:type="dxa"/>
            <w:shd w:val="clear" w:color="auto" w:fill="244061" w:themeFill="accent1" w:themeFillShade="80"/>
          </w:tcPr>
          <w:p w14:paraId="637FB764" w14:textId="77777777" w:rsidR="00933DB0" w:rsidRDefault="008845DE" w:rsidP="003E69E9">
            <w:r>
              <w:rPr>
                <w:rFonts w:hint="eastAsia"/>
              </w:rPr>
              <w:t>订阅者</w:t>
            </w:r>
          </w:p>
        </w:tc>
        <w:tc>
          <w:tcPr>
            <w:tcW w:w="3498" w:type="dxa"/>
          </w:tcPr>
          <w:p w14:paraId="35AB57C3" w14:textId="77777777" w:rsidR="00933DB0" w:rsidRDefault="008845DE" w:rsidP="003E69E9">
            <w:r>
              <w:rPr>
                <w:rFonts w:hint="eastAsia"/>
              </w:rPr>
              <w:t>状态服务器</w:t>
            </w:r>
          </w:p>
        </w:tc>
        <w:tc>
          <w:tcPr>
            <w:tcW w:w="1749" w:type="dxa"/>
            <w:shd w:val="clear" w:color="auto" w:fill="244061" w:themeFill="accent1" w:themeFillShade="80"/>
          </w:tcPr>
          <w:p w14:paraId="0952A4EA" w14:textId="77777777" w:rsidR="00933DB0" w:rsidRDefault="008845DE" w:rsidP="003E69E9">
            <w:r>
              <w:rPr>
                <w:rFonts w:hint="eastAsia"/>
              </w:rPr>
              <w:t>发布者</w:t>
            </w:r>
          </w:p>
        </w:tc>
        <w:tc>
          <w:tcPr>
            <w:tcW w:w="1749" w:type="dxa"/>
          </w:tcPr>
          <w:p w14:paraId="428D6D04" w14:textId="77777777" w:rsidR="00933DB0" w:rsidRDefault="008845DE" w:rsidP="003E69E9">
            <w:r>
              <w:rPr>
                <w:rFonts w:hint="eastAsia"/>
              </w:rPr>
              <w:t>咖啡机</w:t>
            </w:r>
          </w:p>
        </w:tc>
      </w:tr>
      <w:tr w:rsidR="00933DB0" w14:paraId="753DEFF9" w14:textId="77777777">
        <w:trPr>
          <w:trHeight w:val="956"/>
        </w:trPr>
        <w:tc>
          <w:tcPr>
            <w:tcW w:w="1526" w:type="dxa"/>
            <w:shd w:val="clear" w:color="auto" w:fill="244061" w:themeFill="accent1" w:themeFillShade="80"/>
          </w:tcPr>
          <w:p w14:paraId="6903E846" w14:textId="77777777" w:rsidR="00933DB0" w:rsidRDefault="008845DE" w:rsidP="003E69E9">
            <w:r>
              <w:t>J</w:t>
            </w:r>
            <w:r>
              <w:rPr>
                <w:rFonts w:hint="eastAsia"/>
              </w:rPr>
              <w:t>son</w:t>
            </w:r>
            <w:r>
              <w:rPr>
                <w:rFonts w:hint="eastAsia"/>
              </w:rPr>
              <w:t>格式</w:t>
            </w:r>
          </w:p>
        </w:tc>
        <w:tc>
          <w:tcPr>
            <w:tcW w:w="6996" w:type="dxa"/>
            <w:gridSpan w:val="3"/>
          </w:tcPr>
          <w:p w14:paraId="55F2AD94" w14:textId="77777777" w:rsidR="00933DB0" w:rsidRDefault="008845DE" w:rsidP="003E69E9">
            <w:r>
              <w:rPr>
                <w:rFonts w:hint="eastAsia"/>
              </w:rPr>
              <w:t>{</w:t>
            </w:r>
          </w:p>
          <w:p w14:paraId="59F9F309" w14:textId="77777777" w:rsidR="00933DB0" w:rsidRDefault="008845DE" w:rsidP="003E69E9">
            <w:r>
              <w:rPr>
                <w:rFonts w:hint="eastAsia"/>
              </w:rPr>
              <w:t xml:space="preserve">  "msgId": "45484asd5a4d8a48a4sdads",</w:t>
            </w:r>
          </w:p>
          <w:p w14:paraId="64ED8C2A" w14:textId="77777777" w:rsidR="00933DB0" w:rsidRDefault="008845DE" w:rsidP="003E69E9">
            <w:r>
              <w:rPr>
                <w:rFonts w:hint="eastAsia"/>
              </w:rPr>
              <w:t xml:space="preserve">  "version": "2.0",</w:t>
            </w:r>
          </w:p>
          <w:p w14:paraId="082716AE" w14:textId="77777777" w:rsidR="00933DB0" w:rsidRDefault="008845DE" w:rsidP="003E69E9">
            <w:r>
              <w:rPr>
                <w:rFonts w:hint="eastAsia"/>
              </w:rPr>
              <w:t xml:space="preserve">  "timestamp": "1565499360620",</w:t>
            </w:r>
          </w:p>
          <w:p w14:paraId="5E9DC882" w14:textId="77777777" w:rsidR="00933DB0" w:rsidRDefault="008845DE" w:rsidP="003E69E9">
            <w:r>
              <w:rPr>
                <w:rFonts w:hint="eastAsia"/>
              </w:rPr>
              <w:t xml:space="preserve">  "data": {</w:t>
            </w:r>
          </w:p>
          <w:p w14:paraId="6621FF03" w14:textId="77777777" w:rsidR="00933DB0" w:rsidRDefault="008845DE" w:rsidP="003E69E9">
            <w:r>
              <w:rPr>
                <w:rFonts w:hint="eastAsia"/>
              </w:rPr>
              <w:t xml:space="preserve">    "component": [</w:t>
            </w:r>
          </w:p>
          <w:p w14:paraId="4141037C" w14:textId="77777777" w:rsidR="00933DB0" w:rsidRDefault="008845DE" w:rsidP="003E69E9">
            <w:r>
              <w:rPr>
                <w:rFonts w:hint="eastAsia"/>
              </w:rPr>
              <w:t>{</w:t>
            </w:r>
          </w:p>
          <w:p w14:paraId="762F8D60" w14:textId="77777777" w:rsidR="00933DB0" w:rsidRDefault="008845DE" w:rsidP="003E69E9">
            <w:r>
              <w:rPr>
                <w:rFonts w:hint="eastAsia"/>
              </w:rPr>
              <w:t xml:space="preserve">        "key": "waterPanel",</w:t>
            </w:r>
          </w:p>
          <w:p w14:paraId="194F9A35" w14:textId="77777777" w:rsidR="00933DB0" w:rsidRDefault="008845DE" w:rsidP="003E69E9">
            <w:r>
              <w:rPr>
                <w:rFonts w:hint="eastAsia"/>
              </w:rPr>
              <w:t xml:space="preserve">        "index": 0 (int),</w:t>
            </w:r>
          </w:p>
          <w:p w14:paraId="1DDBA053" w14:textId="77777777" w:rsidR="00933DB0" w:rsidRDefault="008845DE" w:rsidP="003E69E9">
            <w:r>
              <w:rPr>
                <w:rFonts w:hint="eastAsia"/>
              </w:rPr>
              <w:t xml:space="preserve">        "data": [</w:t>
            </w:r>
          </w:p>
          <w:p w14:paraId="0DA2450E" w14:textId="77777777" w:rsidR="00933DB0" w:rsidRDefault="008845DE" w:rsidP="003E69E9">
            <w:r>
              <w:rPr>
                <w:rFonts w:hint="eastAsia"/>
              </w:rPr>
              <w:t xml:space="preserve">          {</w:t>
            </w:r>
          </w:p>
          <w:p w14:paraId="253FE6B4" w14:textId="77777777" w:rsidR="00933DB0" w:rsidRDefault="008845DE" w:rsidP="003E69E9">
            <w:r>
              <w:rPr>
                <w:rFonts w:hint="eastAsia"/>
              </w:rPr>
              <w:t xml:space="preserve">            "name": "status",</w:t>
            </w:r>
          </w:p>
          <w:p w14:paraId="1F825F35" w14:textId="77777777" w:rsidR="00933DB0" w:rsidRDefault="008845DE" w:rsidP="003E69E9">
            <w:r>
              <w:rPr>
                <w:rFonts w:hint="eastAsia"/>
              </w:rPr>
              <w:t xml:space="preserve">            "value": 1 (int)</w:t>
            </w:r>
          </w:p>
          <w:p w14:paraId="678B4998" w14:textId="77777777" w:rsidR="00933DB0" w:rsidRDefault="008845DE" w:rsidP="003E69E9">
            <w:r>
              <w:rPr>
                <w:rFonts w:hint="eastAsia"/>
              </w:rPr>
              <w:t xml:space="preserve">          },</w:t>
            </w:r>
          </w:p>
          <w:p w14:paraId="65934826" w14:textId="77777777" w:rsidR="00933DB0" w:rsidRDefault="008845DE" w:rsidP="003E69E9">
            <w:r>
              <w:rPr>
                <w:rFonts w:hint="eastAsia"/>
              </w:rPr>
              <w:t xml:space="preserve">          {</w:t>
            </w:r>
          </w:p>
          <w:p w14:paraId="5E43C447" w14:textId="77777777" w:rsidR="00933DB0" w:rsidRDefault="008845DE" w:rsidP="003E69E9">
            <w:r>
              <w:rPr>
                <w:rFonts w:hint="eastAsia"/>
              </w:rPr>
              <w:t xml:space="preserve">            "name": "waterLevelStatus",</w:t>
            </w:r>
          </w:p>
          <w:p w14:paraId="68CDB5E7" w14:textId="77777777" w:rsidR="00933DB0" w:rsidRDefault="008845DE" w:rsidP="003E69E9">
            <w:r>
              <w:rPr>
                <w:rFonts w:hint="eastAsia"/>
              </w:rPr>
              <w:t xml:space="preserve">            "value": 1 (int)</w:t>
            </w:r>
          </w:p>
          <w:p w14:paraId="36C83E27" w14:textId="77777777" w:rsidR="00933DB0" w:rsidRDefault="008845DE" w:rsidP="003E69E9">
            <w:r>
              <w:rPr>
                <w:rFonts w:hint="eastAsia"/>
              </w:rPr>
              <w:t xml:space="preserve">          }</w:t>
            </w:r>
          </w:p>
          <w:p w14:paraId="3B0532D6" w14:textId="77777777" w:rsidR="00933DB0" w:rsidRDefault="008845DE" w:rsidP="003E69E9">
            <w:r>
              <w:rPr>
                <w:rFonts w:hint="eastAsia"/>
              </w:rPr>
              <w:t xml:space="preserve">        ]</w:t>
            </w:r>
          </w:p>
          <w:p w14:paraId="517C1F52" w14:textId="77777777" w:rsidR="00933DB0" w:rsidRDefault="008845DE" w:rsidP="003E69E9">
            <w:r>
              <w:rPr>
                <w:rFonts w:hint="eastAsia"/>
              </w:rPr>
              <w:t xml:space="preserve">      },</w:t>
            </w:r>
          </w:p>
          <w:p w14:paraId="21CA75FE" w14:textId="77777777" w:rsidR="00933DB0" w:rsidRDefault="008845DE" w:rsidP="003E69E9">
            <w:r>
              <w:rPr>
                <w:rFonts w:hint="eastAsia"/>
              </w:rPr>
              <w:t xml:space="preserve">      {</w:t>
            </w:r>
          </w:p>
          <w:p w14:paraId="6F1D45A5" w14:textId="77777777" w:rsidR="00933DB0" w:rsidRDefault="008845DE" w:rsidP="003E69E9">
            <w:r>
              <w:rPr>
                <w:rFonts w:hint="eastAsia"/>
              </w:rPr>
              <w:t xml:space="preserve">        "key": "waterTank",</w:t>
            </w:r>
          </w:p>
          <w:p w14:paraId="5105C9DF" w14:textId="77777777" w:rsidR="00933DB0" w:rsidRDefault="008845DE" w:rsidP="003E69E9">
            <w:r>
              <w:rPr>
                <w:rFonts w:hint="eastAsia"/>
              </w:rPr>
              <w:t xml:space="preserve">        "index": 0 (int),</w:t>
            </w:r>
          </w:p>
          <w:p w14:paraId="661E3E76" w14:textId="77777777" w:rsidR="00933DB0" w:rsidRDefault="008845DE" w:rsidP="003E69E9">
            <w:r>
              <w:rPr>
                <w:rFonts w:hint="eastAsia"/>
              </w:rPr>
              <w:t xml:space="preserve">        "data": [</w:t>
            </w:r>
          </w:p>
          <w:p w14:paraId="314F1587" w14:textId="77777777" w:rsidR="00933DB0" w:rsidRDefault="008845DE" w:rsidP="003E69E9">
            <w:r>
              <w:rPr>
                <w:rFonts w:hint="eastAsia"/>
              </w:rPr>
              <w:t xml:space="preserve">          {</w:t>
            </w:r>
          </w:p>
          <w:p w14:paraId="41F99BA8" w14:textId="77777777" w:rsidR="00933DB0" w:rsidRDefault="008845DE" w:rsidP="003E69E9">
            <w:r>
              <w:rPr>
                <w:rFonts w:hint="eastAsia"/>
              </w:rPr>
              <w:t xml:space="preserve">            "name": "status",</w:t>
            </w:r>
          </w:p>
          <w:p w14:paraId="1FD55E0A" w14:textId="77777777" w:rsidR="00933DB0" w:rsidRDefault="008845DE" w:rsidP="003E69E9">
            <w:r>
              <w:rPr>
                <w:rFonts w:hint="eastAsia"/>
              </w:rPr>
              <w:t xml:space="preserve">            "value": 0 (int)</w:t>
            </w:r>
          </w:p>
          <w:p w14:paraId="57856F96" w14:textId="77777777" w:rsidR="00933DB0" w:rsidRDefault="008845DE" w:rsidP="003E69E9">
            <w:r>
              <w:rPr>
                <w:rFonts w:hint="eastAsia"/>
              </w:rPr>
              <w:t xml:space="preserve">          },</w:t>
            </w:r>
          </w:p>
          <w:p w14:paraId="3516B20C" w14:textId="77777777" w:rsidR="00933DB0" w:rsidRDefault="008845DE" w:rsidP="003E69E9">
            <w:r>
              <w:rPr>
                <w:rFonts w:hint="eastAsia"/>
              </w:rPr>
              <w:t xml:space="preserve">          {</w:t>
            </w:r>
          </w:p>
          <w:p w14:paraId="42B9470F" w14:textId="77777777" w:rsidR="00933DB0" w:rsidRDefault="008845DE" w:rsidP="003E69E9">
            <w:r>
              <w:rPr>
                <w:rFonts w:hint="eastAsia"/>
              </w:rPr>
              <w:t xml:space="preserve">            "name": "waterTemperature",</w:t>
            </w:r>
          </w:p>
          <w:p w14:paraId="58E7D5FA" w14:textId="77777777" w:rsidR="00933DB0" w:rsidRDefault="008845DE" w:rsidP="003E69E9">
            <w:r>
              <w:rPr>
                <w:rFonts w:hint="eastAsia"/>
              </w:rPr>
              <w:t xml:space="preserve">            "value": 0 (int)</w:t>
            </w:r>
          </w:p>
          <w:p w14:paraId="5108B541" w14:textId="77777777" w:rsidR="00933DB0" w:rsidRDefault="008845DE" w:rsidP="003E69E9">
            <w:r>
              <w:rPr>
                <w:rFonts w:hint="eastAsia"/>
              </w:rPr>
              <w:t xml:space="preserve">          },</w:t>
            </w:r>
          </w:p>
          <w:p w14:paraId="561E6BDC" w14:textId="77777777" w:rsidR="00933DB0" w:rsidRDefault="008845DE" w:rsidP="003E69E9">
            <w:r>
              <w:rPr>
                <w:rFonts w:hint="eastAsia"/>
              </w:rPr>
              <w:t xml:space="preserve">          {</w:t>
            </w:r>
          </w:p>
          <w:p w14:paraId="681CAA51" w14:textId="77777777" w:rsidR="00933DB0" w:rsidRDefault="008845DE" w:rsidP="003E69E9">
            <w:r>
              <w:rPr>
                <w:rFonts w:hint="eastAsia"/>
              </w:rPr>
              <w:t xml:space="preserve">            "name": "waterLevelStatus",</w:t>
            </w:r>
          </w:p>
          <w:p w14:paraId="2EBEC5A3" w14:textId="77777777" w:rsidR="00933DB0" w:rsidRDefault="008845DE" w:rsidP="003E69E9">
            <w:r>
              <w:rPr>
                <w:rFonts w:hint="eastAsia"/>
              </w:rPr>
              <w:t xml:space="preserve">            "value": 0 (int)</w:t>
            </w:r>
          </w:p>
          <w:p w14:paraId="67B0BA61" w14:textId="77777777" w:rsidR="00933DB0" w:rsidRDefault="008845DE" w:rsidP="003E69E9">
            <w:r>
              <w:rPr>
                <w:rFonts w:hint="eastAsia"/>
              </w:rPr>
              <w:t xml:space="preserve">          }</w:t>
            </w:r>
          </w:p>
          <w:p w14:paraId="01EB15FA" w14:textId="77777777" w:rsidR="00933DB0" w:rsidRDefault="008845DE" w:rsidP="003E69E9">
            <w:r>
              <w:rPr>
                <w:rFonts w:hint="eastAsia"/>
              </w:rPr>
              <w:t xml:space="preserve">        ]</w:t>
            </w:r>
          </w:p>
          <w:p w14:paraId="32B6B92A" w14:textId="77777777" w:rsidR="00933DB0" w:rsidRDefault="008845DE" w:rsidP="003E69E9">
            <w:r>
              <w:rPr>
                <w:rFonts w:hint="eastAsia"/>
              </w:rPr>
              <w:t xml:space="preserve">      },</w:t>
            </w:r>
          </w:p>
          <w:p w14:paraId="26EA5395" w14:textId="77777777" w:rsidR="00933DB0" w:rsidRDefault="008845DE" w:rsidP="003E69E9">
            <w:r>
              <w:rPr>
                <w:rFonts w:hint="eastAsia"/>
              </w:rPr>
              <w:t xml:space="preserve">      {</w:t>
            </w:r>
          </w:p>
          <w:p w14:paraId="06954503" w14:textId="77777777" w:rsidR="00933DB0" w:rsidRDefault="008845DE" w:rsidP="003E69E9">
            <w:r>
              <w:rPr>
                <w:rFonts w:hint="eastAsia"/>
              </w:rPr>
              <w:t xml:space="preserve">        "key": "beanBox",</w:t>
            </w:r>
          </w:p>
          <w:p w14:paraId="27853B50" w14:textId="77777777" w:rsidR="00933DB0" w:rsidRDefault="008845DE" w:rsidP="003E69E9">
            <w:r>
              <w:rPr>
                <w:rFonts w:hint="eastAsia"/>
              </w:rPr>
              <w:t xml:space="preserve">        "index": 0 (int),</w:t>
            </w:r>
          </w:p>
          <w:p w14:paraId="3D4140E2" w14:textId="77777777" w:rsidR="00933DB0" w:rsidRDefault="008845DE" w:rsidP="003E69E9">
            <w:r>
              <w:rPr>
                <w:rFonts w:hint="eastAsia"/>
              </w:rPr>
              <w:t xml:space="preserve">        "data": [</w:t>
            </w:r>
          </w:p>
          <w:p w14:paraId="0B62E942" w14:textId="77777777" w:rsidR="00933DB0" w:rsidRDefault="008845DE" w:rsidP="003E69E9">
            <w:r>
              <w:rPr>
                <w:rFonts w:hint="eastAsia"/>
              </w:rPr>
              <w:t xml:space="preserve">          {</w:t>
            </w:r>
          </w:p>
          <w:p w14:paraId="6C9B4391" w14:textId="77777777" w:rsidR="00933DB0" w:rsidRDefault="008845DE" w:rsidP="003E69E9">
            <w:r>
              <w:rPr>
                <w:rFonts w:hint="eastAsia"/>
              </w:rPr>
              <w:t xml:space="preserve">            "name": "status",</w:t>
            </w:r>
          </w:p>
          <w:p w14:paraId="1B7C1387" w14:textId="77777777" w:rsidR="00933DB0" w:rsidRDefault="008845DE" w:rsidP="003E69E9">
            <w:r>
              <w:rPr>
                <w:rFonts w:hint="eastAsia"/>
              </w:rPr>
              <w:t xml:space="preserve">            "value": 0 (int)</w:t>
            </w:r>
          </w:p>
          <w:p w14:paraId="0205F3A5" w14:textId="77777777" w:rsidR="00933DB0" w:rsidRDefault="008845DE" w:rsidP="003E69E9">
            <w:r>
              <w:rPr>
                <w:rFonts w:hint="eastAsia"/>
              </w:rPr>
              <w:t xml:space="preserve">          },</w:t>
            </w:r>
          </w:p>
          <w:p w14:paraId="3960AD00" w14:textId="77777777" w:rsidR="00933DB0" w:rsidRDefault="008845DE" w:rsidP="003E69E9">
            <w:r>
              <w:rPr>
                <w:rFonts w:hint="eastAsia"/>
              </w:rPr>
              <w:t xml:space="preserve">          {</w:t>
            </w:r>
          </w:p>
          <w:p w14:paraId="4CD9AB59" w14:textId="77777777" w:rsidR="00933DB0" w:rsidRDefault="008845DE" w:rsidP="003E69E9">
            <w:r>
              <w:rPr>
                <w:rFonts w:hint="eastAsia"/>
              </w:rPr>
              <w:t xml:space="preserve">            "name": "remainStatus",</w:t>
            </w:r>
          </w:p>
          <w:p w14:paraId="558F57B6" w14:textId="77777777" w:rsidR="00933DB0" w:rsidRDefault="008845DE" w:rsidP="003E69E9">
            <w:r>
              <w:rPr>
                <w:rFonts w:hint="eastAsia"/>
              </w:rPr>
              <w:t xml:space="preserve">            "value": 0 (int)</w:t>
            </w:r>
          </w:p>
          <w:p w14:paraId="7724CDE9" w14:textId="77777777" w:rsidR="00933DB0" w:rsidRDefault="008845DE" w:rsidP="003E69E9">
            <w:r>
              <w:rPr>
                <w:rFonts w:hint="eastAsia"/>
              </w:rPr>
              <w:t xml:space="preserve">          }</w:t>
            </w:r>
          </w:p>
          <w:p w14:paraId="59FC59F4" w14:textId="77777777" w:rsidR="00933DB0" w:rsidRDefault="008845DE" w:rsidP="003E69E9">
            <w:r>
              <w:rPr>
                <w:rFonts w:hint="eastAsia"/>
              </w:rPr>
              <w:t xml:space="preserve">        ]</w:t>
            </w:r>
          </w:p>
          <w:p w14:paraId="4113DEA6" w14:textId="77777777" w:rsidR="00933DB0" w:rsidRDefault="008845DE" w:rsidP="003E69E9">
            <w:r>
              <w:rPr>
                <w:rFonts w:hint="eastAsia"/>
              </w:rPr>
              <w:t xml:space="preserve">      },</w:t>
            </w:r>
          </w:p>
          <w:p w14:paraId="32516D8F" w14:textId="77777777" w:rsidR="00933DB0" w:rsidRDefault="008845DE" w:rsidP="003E69E9">
            <w:r>
              <w:rPr>
                <w:rFonts w:hint="eastAsia"/>
              </w:rPr>
              <w:t xml:space="preserve">      {</w:t>
            </w:r>
          </w:p>
          <w:p w14:paraId="78E4C5F6" w14:textId="77777777" w:rsidR="00933DB0" w:rsidRDefault="008845DE" w:rsidP="003E69E9">
            <w:r>
              <w:rPr>
                <w:rFonts w:hint="eastAsia"/>
              </w:rPr>
              <w:t xml:space="preserve">        "key": "powderBox",</w:t>
            </w:r>
          </w:p>
          <w:p w14:paraId="7B8B655A" w14:textId="77777777" w:rsidR="00933DB0" w:rsidRDefault="008845DE" w:rsidP="003E69E9">
            <w:r>
              <w:rPr>
                <w:rFonts w:hint="eastAsia"/>
              </w:rPr>
              <w:t xml:space="preserve">        "index": 0 (int),</w:t>
            </w:r>
          </w:p>
          <w:p w14:paraId="2DBC189F" w14:textId="77777777" w:rsidR="00933DB0" w:rsidRDefault="008845DE" w:rsidP="003E69E9">
            <w:r>
              <w:rPr>
                <w:rFonts w:hint="eastAsia"/>
              </w:rPr>
              <w:t xml:space="preserve">        "data": [</w:t>
            </w:r>
          </w:p>
          <w:p w14:paraId="24094708" w14:textId="77777777" w:rsidR="00933DB0" w:rsidRDefault="008845DE" w:rsidP="003E69E9">
            <w:r>
              <w:rPr>
                <w:rFonts w:hint="eastAsia"/>
              </w:rPr>
              <w:t xml:space="preserve">          {</w:t>
            </w:r>
          </w:p>
          <w:p w14:paraId="12F6CB63" w14:textId="77777777" w:rsidR="00933DB0" w:rsidRDefault="008845DE" w:rsidP="003E69E9">
            <w:r>
              <w:rPr>
                <w:rFonts w:hint="eastAsia"/>
              </w:rPr>
              <w:t xml:space="preserve">            "name": "status",</w:t>
            </w:r>
          </w:p>
          <w:p w14:paraId="20E54166" w14:textId="77777777" w:rsidR="00933DB0" w:rsidRDefault="008845DE" w:rsidP="003E69E9">
            <w:r>
              <w:rPr>
                <w:rFonts w:hint="eastAsia"/>
              </w:rPr>
              <w:t xml:space="preserve">            "value": 0 (int)</w:t>
            </w:r>
          </w:p>
          <w:p w14:paraId="160AB4E2" w14:textId="77777777" w:rsidR="00933DB0" w:rsidRDefault="008845DE" w:rsidP="003E69E9">
            <w:r>
              <w:rPr>
                <w:rFonts w:hint="eastAsia"/>
              </w:rPr>
              <w:t xml:space="preserve">          },</w:t>
            </w:r>
          </w:p>
          <w:p w14:paraId="33C9F8E0" w14:textId="77777777" w:rsidR="00933DB0" w:rsidRDefault="008845DE" w:rsidP="003E69E9">
            <w:r>
              <w:rPr>
                <w:rFonts w:hint="eastAsia"/>
              </w:rPr>
              <w:t xml:space="preserve">          {</w:t>
            </w:r>
          </w:p>
          <w:p w14:paraId="665D7ABF" w14:textId="77777777" w:rsidR="00933DB0" w:rsidRDefault="008845DE" w:rsidP="003E69E9">
            <w:r>
              <w:rPr>
                <w:rFonts w:hint="eastAsia"/>
              </w:rPr>
              <w:t xml:space="preserve">            "name": "remainStatus",</w:t>
            </w:r>
          </w:p>
          <w:p w14:paraId="2B3AD545" w14:textId="77777777" w:rsidR="00933DB0" w:rsidRDefault="008845DE" w:rsidP="003E69E9">
            <w:r>
              <w:rPr>
                <w:rFonts w:hint="eastAsia"/>
              </w:rPr>
              <w:t xml:space="preserve">            "value": 0 (int)</w:t>
            </w:r>
          </w:p>
          <w:p w14:paraId="0B14706B" w14:textId="77777777" w:rsidR="00933DB0" w:rsidRDefault="008845DE" w:rsidP="003E69E9">
            <w:r>
              <w:rPr>
                <w:rFonts w:hint="eastAsia"/>
              </w:rPr>
              <w:t xml:space="preserve">          }</w:t>
            </w:r>
          </w:p>
          <w:p w14:paraId="2A295CC3" w14:textId="77777777" w:rsidR="00933DB0" w:rsidRDefault="008845DE" w:rsidP="003E69E9">
            <w:r>
              <w:rPr>
                <w:rFonts w:hint="eastAsia"/>
              </w:rPr>
              <w:t xml:space="preserve">        ]</w:t>
            </w:r>
          </w:p>
          <w:p w14:paraId="0FD87EE8" w14:textId="77777777" w:rsidR="00933DB0" w:rsidRDefault="008845DE" w:rsidP="003E69E9">
            <w:r>
              <w:rPr>
                <w:rFonts w:hint="eastAsia"/>
              </w:rPr>
              <w:t xml:space="preserve">      },</w:t>
            </w:r>
          </w:p>
          <w:p w14:paraId="7F894A7E" w14:textId="77777777" w:rsidR="00933DB0" w:rsidRDefault="008845DE" w:rsidP="003E69E9">
            <w:r>
              <w:rPr>
                <w:rFonts w:hint="eastAsia"/>
              </w:rPr>
              <w:t xml:space="preserve">      {</w:t>
            </w:r>
          </w:p>
          <w:p w14:paraId="50FBB72A" w14:textId="77777777" w:rsidR="00933DB0" w:rsidRDefault="008845DE" w:rsidP="003E69E9">
            <w:r>
              <w:rPr>
                <w:rFonts w:hint="eastAsia"/>
              </w:rPr>
              <w:t xml:space="preserve">        "key": "grinder",</w:t>
            </w:r>
          </w:p>
          <w:p w14:paraId="63AE959B" w14:textId="77777777" w:rsidR="00933DB0" w:rsidRDefault="008845DE" w:rsidP="003E69E9">
            <w:r>
              <w:rPr>
                <w:rFonts w:hint="eastAsia"/>
              </w:rPr>
              <w:t xml:space="preserve">        "index": 0 (int),</w:t>
            </w:r>
          </w:p>
          <w:p w14:paraId="3BAE42DC" w14:textId="77777777" w:rsidR="00933DB0" w:rsidRDefault="008845DE" w:rsidP="003E69E9">
            <w:r>
              <w:rPr>
                <w:rFonts w:hint="eastAsia"/>
              </w:rPr>
              <w:t xml:space="preserve">        "data": [</w:t>
            </w:r>
          </w:p>
          <w:p w14:paraId="2747CCD0" w14:textId="77777777" w:rsidR="00933DB0" w:rsidRDefault="008845DE" w:rsidP="003E69E9">
            <w:r>
              <w:rPr>
                <w:rFonts w:hint="eastAsia"/>
              </w:rPr>
              <w:t xml:space="preserve">          {</w:t>
            </w:r>
          </w:p>
          <w:p w14:paraId="088907B4" w14:textId="77777777" w:rsidR="00933DB0" w:rsidRDefault="008845DE" w:rsidP="003E69E9">
            <w:r>
              <w:rPr>
                <w:rFonts w:hint="eastAsia"/>
              </w:rPr>
              <w:t xml:space="preserve">            "name": "status",</w:t>
            </w:r>
          </w:p>
          <w:p w14:paraId="0BF94A74" w14:textId="77777777" w:rsidR="00933DB0" w:rsidRDefault="008845DE" w:rsidP="003E69E9">
            <w:r>
              <w:rPr>
                <w:rFonts w:hint="eastAsia"/>
              </w:rPr>
              <w:t xml:space="preserve">            "value": 0 (int)</w:t>
            </w:r>
          </w:p>
          <w:p w14:paraId="75A9F13F" w14:textId="77777777" w:rsidR="00933DB0" w:rsidRDefault="008845DE" w:rsidP="003E69E9">
            <w:r>
              <w:rPr>
                <w:rFonts w:hint="eastAsia"/>
              </w:rPr>
              <w:t xml:space="preserve">          }</w:t>
            </w:r>
          </w:p>
          <w:p w14:paraId="1398E511" w14:textId="77777777" w:rsidR="00933DB0" w:rsidRDefault="008845DE" w:rsidP="003E69E9">
            <w:r>
              <w:rPr>
                <w:rFonts w:hint="eastAsia"/>
              </w:rPr>
              <w:t xml:space="preserve">        ]</w:t>
            </w:r>
          </w:p>
          <w:p w14:paraId="6B98754B" w14:textId="77777777" w:rsidR="00933DB0" w:rsidRDefault="008845DE" w:rsidP="003E69E9">
            <w:r>
              <w:rPr>
                <w:rFonts w:hint="eastAsia"/>
              </w:rPr>
              <w:t xml:space="preserve">      },</w:t>
            </w:r>
          </w:p>
          <w:p w14:paraId="52D8C052" w14:textId="77777777" w:rsidR="00933DB0" w:rsidRDefault="008845DE" w:rsidP="003E69E9">
            <w:r>
              <w:rPr>
                <w:rFonts w:hint="eastAsia"/>
              </w:rPr>
              <w:t xml:space="preserve">      {</w:t>
            </w:r>
          </w:p>
          <w:p w14:paraId="6056F037" w14:textId="77777777" w:rsidR="00933DB0" w:rsidRDefault="008845DE" w:rsidP="003E69E9">
            <w:r>
              <w:rPr>
                <w:rFonts w:hint="eastAsia"/>
              </w:rPr>
              <w:t xml:space="preserve">        "key": "stir",</w:t>
            </w:r>
          </w:p>
          <w:p w14:paraId="024A5370" w14:textId="77777777" w:rsidR="00933DB0" w:rsidRDefault="008845DE" w:rsidP="003E69E9">
            <w:r>
              <w:rPr>
                <w:rFonts w:hint="eastAsia"/>
              </w:rPr>
              <w:t xml:space="preserve">        "index": 0 (int),</w:t>
            </w:r>
          </w:p>
          <w:p w14:paraId="786FA0EA" w14:textId="77777777" w:rsidR="00933DB0" w:rsidRDefault="008845DE" w:rsidP="003E69E9">
            <w:r>
              <w:rPr>
                <w:rFonts w:hint="eastAsia"/>
              </w:rPr>
              <w:t xml:space="preserve">        "data": [</w:t>
            </w:r>
          </w:p>
          <w:p w14:paraId="6D7D17CF" w14:textId="77777777" w:rsidR="00933DB0" w:rsidRDefault="008845DE" w:rsidP="003E69E9">
            <w:r>
              <w:rPr>
                <w:rFonts w:hint="eastAsia"/>
              </w:rPr>
              <w:t xml:space="preserve">          {</w:t>
            </w:r>
          </w:p>
          <w:p w14:paraId="73075935" w14:textId="77777777" w:rsidR="00933DB0" w:rsidRDefault="008845DE" w:rsidP="003E69E9">
            <w:r>
              <w:rPr>
                <w:rFonts w:hint="eastAsia"/>
              </w:rPr>
              <w:t xml:space="preserve">            "name": "status",</w:t>
            </w:r>
          </w:p>
          <w:p w14:paraId="7BF62D94" w14:textId="77777777" w:rsidR="00933DB0" w:rsidRDefault="008845DE" w:rsidP="003E69E9">
            <w:r>
              <w:rPr>
                <w:rFonts w:hint="eastAsia"/>
              </w:rPr>
              <w:t xml:space="preserve">            "value": 0 (int)</w:t>
            </w:r>
          </w:p>
          <w:p w14:paraId="2E3F7330" w14:textId="77777777" w:rsidR="00933DB0" w:rsidRDefault="008845DE" w:rsidP="003E69E9">
            <w:r>
              <w:rPr>
                <w:rFonts w:hint="eastAsia"/>
              </w:rPr>
              <w:t xml:space="preserve">          }</w:t>
            </w:r>
          </w:p>
          <w:p w14:paraId="5332CBFB" w14:textId="77777777" w:rsidR="00933DB0" w:rsidRDefault="008845DE" w:rsidP="003E69E9">
            <w:r>
              <w:rPr>
                <w:rFonts w:hint="eastAsia"/>
              </w:rPr>
              <w:t xml:space="preserve">        ]</w:t>
            </w:r>
          </w:p>
          <w:p w14:paraId="5EC84A54" w14:textId="77777777" w:rsidR="00933DB0" w:rsidRDefault="008845DE" w:rsidP="003E69E9">
            <w:r>
              <w:rPr>
                <w:rFonts w:hint="eastAsia"/>
              </w:rPr>
              <w:t xml:space="preserve">      },</w:t>
            </w:r>
          </w:p>
          <w:p w14:paraId="44D852CE" w14:textId="77777777" w:rsidR="00933DB0" w:rsidRDefault="008845DE" w:rsidP="003E69E9">
            <w:r>
              <w:rPr>
                <w:rFonts w:hint="eastAsia"/>
              </w:rPr>
              <w:t xml:space="preserve">      {</w:t>
            </w:r>
          </w:p>
          <w:p w14:paraId="39ED7DF5" w14:textId="77777777" w:rsidR="00933DB0" w:rsidRDefault="008845DE" w:rsidP="003E69E9">
            <w:r>
              <w:rPr>
                <w:rFonts w:hint="eastAsia"/>
              </w:rPr>
              <w:t xml:space="preserve">        "key": "motor",</w:t>
            </w:r>
          </w:p>
          <w:p w14:paraId="6705E0AA" w14:textId="77777777" w:rsidR="00933DB0" w:rsidRDefault="008845DE" w:rsidP="003E69E9">
            <w:r>
              <w:rPr>
                <w:rFonts w:hint="eastAsia"/>
              </w:rPr>
              <w:t xml:space="preserve">        "index": 0 (int),</w:t>
            </w:r>
          </w:p>
          <w:p w14:paraId="6788D098" w14:textId="77777777" w:rsidR="00933DB0" w:rsidRDefault="008845DE" w:rsidP="003E69E9">
            <w:r>
              <w:rPr>
                <w:rFonts w:hint="eastAsia"/>
              </w:rPr>
              <w:t xml:space="preserve">        "data": [</w:t>
            </w:r>
          </w:p>
          <w:p w14:paraId="06B73435" w14:textId="77777777" w:rsidR="00933DB0" w:rsidRDefault="008845DE" w:rsidP="003E69E9">
            <w:r>
              <w:rPr>
                <w:rFonts w:hint="eastAsia"/>
              </w:rPr>
              <w:t xml:space="preserve">          {</w:t>
            </w:r>
          </w:p>
          <w:p w14:paraId="3D5A98B1" w14:textId="77777777" w:rsidR="00933DB0" w:rsidRDefault="008845DE" w:rsidP="003E69E9">
            <w:r>
              <w:rPr>
                <w:rFonts w:hint="eastAsia"/>
              </w:rPr>
              <w:t xml:space="preserve">            "name": "status",</w:t>
            </w:r>
          </w:p>
          <w:p w14:paraId="57A0840F" w14:textId="77777777" w:rsidR="00933DB0" w:rsidRDefault="008845DE" w:rsidP="003E69E9">
            <w:r>
              <w:rPr>
                <w:rFonts w:hint="eastAsia"/>
              </w:rPr>
              <w:t xml:space="preserve">            "value": 0 (int)</w:t>
            </w:r>
          </w:p>
          <w:p w14:paraId="43F71169" w14:textId="77777777" w:rsidR="00933DB0" w:rsidRDefault="008845DE" w:rsidP="003E69E9">
            <w:r>
              <w:rPr>
                <w:rFonts w:hint="eastAsia"/>
              </w:rPr>
              <w:t xml:space="preserve">          }</w:t>
            </w:r>
          </w:p>
          <w:p w14:paraId="7863BA70" w14:textId="77777777" w:rsidR="00933DB0" w:rsidRDefault="008845DE" w:rsidP="003E69E9">
            <w:r>
              <w:rPr>
                <w:rFonts w:hint="eastAsia"/>
              </w:rPr>
              <w:t xml:space="preserve">        ]</w:t>
            </w:r>
          </w:p>
          <w:p w14:paraId="24F45DF7" w14:textId="77777777" w:rsidR="00933DB0" w:rsidRDefault="008845DE" w:rsidP="003E69E9">
            <w:r>
              <w:rPr>
                <w:rFonts w:hint="eastAsia"/>
              </w:rPr>
              <w:t xml:space="preserve">      },</w:t>
            </w:r>
          </w:p>
          <w:p w14:paraId="4DC58932" w14:textId="77777777" w:rsidR="00933DB0" w:rsidRDefault="008845DE" w:rsidP="003E69E9">
            <w:r>
              <w:rPr>
                <w:rFonts w:hint="eastAsia"/>
              </w:rPr>
              <w:t xml:space="preserve">      {</w:t>
            </w:r>
          </w:p>
          <w:p w14:paraId="2E2D3368" w14:textId="77777777" w:rsidR="00933DB0" w:rsidRDefault="008845DE" w:rsidP="003E69E9">
            <w:r>
              <w:rPr>
                <w:rFonts w:hint="eastAsia"/>
              </w:rPr>
              <w:t xml:space="preserve">        "key": "residueBox",</w:t>
            </w:r>
          </w:p>
          <w:p w14:paraId="1719FA5F" w14:textId="77777777" w:rsidR="00933DB0" w:rsidRDefault="008845DE" w:rsidP="003E69E9">
            <w:r>
              <w:rPr>
                <w:rFonts w:hint="eastAsia"/>
              </w:rPr>
              <w:t xml:space="preserve">        "index": 0 (int),</w:t>
            </w:r>
          </w:p>
          <w:p w14:paraId="5AA6BCF7" w14:textId="77777777" w:rsidR="00933DB0" w:rsidRDefault="008845DE" w:rsidP="003E69E9">
            <w:r>
              <w:rPr>
                <w:rFonts w:hint="eastAsia"/>
              </w:rPr>
              <w:t xml:space="preserve">        "data": [</w:t>
            </w:r>
          </w:p>
          <w:p w14:paraId="49AC413F" w14:textId="77777777" w:rsidR="00933DB0" w:rsidRDefault="008845DE" w:rsidP="003E69E9">
            <w:r>
              <w:rPr>
                <w:rFonts w:hint="eastAsia"/>
              </w:rPr>
              <w:t xml:space="preserve">          {</w:t>
            </w:r>
          </w:p>
          <w:p w14:paraId="704FEED7" w14:textId="77777777" w:rsidR="00933DB0" w:rsidRDefault="008845DE" w:rsidP="003E69E9">
            <w:r>
              <w:rPr>
                <w:rFonts w:hint="eastAsia"/>
              </w:rPr>
              <w:t xml:space="preserve">            "name": "status",</w:t>
            </w:r>
          </w:p>
          <w:p w14:paraId="458AAFF5" w14:textId="77777777" w:rsidR="00933DB0" w:rsidRDefault="008845DE" w:rsidP="003E69E9">
            <w:r>
              <w:rPr>
                <w:rFonts w:hint="eastAsia"/>
              </w:rPr>
              <w:t xml:space="preserve">            "value": 0 (int)</w:t>
            </w:r>
          </w:p>
          <w:p w14:paraId="748D1B99" w14:textId="77777777" w:rsidR="00933DB0" w:rsidRDefault="008845DE" w:rsidP="003E69E9">
            <w:r>
              <w:rPr>
                <w:rFonts w:hint="eastAsia"/>
              </w:rPr>
              <w:t xml:space="preserve">          },</w:t>
            </w:r>
          </w:p>
          <w:p w14:paraId="6468B55D" w14:textId="77777777" w:rsidR="00933DB0" w:rsidRDefault="008845DE" w:rsidP="003E69E9">
            <w:r>
              <w:rPr>
                <w:rFonts w:hint="eastAsia"/>
              </w:rPr>
              <w:t>{</w:t>
            </w:r>
          </w:p>
          <w:p w14:paraId="2002A97F" w14:textId="77777777" w:rsidR="00933DB0" w:rsidRDefault="008845DE" w:rsidP="003E69E9">
            <w:r>
              <w:rPr>
                <w:rFonts w:hint="eastAsia"/>
              </w:rPr>
              <w:t xml:space="preserve">            "name": "cakeStatus",</w:t>
            </w:r>
          </w:p>
          <w:p w14:paraId="212D3884" w14:textId="77777777" w:rsidR="00933DB0" w:rsidRDefault="008845DE" w:rsidP="003E69E9">
            <w:r>
              <w:rPr>
                <w:rFonts w:hint="eastAsia"/>
              </w:rPr>
              <w:t xml:space="preserve">            "value": 0 (int)</w:t>
            </w:r>
          </w:p>
          <w:p w14:paraId="5EDDEF73" w14:textId="77777777" w:rsidR="00933DB0" w:rsidRDefault="008845DE" w:rsidP="003E69E9">
            <w:r>
              <w:rPr>
                <w:rFonts w:hint="eastAsia"/>
              </w:rPr>
              <w:t xml:space="preserve">          }</w:t>
            </w:r>
          </w:p>
          <w:p w14:paraId="03380445" w14:textId="77777777" w:rsidR="00933DB0" w:rsidRDefault="008845DE" w:rsidP="003E69E9">
            <w:r>
              <w:rPr>
                <w:rFonts w:hint="eastAsia"/>
              </w:rPr>
              <w:t xml:space="preserve">        ]</w:t>
            </w:r>
          </w:p>
          <w:p w14:paraId="1708775A" w14:textId="77777777" w:rsidR="00933DB0" w:rsidRDefault="008845DE" w:rsidP="003E69E9">
            <w:r>
              <w:rPr>
                <w:rFonts w:hint="eastAsia"/>
              </w:rPr>
              <w:t xml:space="preserve">      },</w:t>
            </w:r>
          </w:p>
          <w:p w14:paraId="3AD77896" w14:textId="77777777" w:rsidR="00933DB0" w:rsidRDefault="008845DE" w:rsidP="003E69E9">
            <w:r>
              <w:rPr>
                <w:rFonts w:hint="eastAsia"/>
              </w:rPr>
              <w:t xml:space="preserve">      {</w:t>
            </w:r>
          </w:p>
          <w:p w14:paraId="7739E882" w14:textId="77777777" w:rsidR="00933DB0" w:rsidRDefault="008845DE" w:rsidP="003E69E9">
            <w:r>
              <w:rPr>
                <w:rFonts w:hint="eastAsia"/>
              </w:rPr>
              <w:t xml:space="preserve">        "key": "systemWay",</w:t>
            </w:r>
          </w:p>
          <w:p w14:paraId="0399B126" w14:textId="77777777" w:rsidR="00933DB0" w:rsidRDefault="008845DE" w:rsidP="003E69E9">
            <w:r>
              <w:rPr>
                <w:rFonts w:hint="eastAsia"/>
              </w:rPr>
              <w:t xml:space="preserve">        "index": 0 (int),</w:t>
            </w:r>
          </w:p>
          <w:p w14:paraId="3A2DC444" w14:textId="77777777" w:rsidR="00933DB0" w:rsidRDefault="008845DE" w:rsidP="003E69E9">
            <w:r>
              <w:rPr>
                <w:rFonts w:hint="eastAsia"/>
              </w:rPr>
              <w:t xml:space="preserve">        "data": [</w:t>
            </w:r>
          </w:p>
          <w:p w14:paraId="08CF26CB" w14:textId="77777777" w:rsidR="00933DB0" w:rsidRDefault="008845DE" w:rsidP="003E69E9">
            <w:r>
              <w:rPr>
                <w:rFonts w:hint="eastAsia"/>
              </w:rPr>
              <w:t xml:space="preserve">          {</w:t>
            </w:r>
          </w:p>
          <w:p w14:paraId="0E0FF52B" w14:textId="77777777" w:rsidR="00933DB0" w:rsidRDefault="008845DE" w:rsidP="003E69E9">
            <w:r>
              <w:rPr>
                <w:rFonts w:hint="eastAsia"/>
              </w:rPr>
              <w:t xml:space="preserve">            "name": "waterStatus",</w:t>
            </w:r>
          </w:p>
          <w:p w14:paraId="153D27AC" w14:textId="77777777" w:rsidR="00933DB0" w:rsidRDefault="008845DE" w:rsidP="003E69E9">
            <w:r>
              <w:rPr>
                <w:rFonts w:hint="eastAsia"/>
              </w:rPr>
              <w:t xml:space="preserve">            "value": 0 (int)</w:t>
            </w:r>
          </w:p>
          <w:p w14:paraId="6627BC09" w14:textId="77777777" w:rsidR="00933DB0" w:rsidRDefault="008845DE" w:rsidP="003E69E9">
            <w:r>
              <w:rPr>
                <w:rFonts w:hint="eastAsia"/>
              </w:rPr>
              <w:t xml:space="preserve">          }</w:t>
            </w:r>
          </w:p>
          <w:p w14:paraId="1D659B36" w14:textId="77777777" w:rsidR="00933DB0" w:rsidRDefault="008845DE" w:rsidP="003E69E9">
            <w:r>
              <w:rPr>
                <w:rFonts w:hint="eastAsia"/>
              </w:rPr>
              <w:t xml:space="preserve">        ]</w:t>
            </w:r>
          </w:p>
          <w:p w14:paraId="5E001658" w14:textId="77777777" w:rsidR="00933DB0" w:rsidRDefault="008845DE" w:rsidP="003E69E9">
            <w:r>
              <w:rPr>
                <w:rFonts w:hint="eastAsia"/>
              </w:rPr>
              <w:t xml:space="preserve">      },</w:t>
            </w:r>
          </w:p>
          <w:p w14:paraId="446622DB" w14:textId="77777777" w:rsidR="00933DB0" w:rsidRDefault="008845DE" w:rsidP="003E69E9">
            <w:r>
              <w:rPr>
                <w:rFonts w:hint="eastAsia"/>
              </w:rPr>
              <w:t xml:space="preserve">      {</w:t>
            </w:r>
          </w:p>
          <w:p w14:paraId="1D541330" w14:textId="77777777" w:rsidR="00933DB0" w:rsidRDefault="008845DE" w:rsidP="003E69E9">
            <w:r>
              <w:rPr>
                <w:rFonts w:hint="eastAsia"/>
              </w:rPr>
              <w:t xml:space="preserve">        "key": "bubble",</w:t>
            </w:r>
          </w:p>
          <w:p w14:paraId="3D70D3EE" w14:textId="77777777" w:rsidR="00933DB0" w:rsidRDefault="008845DE" w:rsidP="003E69E9">
            <w:r>
              <w:rPr>
                <w:rFonts w:hint="eastAsia"/>
              </w:rPr>
              <w:t xml:space="preserve">        "index": 0 (int),</w:t>
            </w:r>
          </w:p>
          <w:p w14:paraId="2C7F33D8" w14:textId="77777777" w:rsidR="00933DB0" w:rsidRDefault="008845DE" w:rsidP="003E69E9">
            <w:r>
              <w:rPr>
                <w:rFonts w:hint="eastAsia"/>
              </w:rPr>
              <w:t xml:space="preserve">        "data": [</w:t>
            </w:r>
          </w:p>
          <w:p w14:paraId="26F4ABE7" w14:textId="77777777" w:rsidR="00933DB0" w:rsidRDefault="008845DE" w:rsidP="003E69E9">
            <w:r>
              <w:rPr>
                <w:rFonts w:hint="eastAsia"/>
              </w:rPr>
              <w:tab/>
              <w:t>{</w:t>
            </w:r>
          </w:p>
          <w:p w14:paraId="13738CDF" w14:textId="77777777" w:rsidR="00933DB0" w:rsidRDefault="008845DE" w:rsidP="003E69E9">
            <w:r>
              <w:rPr>
                <w:rFonts w:hint="eastAsia"/>
              </w:rPr>
              <w:t xml:space="preserve">            "name": "status",</w:t>
            </w:r>
          </w:p>
          <w:p w14:paraId="52EFF338" w14:textId="77777777" w:rsidR="00933DB0" w:rsidRDefault="008845DE" w:rsidP="003E69E9">
            <w:r>
              <w:rPr>
                <w:rFonts w:hint="eastAsia"/>
              </w:rPr>
              <w:t xml:space="preserve">            "value": 0 (int)</w:t>
            </w:r>
          </w:p>
          <w:p w14:paraId="5A528BA0" w14:textId="77777777" w:rsidR="00933DB0" w:rsidRDefault="008845DE" w:rsidP="003E69E9">
            <w:r>
              <w:rPr>
                <w:rFonts w:hint="eastAsia"/>
              </w:rPr>
              <w:t xml:space="preserve">          },</w:t>
            </w:r>
          </w:p>
          <w:p w14:paraId="2BC362A0" w14:textId="77777777" w:rsidR="00933DB0" w:rsidRDefault="008845DE" w:rsidP="003E69E9">
            <w:r>
              <w:rPr>
                <w:rFonts w:hint="eastAsia"/>
              </w:rPr>
              <w:t xml:space="preserve">          {</w:t>
            </w:r>
          </w:p>
          <w:p w14:paraId="01AB6461" w14:textId="77777777" w:rsidR="00933DB0" w:rsidRDefault="008845DE" w:rsidP="003E69E9">
            <w:r>
              <w:rPr>
                <w:rFonts w:hint="eastAsia"/>
              </w:rPr>
              <w:t xml:space="preserve">            "name": "fixeStatus",</w:t>
            </w:r>
          </w:p>
          <w:p w14:paraId="27367EF5" w14:textId="77777777" w:rsidR="00933DB0" w:rsidRDefault="008845DE" w:rsidP="003E69E9">
            <w:r>
              <w:rPr>
                <w:rFonts w:hint="eastAsia"/>
              </w:rPr>
              <w:t xml:space="preserve">            "value": 0 (int)</w:t>
            </w:r>
          </w:p>
          <w:p w14:paraId="70B14CCD" w14:textId="77777777" w:rsidR="00933DB0" w:rsidRDefault="008845DE" w:rsidP="003E69E9">
            <w:r>
              <w:rPr>
                <w:rFonts w:hint="eastAsia"/>
              </w:rPr>
              <w:t xml:space="preserve">          },</w:t>
            </w:r>
          </w:p>
          <w:p w14:paraId="5CDC5679" w14:textId="77777777" w:rsidR="00933DB0" w:rsidRDefault="008845DE" w:rsidP="003E69E9">
            <w:r>
              <w:rPr>
                <w:rFonts w:hint="eastAsia"/>
              </w:rPr>
              <w:tab/>
              <w:t>{</w:t>
            </w:r>
          </w:p>
          <w:p w14:paraId="0BEE3F7E" w14:textId="77777777" w:rsidR="00933DB0" w:rsidRDefault="008845DE" w:rsidP="003E69E9">
            <w:r>
              <w:rPr>
                <w:rFonts w:hint="eastAsia"/>
              </w:rPr>
              <w:t xml:space="preserve">            "name": "readyStatus",</w:t>
            </w:r>
          </w:p>
          <w:p w14:paraId="4E068EF4" w14:textId="77777777" w:rsidR="00933DB0" w:rsidRDefault="008845DE" w:rsidP="003E69E9">
            <w:r>
              <w:rPr>
                <w:rFonts w:hint="eastAsia"/>
              </w:rPr>
              <w:t xml:space="preserve">            "value": 0 (int)</w:t>
            </w:r>
          </w:p>
          <w:p w14:paraId="6CA6F9BC" w14:textId="77777777" w:rsidR="00933DB0" w:rsidRDefault="008845DE" w:rsidP="003E69E9">
            <w:r>
              <w:rPr>
                <w:rFonts w:hint="eastAsia"/>
              </w:rPr>
              <w:t xml:space="preserve">          }</w:t>
            </w:r>
          </w:p>
          <w:p w14:paraId="5CC78BFE" w14:textId="77777777" w:rsidR="00933DB0" w:rsidRDefault="008845DE" w:rsidP="003E69E9">
            <w:r>
              <w:rPr>
                <w:rFonts w:hint="eastAsia"/>
              </w:rPr>
              <w:t xml:space="preserve">        ]</w:t>
            </w:r>
          </w:p>
          <w:p w14:paraId="6E528249" w14:textId="77777777" w:rsidR="00933DB0" w:rsidRDefault="008845DE" w:rsidP="003E69E9">
            <w:r>
              <w:rPr>
                <w:rFonts w:hint="eastAsia"/>
              </w:rPr>
              <w:t xml:space="preserve">      },</w:t>
            </w:r>
          </w:p>
          <w:p w14:paraId="6E5D23C0" w14:textId="77777777" w:rsidR="00933DB0" w:rsidRDefault="008845DE" w:rsidP="003E69E9">
            <w:r>
              <w:rPr>
                <w:rFonts w:hint="eastAsia"/>
              </w:rPr>
              <w:t xml:space="preserve">      {</w:t>
            </w:r>
          </w:p>
          <w:p w14:paraId="0631790F" w14:textId="77777777" w:rsidR="00933DB0" w:rsidRDefault="008845DE" w:rsidP="003E69E9">
            <w:r>
              <w:rPr>
                <w:rFonts w:hint="eastAsia"/>
              </w:rPr>
              <w:t xml:space="preserve">        "key": "boiler",</w:t>
            </w:r>
          </w:p>
          <w:p w14:paraId="32FDF51D" w14:textId="77777777" w:rsidR="00933DB0" w:rsidRDefault="008845DE" w:rsidP="003E69E9">
            <w:r>
              <w:rPr>
                <w:rFonts w:hint="eastAsia"/>
              </w:rPr>
              <w:t xml:space="preserve">        "index": 0 (int),</w:t>
            </w:r>
          </w:p>
          <w:p w14:paraId="53B12A02" w14:textId="77777777" w:rsidR="00933DB0" w:rsidRDefault="008845DE" w:rsidP="003E69E9">
            <w:r>
              <w:rPr>
                <w:rFonts w:hint="eastAsia"/>
              </w:rPr>
              <w:t xml:space="preserve">        "data": [</w:t>
            </w:r>
          </w:p>
          <w:p w14:paraId="4EA56BB6" w14:textId="77777777" w:rsidR="00933DB0" w:rsidRDefault="008845DE" w:rsidP="003E69E9">
            <w:r>
              <w:rPr>
                <w:rFonts w:hint="eastAsia"/>
              </w:rPr>
              <w:t xml:space="preserve">          {</w:t>
            </w:r>
          </w:p>
          <w:p w14:paraId="3B220EEB" w14:textId="77777777" w:rsidR="00933DB0" w:rsidRDefault="008845DE" w:rsidP="003E69E9">
            <w:r>
              <w:rPr>
                <w:rFonts w:hint="eastAsia"/>
              </w:rPr>
              <w:t xml:space="preserve">            "name": "status",</w:t>
            </w:r>
          </w:p>
          <w:p w14:paraId="24A31322" w14:textId="77777777" w:rsidR="00933DB0" w:rsidRDefault="008845DE" w:rsidP="003E69E9">
            <w:r>
              <w:rPr>
                <w:rFonts w:hint="eastAsia"/>
              </w:rPr>
              <w:t xml:space="preserve">            "value": 0 (int)</w:t>
            </w:r>
          </w:p>
          <w:p w14:paraId="1F21B6F3" w14:textId="77777777" w:rsidR="00933DB0" w:rsidRDefault="008845DE" w:rsidP="003E69E9">
            <w:r>
              <w:rPr>
                <w:rFonts w:hint="eastAsia"/>
              </w:rPr>
              <w:t xml:space="preserve">          },</w:t>
            </w:r>
          </w:p>
          <w:p w14:paraId="6B745992" w14:textId="77777777" w:rsidR="00933DB0" w:rsidRDefault="008845DE" w:rsidP="003E69E9">
            <w:r>
              <w:rPr>
                <w:rFonts w:hint="eastAsia"/>
              </w:rPr>
              <w:tab/>
              <w:t>{</w:t>
            </w:r>
          </w:p>
          <w:p w14:paraId="699D3950" w14:textId="77777777" w:rsidR="00933DB0" w:rsidRDefault="008845DE" w:rsidP="003E69E9">
            <w:r>
              <w:rPr>
                <w:rFonts w:hint="eastAsia"/>
              </w:rPr>
              <w:t xml:space="preserve">            "name": "raiseStatus",</w:t>
            </w:r>
          </w:p>
          <w:p w14:paraId="4FAC94E4" w14:textId="77777777" w:rsidR="00933DB0" w:rsidRDefault="008845DE" w:rsidP="003E69E9">
            <w:r>
              <w:rPr>
                <w:rFonts w:hint="eastAsia"/>
              </w:rPr>
              <w:t xml:space="preserve">            "value": 0 (int)</w:t>
            </w:r>
          </w:p>
          <w:p w14:paraId="2AD8DF13" w14:textId="77777777" w:rsidR="00933DB0" w:rsidRDefault="008845DE" w:rsidP="003E69E9">
            <w:r>
              <w:rPr>
                <w:rFonts w:hint="eastAsia"/>
              </w:rPr>
              <w:t xml:space="preserve">          }</w:t>
            </w:r>
          </w:p>
          <w:p w14:paraId="5CF29320" w14:textId="77777777" w:rsidR="00933DB0" w:rsidRDefault="008845DE" w:rsidP="003E69E9">
            <w:r>
              <w:rPr>
                <w:rFonts w:hint="eastAsia"/>
              </w:rPr>
              <w:t xml:space="preserve">        ]</w:t>
            </w:r>
          </w:p>
          <w:p w14:paraId="61030771" w14:textId="77777777" w:rsidR="00933DB0" w:rsidRDefault="008845DE" w:rsidP="003E69E9">
            <w:r>
              <w:rPr>
                <w:rFonts w:hint="eastAsia"/>
              </w:rPr>
              <w:t xml:space="preserve">      },</w:t>
            </w:r>
          </w:p>
          <w:p w14:paraId="4C416B91" w14:textId="77777777" w:rsidR="00933DB0" w:rsidRPr="000C557D" w:rsidRDefault="008845DE" w:rsidP="003E69E9">
            <w:pPr>
              <w:rPr>
                <w:strike/>
              </w:rPr>
            </w:pPr>
            <w:r>
              <w:rPr>
                <w:rFonts w:hint="eastAsia"/>
              </w:rPr>
              <w:t xml:space="preserve">     </w:t>
            </w:r>
            <w:r w:rsidRPr="000C557D">
              <w:rPr>
                <w:rFonts w:hint="eastAsia"/>
                <w:strike/>
              </w:rPr>
              <w:t xml:space="preserve"> {</w:t>
            </w:r>
          </w:p>
          <w:p w14:paraId="04C87AA3" w14:textId="77777777" w:rsidR="00933DB0" w:rsidRPr="000C557D" w:rsidRDefault="008845DE" w:rsidP="003E69E9">
            <w:r w:rsidRPr="000C557D">
              <w:rPr>
                <w:rFonts w:hint="eastAsia"/>
              </w:rPr>
              <w:t xml:space="preserve">        "key": "diverter",</w:t>
            </w:r>
          </w:p>
          <w:p w14:paraId="1A157457" w14:textId="77777777" w:rsidR="00933DB0" w:rsidRPr="000C557D" w:rsidRDefault="008845DE" w:rsidP="003E69E9">
            <w:r w:rsidRPr="000C557D">
              <w:rPr>
                <w:rFonts w:hint="eastAsia"/>
              </w:rPr>
              <w:t xml:space="preserve">        "index": 0 (int),</w:t>
            </w:r>
          </w:p>
          <w:p w14:paraId="441CFF21" w14:textId="77777777" w:rsidR="00933DB0" w:rsidRPr="000C557D" w:rsidRDefault="008845DE" w:rsidP="003E69E9">
            <w:r w:rsidRPr="000C557D">
              <w:rPr>
                <w:rFonts w:hint="eastAsia"/>
              </w:rPr>
              <w:t xml:space="preserve">        "data": [</w:t>
            </w:r>
          </w:p>
          <w:p w14:paraId="27746071" w14:textId="77777777" w:rsidR="00933DB0" w:rsidRPr="000C557D" w:rsidRDefault="008845DE" w:rsidP="003E69E9">
            <w:r w:rsidRPr="000C557D">
              <w:rPr>
                <w:rFonts w:hint="eastAsia"/>
              </w:rPr>
              <w:t xml:space="preserve">          {</w:t>
            </w:r>
          </w:p>
          <w:p w14:paraId="36A4A585" w14:textId="77777777" w:rsidR="00933DB0" w:rsidRPr="000C557D" w:rsidRDefault="008845DE" w:rsidP="003E69E9">
            <w:r w:rsidRPr="000C557D">
              <w:rPr>
                <w:rFonts w:hint="eastAsia"/>
              </w:rPr>
              <w:t xml:space="preserve">            "name": "status",</w:t>
            </w:r>
          </w:p>
          <w:p w14:paraId="656EAA51" w14:textId="77777777" w:rsidR="00933DB0" w:rsidRPr="000C557D" w:rsidRDefault="008845DE" w:rsidP="003E69E9">
            <w:r w:rsidRPr="000C557D">
              <w:rPr>
                <w:rFonts w:hint="eastAsia"/>
              </w:rPr>
              <w:t xml:space="preserve">            "value": 0 (int)</w:t>
            </w:r>
          </w:p>
          <w:p w14:paraId="6188DECF" w14:textId="77777777" w:rsidR="00933DB0" w:rsidRPr="000C557D" w:rsidRDefault="008845DE" w:rsidP="003E69E9">
            <w:r w:rsidRPr="000C557D">
              <w:rPr>
                <w:rFonts w:hint="eastAsia"/>
              </w:rPr>
              <w:t xml:space="preserve">          }</w:t>
            </w:r>
          </w:p>
          <w:p w14:paraId="5AD88EED" w14:textId="77777777" w:rsidR="00933DB0" w:rsidRPr="000C557D" w:rsidRDefault="008845DE" w:rsidP="003E69E9">
            <w:r w:rsidRPr="000C557D">
              <w:rPr>
                <w:rFonts w:hint="eastAsia"/>
              </w:rPr>
              <w:t xml:space="preserve">        ]</w:t>
            </w:r>
          </w:p>
          <w:p w14:paraId="40F0113C" w14:textId="77777777" w:rsidR="00933DB0" w:rsidRDefault="008845DE" w:rsidP="003E69E9">
            <w:r w:rsidRPr="000C557D">
              <w:rPr>
                <w:rFonts w:hint="eastAsia"/>
              </w:rPr>
              <w:t xml:space="preserve">      },</w:t>
            </w:r>
          </w:p>
          <w:p w14:paraId="54D1FD4B" w14:textId="77777777" w:rsidR="00933DB0" w:rsidRDefault="008845DE" w:rsidP="003E69E9">
            <w:r>
              <w:rPr>
                <w:rFonts w:hint="eastAsia"/>
              </w:rPr>
              <w:t xml:space="preserve">      {</w:t>
            </w:r>
          </w:p>
          <w:p w14:paraId="16EEFF90" w14:textId="77777777" w:rsidR="00933DB0" w:rsidRDefault="008845DE" w:rsidP="003E69E9">
            <w:r>
              <w:rPr>
                <w:rFonts w:hint="eastAsia"/>
              </w:rPr>
              <w:t xml:space="preserve">        "key": "hotTray",</w:t>
            </w:r>
          </w:p>
          <w:p w14:paraId="69CEFE91" w14:textId="77777777" w:rsidR="00933DB0" w:rsidRDefault="008845DE" w:rsidP="003E69E9">
            <w:r>
              <w:rPr>
                <w:rFonts w:hint="eastAsia"/>
              </w:rPr>
              <w:t xml:space="preserve">        "index": 0 (int),</w:t>
            </w:r>
          </w:p>
          <w:p w14:paraId="4508F6EA" w14:textId="77777777" w:rsidR="00933DB0" w:rsidRDefault="008845DE" w:rsidP="003E69E9">
            <w:r>
              <w:rPr>
                <w:rFonts w:hint="eastAsia"/>
              </w:rPr>
              <w:t xml:space="preserve">        "data": [</w:t>
            </w:r>
          </w:p>
          <w:p w14:paraId="03F53A9D" w14:textId="77777777" w:rsidR="00933DB0" w:rsidRDefault="008845DE" w:rsidP="003E69E9">
            <w:r>
              <w:rPr>
                <w:rFonts w:hint="eastAsia"/>
              </w:rPr>
              <w:t xml:space="preserve">          {</w:t>
            </w:r>
          </w:p>
          <w:p w14:paraId="71D65713" w14:textId="77777777" w:rsidR="00933DB0" w:rsidRDefault="008845DE" w:rsidP="003E69E9">
            <w:r>
              <w:rPr>
                <w:rFonts w:hint="eastAsia"/>
              </w:rPr>
              <w:t xml:space="preserve">            "name": "status",</w:t>
            </w:r>
          </w:p>
          <w:p w14:paraId="46D75D07" w14:textId="77777777" w:rsidR="00933DB0" w:rsidRDefault="008845DE" w:rsidP="003E69E9">
            <w:r>
              <w:rPr>
                <w:rFonts w:hint="eastAsia"/>
              </w:rPr>
              <w:t xml:space="preserve">            "value": 0 (int)</w:t>
            </w:r>
          </w:p>
          <w:p w14:paraId="4F18A963" w14:textId="77777777" w:rsidR="00933DB0" w:rsidRDefault="008845DE" w:rsidP="003E69E9">
            <w:r>
              <w:rPr>
                <w:rFonts w:hint="eastAsia"/>
              </w:rPr>
              <w:t xml:space="preserve">          },</w:t>
            </w:r>
          </w:p>
          <w:p w14:paraId="00271EA0" w14:textId="77777777" w:rsidR="00933DB0" w:rsidRDefault="008845DE" w:rsidP="003E69E9">
            <w:r>
              <w:rPr>
                <w:rFonts w:hint="eastAsia"/>
              </w:rPr>
              <w:tab/>
              <w:t>{</w:t>
            </w:r>
          </w:p>
          <w:p w14:paraId="77CE8390" w14:textId="77777777" w:rsidR="00933DB0" w:rsidRDefault="008845DE" w:rsidP="003E69E9">
            <w:r>
              <w:rPr>
                <w:rFonts w:hint="eastAsia"/>
              </w:rPr>
              <w:t xml:space="preserve">            "name": "raiseStatus",</w:t>
            </w:r>
          </w:p>
          <w:p w14:paraId="489A284B" w14:textId="77777777" w:rsidR="00933DB0" w:rsidRDefault="008845DE" w:rsidP="003E69E9">
            <w:r>
              <w:rPr>
                <w:rFonts w:hint="eastAsia"/>
              </w:rPr>
              <w:t xml:space="preserve">            "value": 0 (int)</w:t>
            </w:r>
          </w:p>
          <w:p w14:paraId="5D08AC92" w14:textId="77777777" w:rsidR="00933DB0" w:rsidRDefault="008845DE" w:rsidP="003E69E9">
            <w:r>
              <w:rPr>
                <w:rFonts w:hint="eastAsia"/>
              </w:rPr>
              <w:t xml:space="preserve">          }</w:t>
            </w:r>
          </w:p>
          <w:p w14:paraId="30D14963" w14:textId="77777777" w:rsidR="00933DB0" w:rsidRDefault="008845DE" w:rsidP="003E69E9">
            <w:r>
              <w:rPr>
                <w:rFonts w:hint="eastAsia"/>
              </w:rPr>
              <w:t xml:space="preserve">        ]</w:t>
            </w:r>
          </w:p>
          <w:p w14:paraId="67F92777" w14:textId="77777777" w:rsidR="00933DB0" w:rsidRDefault="008845DE" w:rsidP="003E69E9">
            <w:r>
              <w:rPr>
                <w:rFonts w:hint="eastAsia"/>
              </w:rPr>
              <w:t xml:space="preserve">      },</w:t>
            </w:r>
          </w:p>
          <w:p w14:paraId="5C6BEB87" w14:textId="77777777" w:rsidR="00933DB0" w:rsidRDefault="008845DE" w:rsidP="003E69E9">
            <w:r>
              <w:rPr>
                <w:rFonts w:hint="eastAsia"/>
              </w:rPr>
              <w:t xml:space="preserve">      {</w:t>
            </w:r>
          </w:p>
          <w:p w14:paraId="33377814" w14:textId="77777777" w:rsidR="00933DB0" w:rsidRDefault="008845DE" w:rsidP="003E69E9">
            <w:r>
              <w:rPr>
                <w:rFonts w:hint="eastAsia"/>
              </w:rPr>
              <w:t xml:space="preserve">        "key": "ntc",</w:t>
            </w:r>
          </w:p>
          <w:p w14:paraId="72066F87" w14:textId="77777777" w:rsidR="00933DB0" w:rsidRDefault="008845DE" w:rsidP="003E69E9">
            <w:r>
              <w:rPr>
                <w:rFonts w:hint="eastAsia"/>
              </w:rPr>
              <w:t xml:space="preserve">        "index": 0 (int),</w:t>
            </w:r>
          </w:p>
          <w:p w14:paraId="7BF18D31" w14:textId="77777777" w:rsidR="00933DB0" w:rsidRDefault="008845DE" w:rsidP="003E69E9">
            <w:r>
              <w:rPr>
                <w:rFonts w:hint="eastAsia"/>
              </w:rPr>
              <w:t xml:space="preserve">        "data": [</w:t>
            </w:r>
          </w:p>
          <w:p w14:paraId="7CC29A71" w14:textId="77777777" w:rsidR="00933DB0" w:rsidRDefault="008845DE" w:rsidP="003E69E9">
            <w:r>
              <w:rPr>
                <w:rFonts w:hint="eastAsia"/>
              </w:rPr>
              <w:t xml:space="preserve">          {</w:t>
            </w:r>
          </w:p>
          <w:p w14:paraId="50ABD4D0" w14:textId="77777777" w:rsidR="00933DB0" w:rsidRDefault="008845DE" w:rsidP="003E69E9">
            <w:r>
              <w:rPr>
                <w:rFonts w:hint="eastAsia"/>
              </w:rPr>
              <w:t xml:space="preserve">            "name": "ntcStatus",</w:t>
            </w:r>
          </w:p>
          <w:p w14:paraId="6B1021D3" w14:textId="77777777" w:rsidR="00933DB0" w:rsidRDefault="008845DE" w:rsidP="003E69E9">
            <w:r>
              <w:rPr>
                <w:rFonts w:hint="eastAsia"/>
              </w:rPr>
              <w:t xml:space="preserve">            "value": 0 (int)</w:t>
            </w:r>
          </w:p>
          <w:p w14:paraId="64EE9BED" w14:textId="77777777" w:rsidR="00933DB0" w:rsidRDefault="008845DE" w:rsidP="003E69E9">
            <w:r>
              <w:rPr>
                <w:rFonts w:hint="eastAsia"/>
              </w:rPr>
              <w:t xml:space="preserve">          }</w:t>
            </w:r>
          </w:p>
          <w:p w14:paraId="30E0D21A" w14:textId="77777777" w:rsidR="00933DB0" w:rsidRDefault="008845DE" w:rsidP="003E69E9">
            <w:r>
              <w:rPr>
                <w:rFonts w:hint="eastAsia"/>
              </w:rPr>
              <w:t xml:space="preserve">        ]</w:t>
            </w:r>
          </w:p>
          <w:p w14:paraId="3BE904B7" w14:textId="77777777" w:rsidR="00933DB0" w:rsidRDefault="008845DE" w:rsidP="003E69E9">
            <w:r>
              <w:rPr>
                <w:rFonts w:hint="eastAsia"/>
              </w:rPr>
              <w:t xml:space="preserve">      },</w:t>
            </w:r>
          </w:p>
          <w:p w14:paraId="7566AF14" w14:textId="77777777" w:rsidR="00933DB0" w:rsidRDefault="008845DE" w:rsidP="003E69E9">
            <w:r>
              <w:rPr>
                <w:rFonts w:hint="eastAsia"/>
              </w:rPr>
              <w:t xml:space="preserve">      {</w:t>
            </w:r>
          </w:p>
          <w:p w14:paraId="7F5780DB" w14:textId="77777777" w:rsidR="00933DB0" w:rsidRDefault="008845DE" w:rsidP="003E69E9">
            <w:r>
              <w:rPr>
                <w:rFonts w:hint="eastAsia"/>
              </w:rPr>
              <w:t xml:space="preserve">        "key": "sim",</w:t>
            </w:r>
          </w:p>
          <w:p w14:paraId="5AF755A8" w14:textId="77777777" w:rsidR="00933DB0" w:rsidRDefault="008845DE" w:rsidP="003E69E9">
            <w:r>
              <w:rPr>
                <w:rFonts w:hint="eastAsia"/>
              </w:rPr>
              <w:t xml:space="preserve">        "index": 0 (int),</w:t>
            </w:r>
          </w:p>
          <w:p w14:paraId="5D9DF0DC" w14:textId="77777777" w:rsidR="00933DB0" w:rsidRDefault="008845DE" w:rsidP="003E69E9">
            <w:r>
              <w:rPr>
                <w:rFonts w:hint="eastAsia"/>
              </w:rPr>
              <w:t xml:space="preserve">        "data": [</w:t>
            </w:r>
          </w:p>
          <w:p w14:paraId="0F2E182B" w14:textId="77777777" w:rsidR="00933DB0" w:rsidRDefault="008845DE" w:rsidP="003E69E9">
            <w:r>
              <w:rPr>
                <w:rFonts w:hint="eastAsia"/>
              </w:rPr>
              <w:t xml:space="preserve">          {</w:t>
            </w:r>
          </w:p>
          <w:p w14:paraId="7661E0D7" w14:textId="77777777" w:rsidR="00933DB0" w:rsidRDefault="008845DE" w:rsidP="003E69E9">
            <w:r>
              <w:rPr>
                <w:rFonts w:hint="eastAsia"/>
              </w:rPr>
              <w:t xml:space="preserve">            "name": "imsi",</w:t>
            </w:r>
          </w:p>
          <w:p w14:paraId="23FB934A" w14:textId="77777777" w:rsidR="00933DB0" w:rsidRDefault="008845DE" w:rsidP="003E69E9">
            <w:r>
              <w:rPr>
                <w:rFonts w:hint="eastAsia"/>
              </w:rPr>
              <w:t xml:space="preserve">            "value": "460046174201794"</w:t>
            </w:r>
          </w:p>
          <w:p w14:paraId="054E490A" w14:textId="77777777" w:rsidR="00933DB0" w:rsidRDefault="008845DE" w:rsidP="003E69E9">
            <w:r>
              <w:rPr>
                <w:rFonts w:hint="eastAsia"/>
              </w:rPr>
              <w:t xml:space="preserve">          },</w:t>
            </w:r>
          </w:p>
          <w:p w14:paraId="2754BF3B" w14:textId="77777777" w:rsidR="00933DB0" w:rsidRDefault="008845DE" w:rsidP="003E69E9">
            <w:r>
              <w:rPr>
                <w:rFonts w:hint="eastAsia"/>
              </w:rPr>
              <w:tab/>
              <w:t>{</w:t>
            </w:r>
          </w:p>
          <w:p w14:paraId="7938EF8E" w14:textId="77777777" w:rsidR="00933DB0" w:rsidRDefault="008845DE" w:rsidP="003E69E9">
            <w:r>
              <w:rPr>
                <w:rFonts w:hint="eastAsia"/>
              </w:rPr>
              <w:t xml:space="preserve">            "name": "signal",</w:t>
            </w:r>
          </w:p>
          <w:p w14:paraId="184B1279" w14:textId="77777777" w:rsidR="00933DB0" w:rsidRDefault="008845DE" w:rsidP="003E69E9">
            <w:r>
              <w:rPr>
                <w:rFonts w:hint="eastAsia"/>
              </w:rPr>
              <w:t xml:space="preserve">            "value": "5"</w:t>
            </w:r>
          </w:p>
          <w:p w14:paraId="1310776A" w14:textId="77777777" w:rsidR="00933DB0" w:rsidRDefault="008845DE" w:rsidP="003E69E9">
            <w:r>
              <w:rPr>
                <w:rFonts w:hint="eastAsia"/>
              </w:rPr>
              <w:t xml:space="preserve">          },</w:t>
            </w:r>
          </w:p>
          <w:p w14:paraId="79C1CD9C" w14:textId="77777777" w:rsidR="00933DB0" w:rsidRDefault="008845DE" w:rsidP="003E69E9">
            <w:r>
              <w:rPr>
                <w:rFonts w:hint="eastAsia"/>
              </w:rPr>
              <w:tab/>
              <w:t>{</w:t>
            </w:r>
          </w:p>
          <w:p w14:paraId="1AF9CB0A" w14:textId="77777777" w:rsidR="00933DB0" w:rsidRDefault="008845DE" w:rsidP="003E69E9">
            <w:r>
              <w:rPr>
                <w:rFonts w:hint="eastAsia"/>
              </w:rPr>
              <w:t xml:space="preserve">            "name": "iccid",</w:t>
            </w:r>
          </w:p>
          <w:p w14:paraId="7BEF11BA" w14:textId="77777777" w:rsidR="00933DB0" w:rsidRDefault="008845DE" w:rsidP="003E69E9">
            <w:r>
              <w:rPr>
                <w:rFonts w:hint="eastAsia"/>
              </w:rPr>
              <w:t xml:space="preserve">            "value": "898604411918C2823994"</w:t>
            </w:r>
          </w:p>
          <w:p w14:paraId="1D87F745" w14:textId="77777777" w:rsidR="00933DB0" w:rsidRDefault="008845DE" w:rsidP="003E69E9">
            <w:r>
              <w:rPr>
                <w:rFonts w:hint="eastAsia"/>
              </w:rPr>
              <w:t xml:space="preserve">          },</w:t>
            </w:r>
          </w:p>
          <w:p w14:paraId="0425DEB9" w14:textId="77777777" w:rsidR="00933DB0" w:rsidRDefault="008845DE" w:rsidP="003E69E9">
            <w:r>
              <w:rPr>
                <w:rFonts w:hint="eastAsia"/>
              </w:rPr>
              <w:t>{</w:t>
            </w:r>
          </w:p>
          <w:p w14:paraId="3BDE0BB7" w14:textId="77777777" w:rsidR="00933DB0" w:rsidRDefault="008845DE" w:rsidP="003E69E9">
            <w:r>
              <w:rPr>
                <w:rFonts w:hint="eastAsia"/>
              </w:rPr>
              <w:t xml:space="preserve">            "name": "operator",</w:t>
            </w:r>
          </w:p>
          <w:p w14:paraId="50744146" w14:textId="77777777" w:rsidR="00933DB0" w:rsidRDefault="008845DE" w:rsidP="003E69E9">
            <w:r>
              <w:rPr>
                <w:rFonts w:hint="eastAsia"/>
              </w:rPr>
              <w:t xml:space="preserve">            "value": "CMCC"</w:t>
            </w:r>
          </w:p>
          <w:p w14:paraId="16F8F373" w14:textId="77777777" w:rsidR="00933DB0" w:rsidRDefault="008845DE" w:rsidP="003E69E9">
            <w:r>
              <w:rPr>
                <w:rFonts w:hint="eastAsia"/>
              </w:rPr>
              <w:t xml:space="preserve">          },</w:t>
            </w:r>
          </w:p>
          <w:p w14:paraId="67A02E29" w14:textId="77777777" w:rsidR="00933DB0" w:rsidRDefault="008845DE" w:rsidP="003E69E9">
            <w:r>
              <w:rPr>
                <w:rFonts w:hint="eastAsia"/>
              </w:rPr>
              <w:tab/>
              <w:t>{</w:t>
            </w:r>
          </w:p>
          <w:p w14:paraId="0717BB42" w14:textId="77777777" w:rsidR="00933DB0" w:rsidRDefault="008845DE" w:rsidP="003E69E9">
            <w:r>
              <w:rPr>
                <w:rFonts w:hint="eastAsia"/>
              </w:rPr>
              <w:t xml:space="preserve">            "name": "imei",</w:t>
            </w:r>
          </w:p>
          <w:p w14:paraId="347776B8" w14:textId="77777777" w:rsidR="00933DB0" w:rsidRDefault="008845DE" w:rsidP="003E69E9">
            <w:r>
              <w:rPr>
                <w:rFonts w:hint="eastAsia"/>
              </w:rPr>
              <w:t xml:space="preserve">            "value": ""</w:t>
            </w:r>
          </w:p>
          <w:p w14:paraId="66123CF8" w14:textId="77777777" w:rsidR="00933DB0" w:rsidRDefault="008845DE" w:rsidP="003E69E9">
            <w:r>
              <w:rPr>
                <w:rFonts w:hint="eastAsia"/>
              </w:rPr>
              <w:t xml:space="preserve">          },</w:t>
            </w:r>
          </w:p>
          <w:p w14:paraId="64B9E4E9" w14:textId="77777777" w:rsidR="00933DB0" w:rsidRDefault="008845DE" w:rsidP="003E69E9">
            <w:r>
              <w:rPr>
                <w:rFonts w:hint="eastAsia"/>
              </w:rPr>
              <w:tab/>
              <w:t>{</w:t>
            </w:r>
          </w:p>
          <w:p w14:paraId="4A8FB149" w14:textId="77777777" w:rsidR="00933DB0" w:rsidRDefault="008845DE" w:rsidP="003E69E9">
            <w:r>
              <w:rPr>
                <w:rFonts w:hint="eastAsia"/>
              </w:rPr>
              <w:t xml:space="preserve">            "name": "type",</w:t>
            </w:r>
          </w:p>
          <w:p w14:paraId="059113EA" w14:textId="77777777" w:rsidR="00933DB0" w:rsidRDefault="008845DE" w:rsidP="003E69E9">
            <w:r>
              <w:rPr>
                <w:rFonts w:hint="eastAsia"/>
              </w:rPr>
              <w:t xml:space="preserve">            "value": "13"</w:t>
            </w:r>
          </w:p>
          <w:p w14:paraId="29B5BC0B" w14:textId="77777777" w:rsidR="00933DB0" w:rsidRDefault="008845DE" w:rsidP="003E69E9">
            <w:r>
              <w:rPr>
                <w:rFonts w:hint="eastAsia"/>
              </w:rPr>
              <w:t xml:space="preserve">          },</w:t>
            </w:r>
          </w:p>
          <w:p w14:paraId="3BFBC923" w14:textId="77777777" w:rsidR="00933DB0" w:rsidRDefault="008845DE" w:rsidP="003E69E9">
            <w:r>
              <w:rPr>
                <w:rFonts w:hint="eastAsia"/>
              </w:rPr>
              <w:tab/>
              <w:t>{</w:t>
            </w:r>
          </w:p>
          <w:p w14:paraId="45602712" w14:textId="77777777" w:rsidR="00933DB0" w:rsidRDefault="008845DE" w:rsidP="003E69E9">
            <w:r>
              <w:rPr>
                <w:rFonts w:hint="eastAsia"/>
              </w:rPr>
              <w:t xml:space="preserve">            "name": "operatorNo",</w:t>
            </w:r>
          </w:p>
          <w:p w14:paraId="14C7B1D6" w14:textId="77777777" w:rsidR="00933DB0" w:rsidRDefault="008845DE" w:rsidP="003E69E9">
            <w:r>
              <w:rPr>
                <w:rFonts w:hint="eastAsia"/>
              </w:rPr>
              <w:t xml:space="preserve">            "value": "46001"</w:t>
            </w:r>
          </w:p>
          <w:p w14:paraId="4BFE1F7B" w14:textId="77777777" w:rsidR="00933DB0" w:rsidRDefault="008845DE" w:rsidP="003E69E9">
            <w:r>
              <w:rPr>
                <w:rFonts w:hint="eastAsia"/>
              </w:rPr>
              <w:t xml:space="preserve">          }</w:t>
            </w:r>
            <w:r>
              <w:t xml:space="preserve"> ,</w:t>
            </w:r>
          </w:p>
          <w:p w14:paraId="6F0A891F" w14:textId="77777777" w:rsidR="00933DB0" w:rsidRDefault="008845DE" w:rsidP="003E69E9">
            <w:r>
              <w:t xml:space="preserve">          {</w:t>
            </w:r>
          </w:p>
          <w:p w14:paraId="023B697E" w14:textId="77777777" w:rsidR="00933DB0" w:rsidRDefault="008845DE" w:rsidP="003E69E9">
            <w:r>
              <w:t xml:space="preserve">            "name": "traffic",</w:t>
            </w:r>
          </w:p>
          <w:p w14:paraId="3C4ACABC" w14:textId="77777777" w:rsidR="00933DB0" w:rsidRDefault="008845DE" w:rsidP="003E69E9">
            <w:r>
              <w:t xml:space="preserve">            "value": "10.5MB"</w:t>
            </w:r>
          </w:p>
          <w:p w14:paraId="1C505E7A" w14:textId="77777777" w:rsidR="00933DB0" w:rsidRDefault="008845DE" w:rsidP="003E69E9">
            <w:r>
              <w:t xml:space="preserve">          }</w:t>
            </w:r>
          </w:p>
          <w:p w14:paraId="40EC43C2" w14:textId="77777777" w:rsidR="00933DB0" w:rsidRDefault="008845DE" w:rsidP="003E69E9">
            <w:r>
              <w:rPr>
                <w:rFonts w:hint="eastAsia"/>
              </w:rPr>
              <w:t xml:space="preserve">        ]</w:t>
            </w:r>
          </w:p>
          <w:p w14:paraId="42F02E90" w14:textId="77777777" w:rsidR="00933DB0" w:rsidRDefault="008845DE" w:rsidP="003E69E9">
            <w:r>
              <w:rPr>
                <w:rFonts w:hint="eastAsia"/>
              </w:rPr>
              <w:t xml:space="preserve">      },</w:t>
            </w:r>
          </w:p>
          <w:p w14:paraId="13370FED" w14:textId="77777777" w:rsidR="00933DB0" w:rsidRDefault="008845DE" w:rsidP="003E69E9">
            <w:r>
              <w:rPr>
                <w:rFonts w:hint="eastAsia"/>
              </w:rPr>
              <w:t xml:space="preserve">      {</w:t>
            </w:r>
          </w:p>
          <w:p w14:paraId="426AA0C2" w14:textId="77777777" w:rsidR="00933DB0" w:rsidRDefault="008845DE" w:rsidP="003E69E9">
            <w:r>
              <w:rPr>
                <w:rFonts w:hint="eastAsia"/>
              </w:rPr>
              <w:t xml:space="preserve">        "key": "wifi",</w:t>
            </w:r>
          </w:p>
          <w:p w14:paraId="0FA60C05" w14:textId="77777777" w:rsidR="00933DB0" w:rsidRDefault="008845DE" w:rsidP="003E69E9">
            <w:r>
              <w:rPr>
                <w:rFonts w:hint="eastAsia"/>
              </w:rPr>
              <w:t xml:space="preserve">        "index": 0 (int),</w:t>
            </w:r>
          </w:p>
          <w:p w14:paraId="7027D19D" w14:textId="77777777" w:rsidR="00933DB0" w:rsidRDefault="008845DE" w:rsidP="003E69E9">
            <w:r>
              <w:rPr>
                <w:rFonts w:hint="eastAsia"/>
              </w:rPr>
              <w:t xml:space="preserve">        "data": [</w:t>
            </w:r>
          </w:p>
          <w:p w14:paraId="42A15DE9" w14:textId="77777777" w:rsidR="00933DB0" w:rsidRDefault="008845DE" w:rsidP="003E69E9">
            <w:r>
              <w:rPr>
                <w:rFonts w:hint="eastAsia"/>
              </w:rPr>
              <w:t xml:space="preserve">          {</w:t>
            </w:r>
          </w:p>
          <w:p w14:paraId="439C8072" w14:textId="77777777" w:rsidR="00933DB0" w:rsidRDefault="008845DE" w:rsidP="003E69E9">
            <w:r>
              <w:rPr>
                <w:rFonts w:hint="eastAsia"/>
              </w:rPr>
              <w:t xml:space="preserve">            "name": "signal",</w:t>
            </w:r>
          </w:p>
          <w:p w14:paraId="65F87638" w14:textId="77777777" w:rsidR="00933DB0" w:rsidRDefault="008845DE" w:rsidP="003E69E9">
            <w:r>
              <w:rPr>
                <w:rFonts w:hint="eastAsia"/>
              </w:rPr>
              <w:t xml:space="preserve">            "value": "5"</w:t>
            </w:r>
          </w:p>
          <w:p w14:paraId="07DC3643" w14:textId="77777777" w:rsidR="00933DB0" w:rsidRDefault="008845DE" w:rsidP="003E69E9">
            <w:r>
              <w:rPr>
                <w:rFonts w:hint="eastAsia"/>
              </w:rPr>
              <w:t xml:space="preserve">          },</w:t>
            </w:r>
          </w:p>
          <w:p w14:paraId="261A5BBE" w14:textId="77777777" w:rsidR="00933DB0" w:rsidRDefault="008845DE" w:rsidP="003E69E9">
            <w:r>
              <w:rPr>
                <w:rFonts w:hint="eastAsia"/>
              </w:rPr>
              <w:tab/>
              <w:t>{</w:t>
            </w:r>
          </w:p>
          <w:p w14:paraId="5C3E52BA" w14:textId="77777777" w:rsidR="00933DB0" w:rsidRDefault="008845DE" w:rsidP="003E69E9">
            <w:r>
              <w:rPr>
                <w:rFonts w:hint="eastAsia"/>
              </w:rPr>
              <w:t xml:space="preserve">            "name": "ssid",</w:t>
            </w:r>
          </w:p>
          <w:p w14:paraId="5DF88714" w14:textId="77777777" w:rsidR="00933DB0" w:rsidRDefault="008845DE" w:rsidP="003E69E9">
            <w:r>
              <w:rPr>
                <w:rFonts w:hint="eastAsia"/>
              </w:rPr>
              <w:t xml:space="preserve">            "value": ""</w:t>
            </w:r>
          </w:p>
          <w:p w14:paraId="2262FE7B" w14:textId="77777777" w:rsidR="00933DB0" w:rsidRDefault="008845DE" w:rsidP="003E69E9">
            <w:r>
              <w:rPr>
                <w:rFonts w:hint="eastAsia"/>
              </w:rPr>
              <w:t xml:space="preserve">          },</w:t>
            </w:r>
          </w:p>
          <w:p w14:paraId="4AC983F5" w14:textId="77777777" w:rsidR="00933DB0" w:rsidRDefault="008845DE" w:rsidP="003E69E9">
            <w:r>
              <w:rPr>
                <w:rFonts w:hint="eastAsia"/>
              </w:rPr>
              <w:tab/>
              <w:t>{</w:t>
            </w:r>
          </w:p>
          <w:p w14:paraId="2FD82E96" w14:textId="77777777" w:rsidR="00933DB0" w:rsidRDefault="008845DE" w:rsidP="003E69E9">
            <w:r>
              <w:rPr>
                <w:rFonts w:hint="eastAsia"/>
              </w:rPr>
              <w:t xml:space="preserve">            "name": "mac",</w:t>
            </w:r>
          </w:p>
          <w:p w14:paraId="13800F81" w14:textId="77777777" w:rsidR="00933DB0" w:rsidRDefault="008845DE" w:rsidP="003E69E9">
            <w:r>
              <w:rPr>
                <w:rFonts w:hint="eastAsia"/>
              </w:rPr>
              <w:t xml:space="preserve">            "value": ""</w:t>
            </w:r>
          </w:p>
          <w:p w14:paraId="32DF87A1" w14:textId="77777777" w:rsidR="00933DB0" w:rsidRDefault="008845DE" w:rsidP="003E69E9">
            <w:pPr>
              <w:rPr>
                <w:strike/>
              </w:rPr>
            </w:pPr>
            <w:r>
              <w:rPr>
                <w:rFonts w:hint="eastAsia"/>
              </w:rPr>
              <w:t xml:space="preserve">          }</w:t>
            </w:r>
          </w:p>
          <w:p w14:paraId="4462F511" w14:textId="77777777" w:rsidR="00933DB0" w:rsidRDefault="008845DE" w:rsidP="003E69E9">
            <w:r>
              <w:rPr>
                <w:rFonts w:hint="eastAsia"/>
              </w:rPr>
              <w:t xml:space="preserve">        ]</w:t>
            </w:r>
          </w:p>
          <w:p w14:paraId="23607541" w14:textId="77777777" w:rsidR="00933DB0" w:rsidRDefault="008845DE" w:rsidP="003E69E9">
            <w:r>
              <w:rPr>
                <w:rFonts w:hint="eastAsia"/>
              </w:rPr>
              <w:t xml:space="preserve">      },</w:t>
            </w:r>
          </w:p>
          <w:p w14:paraId="467EFD8E" w14:textId="77777777" w:rsidR="00933DB0" w:rsidRDefault="008845DE" w:rsidP="003E69E9">
            <w:r>
              <w:rPr>
                <w:rFonts w:hint="eastAsia"/>
              </w:rPr>
              <w:t xml:space="preserve">      {</w:t>
            </w:r>
          </w:p>
          <w:p w14:paraId="10D1FA3E" w14:textId="77777777" w:rsidR="00933DB0" w:rsidRDefault="008845DE" w:rsidP="003E69E9">
            <w:r>
              <w:rPr>
                <w:rFonts w:hint="eastAsia"/>
              </w:rPr>
              <w:t xml:space="preserve">        "key": "door",</w:t>
            </w:r>
          </w:p>
          <w:p w14:paraId="6279E534" w14:textId="77777777" w:rsidR="00933DB0" w:rsidRDefault="008845DE" w:rsidP="003E69E9">
            <w:r>
              <w:rPr>
                <w:rFonts w:hint="eastAsia"/>
              </w:rPr>
              <w:t xml:space="preserve">        "index": 0 (int),</w:t>
            </w:r>
          </w:p>
          <w:p w14:paraId="795ADD12" w14:textId="77777777" w:rsidR="00933DB0" w:rsidRDefault="008845DE" w:rsidP="003E69E9">
            <w:r>
              <w:rPr>
                <w:rFonts w:hint="eastAsia"/>
              </w:rPr>
              <w:t xml:space="preserve">        "data": [</w:t>
            </w:r>
          </w:p>
          <w:p w14:paraId="2DDFEBEF" w14:textId="77777777" w:rsidR="00933DB0" w:rsidRDefault="008845DE" w:rsidP="003E69E9">
            <w:r>
              <w:rPr>
                <w:rFonts w:hint="eastAsia"/>
              </w:rPr>
              <w:t xml:space="preserve">          {</w:t>
            </w:r>
          </w:p>
          <w:p w14:paraId="026AF4FD" w14:textId="77777777" w:rsidR="00933DB0" w:rsidRDefault="008845DE" w:rsidP="003E69E9">
            <w:r>
              <w:rPr>
                <w:rFonts w:hint="eastAsia"/>
              </w:rPr>
              <w:t xml:space="preserve">            "name": "status",</w:t>
            </w:r>
          </w:p>
          <w:p w14:paraId="5C45341F" w14:textId="77777777" w:rsidR="00933DB0" w:rsidRDefault="008845DE" w:rsidP="003E69E9">
            <w:r>
              <w:rPr>
                <w:rFonts w:hint="eastAsia"/>
              </w:rPr>
              <w:t xml:space="preserve">            "value": 0 (int)</w:t>
            </w:r>
          </w:p>
          <w:p w14:paraId="65ED7B87" w14:textId="77777777" w:rsidR="00933DB0" w:rsidRDefault="008845DE" w:rsidP="003E69E9">
            <w:r>
              <w:rPr>
                <w:rFonts w:hint="eastAsia"/>
              </w:rPr>
              <w:t xml:space="preserve">          }</w:t>
            </w:r>
          </w:p>
          <w:p w14:paraId="62A8DAF5" w14:textId="77777777" w:rsidR="00933DB0" w:rsidRDefault="008845DE" w:rsidP="003E69E9">
            <w:r>
              <w:rPr>
                <w:rFonts w:hint="eastAsia"/>
              </w:rPr>
              <w:t xml:space="preserve">        ]</w:t>
            </w:r>
          </w:p>
          <w:p w14:paraId="02E4DEF2" w14:textId="77777777" w:rsidR="00933DB0" w:rsidRDefault="008845DE" w:rsidP="003E69E9">
            <w:r>
              <w:rPr>
                <w:rFonts w:hint="eastAsia"/>
              </w:rPr>
              <w:t xml:space="preserve">      },</w:t>
            </w:r>
          </w:p>
          <w:p w14:paraId="214999A5" w14:textId="77777777" w:rsidR="00933DB0" w:rsidRDefault="008845DE" w:rsidP="003E69E9">
            <w:r>
              <w:rPr>
                <w:rFonts w:hint="eastAsia"/>
              </w:rPr>
              <w:t xml:space="preserve">      {</w:t>
            </w:r>
          </w:p>
          <w:p w14:paraId="1F981D79" w14:textId="77777777" w:rsidR="00933DB0" w:rsidRDefault="008845DE" w:rsidP="003E69E9">
            <w:r>
              <w:rPr>
                <w:rFonts w:hint="eastAsia"/>
              </w:rPr>
              <w:t xml:space="preserve">        "key": "gps",</w:t>
            </w:r>
          </w:p>
          <w:p w14:paraId="29AF5CDC" w14:textId="77777777" w:rsidR="00933DB0" w:rsidRDefault="008845DE" w:rsidP="003E69E9">
            <w:r>
              <w:rPr>
                <w:rFonts w:hint="eastAsia"/>
              </w:rPr>
              <w:t xml:space="preserve">        "index": 0 (int),</w:t>
            </w:r>
          </w:p>
          <w:p w14:paraId="478A3CB6" w14:textId="77777777" w:rsidR="00933DB0" w:rsidRDefault="008845DE" w:rsidP="003E69E9">
            <w:r>
              <w:rPr>
                <w:rFonts w:hint="eastAsia"/>
              </w:rPr>
              <w:t xml:space="preserve">        "data": [</w:t>
            </w:r>
          </w:p>
          <w:p w14:paraId="1D47F553" w14:textId="77777777" w:rsidR="00933DB0" w:rsidRDefault="008845DE" w:rsidP="003E69E9">
            <w:r>
              <w:rPr>
                <w:rFonts w:hint="eastAsia"/>
              </w:rPr>
              <w:t xml:space="preserve">          {</w:t>
            </w:r>
          </w:p>
          <w:p w14:paraId="6C9B3782" w14:textId="77777777" w:rsidR="00933DB0" w:rsidRDefault="008845DE" w:rsidP="003E69E9">
            <w:r>
              <w:rPr>
                <w:rFonts w:hint="eastAsia"/>
              </w:rPr>
              <w:t xml:space="preserve">            "name": "longitude",</w:t>
            </w:r>
          </w:p>
          <w:p w14:paraId="19AD6593" w14:textId="77777777" w:rsidR="00933DB0" w:rsidRDefault="008845DE" w:rsidP="003E69E9">
            <w:r>
              <w:rPr>
                <w:rFonts w:hint="eastAsia"/>
              </w:rPr>
              <w:t xml:space="preserve">            "value": "0.0"</w:t>
            </w:r>
          </w:p>
          <w:p w14:paraId="2C1E68E2" w14:textId="77777777" w:rsidR="00933DB0" w:rsidRDefault="008845DE" w:rsidP="003E69E9">
            <w:r>
              <w:rPr>
                <w:rFonts w:hint="eastAsia"/>
              </w:rPr>
              <w:t xml:space="preserve">          },</w:t>
            </w:r>
          </w:p>
          <w:p w14:paraId="25AA6D96" w14:textId="77777777" w:rsidR="00933DB0" w:rsidRDefault="008845DE" w:rsidP="003E69E9">
            <w:r>
              <w:rPr>
                <w:rFonts w:hint="eastAsia"/>
              </w:rPr>
              <w:tab/>
              <w:t>{</w:t>
            </w:r>
          </w:p>
          <w:p w14:paraId="163AD1E9" w14:textId="77777777" w:rsidR="00933DB0" w:rsidRDefault="008845DE" w:rsidP="003E69E9">
            <w:r>
              <w:rPr>
                <w:rFonts w:hint="eastAsia"/>
              </w:rPr>
              <w:t xml:space="preserve">            "name": "latitude",</w:t>
            </w:r>
          </w:p>
          <w:p w14:paraId="699396E2" w14:textId="77777777" w:rsidR="00933DB0" w:rsidRDefault="008845DE" w:rsidP="003E69E9">
            <w:r>
              <w:rPr>
                <w:rFonts w:hint="eastAsia"/>
              </w:rPr>
              <w:t xml:space="preserve">            "value": "0.0"</w:t>
            </w:r>
          </w:p>
          <w:p w14:paraId="5E1041A1" w14:textId="77777777" w:rsidR="00933DB0" w:rsidRDefault="008845DE" w:rsidP="003E69E9">
            <w:r>
              <w:rPr>
                <w:rFonts w:hint="eastAsia"/>
              </w:rPr>
              <w:t xml:space="preserve">          },</w:t>
            </w:r>
          </w:p>
          <w:p w14:paraId="30B29C0D" w14:textId="77777777" w:rsidR="00933DB0" w:rsidRDefault="008845DE" w:rsidP="003E69E9">
            <w:r>
              <w:rPr>
                <w:rFonts w:hint="eastAsia"/>
              </w:rPr>
              <w:tab/>
              <w:t>{</w:t>
            </w:r>
          </w:p>
          <w:p w14:paraId="4F195B0A" w14:textId="77777777" w:rsidR="00933DB0" w:rsidRDefault="008845DE" w:rsidP="003E69E9">
            <w:r>
              <w:rPr>
                <w:rFonts w:hint="eastAsia"/>
              </w:rPr>
              <w:t xml:space="preserve">            "name": "address",</w:t>
            </w:r>
          </w:p>
          <w:p w14:paraId="1AC670F1" w14:textId="77777777" w:rsidR="00933DB0" w:rsidRDefault="008845DE" w:rsidP="003E69E9">
            <w:r>
              <w:rPr>
                <w:rFonts w:hint="eastAsia"/>
              </w:rPr>
              <w:t xml:space="preserve">            "value": ""</w:t>
            </w:r>
          </w:p>
          <w:p w14:paraId="49E78D04" w14:textId="77777777" w:rsidR="00933DB0" w:rsidRDefault="008845DE" w:rsidP="003E69E9">
            <w:r>
              <w:rPr>
                <w:rFonts w:hint="eastAsia"/>
              </w:rPr>
              <w:t xml:space="preserve">          }</w:t>
            </w:r>
          </w:p>
          <w:p w14:paraId="5319A686" w14:textId="77777777" w:rsidR="00933DB0" w:rsidRDefault="008845DE" w:rsidP="003E69E9">
            <w:r>
              <w:rPr>
                <w:rFonts w:hint="eastAsia"/>
              </w:rPr>
              <w:t xml:space="preserve">        ]</w:t>
            </w:r>
          </w:p>
          <w:p w14:paraId="1A1634E1" w14:textId="77777777" w:rsidR="00933DB0" w:rsidRDefault="008845DE" w:rsidP="003E69E9">
            <w:r>
              <w:rPr>
                <w:rFonts w:hint="eastAsia"/>
              </w:rPr>
              <w:t xml:space="preserve">      },</w:t>
            </w:r>
          </w:p>
          <w:p w14:paraId="60F7592E" w14:textId="77777777" w:rsidR="00933DB0" w:rsidRDefault="008845DE" w:rsidP="003E69E9">
            <w:r>
              <w:rPr>
                <w:rFonts w:hint="eastAsia"/>
              </w:rPr>
              <w:t xml:space="preserve">      {</w:t>
            </w:r>
          </w:p>
          <w:p w14:paraId="0C251175" w14:textId="77777777" w:rsidR="00933DB0" w:rsidRDefault="008845DE" w:rsidP="003E69E9">
            <w:r>
              <w:rPr>
                <w:rFonts w:hint="eastAsia"/>
              </w:rPr>
              <w:t xml:space="preserve">        "key": "pcba",</w:t>
            </w:r>
          </w:p>
          <w:p w14:paraId="051B5D85" w14:textId="77777777" w:rsidR="00933DB0" w:rsidRDefault="008845DE" w:rsidP="003E69E9">
            <w:r>
              <w:rPr>
                <w:rFonts w:hint="eastAsia"/>
              </w:rPr>
              <w:t xml:space="preserve">        "index": 0 (int),</w:t>
            </w:r>
          </w:p>
          <w:p w14:paraId="05DF6AA5" w14:textId="77777777" w:rsidR="00933DB0" w:rsidRDefault="008845DE" w:rsidP="003E69E9">
            <w:r>
              <w:rPr>
                <w:rFonts w:hint="eastAsia"/>
              </w:rPr>
              <w:t xml:space="preserve">        "data": [</w:t>
            </w:r>
          </w:p>
          <w:p w14:paraId="670AFFAD" w14:textId="77777777" w:rsidR="00933DB0" w:rsidRDefault="008845DE" w:rsidP="003E69E9">
            <w:r>
              <w:rPr>
                <w:rFonts w:hint="eastAsia"/>
              </w:rPr>
              <w:t xml:space="preserve">          {</w:t>
            </w:r>
          </w:p>
          <w:p w14:paraId="2BFF717B" w14:textId="77777777" w:rsidR="00933DB0" w:rsidRDefault="008845DE" w:rsidP="003E69E9">
            <w:r>
              <w:rPr>
                <w:rFonts w:hint="eastAsia"/>
              </w:rPr>
              <w:t xml:space="preserve">            "name": "status",</w:t>
            </w:r>
          </w:p>
          <w:p w14:paraId="01B1492A" w14:textId="77777777" w:rsidR="00933DB0" w:rsidRDefault="008845DE" w:rsidP="003E69E9">
            <w:r>
              <w:rPr>
                <w:rFonts w:hint="eastAsia"/>
              </w:rPr>
              <w:t xml:space="preserve">            "value": 0 (int)</w:t>
            </w:r>
          </w:p>
          <w:p w14:paraId="09507CB2" w14:textId="77777777" w:rsidR="00933DB0" w:rsidRDefault="008845DE" w:rsidP="003E69E9">
            <w:r>
              <w:rPr>
                <w:rFonts w:hint="eastAsia"/>
              </w:rPr>
              <w:t xml:space="preserve">          }</w:t>
            </w:r>
          </w:p>
          <w:p w14:paraId="6FCC6120" w14:textId="77777777" w:rsidR="00933DB0" w:rsidRDefault="008845DE" w:rsidP="003E69E9">
            <w:r>
              <w:rPr>
                <w:rFonts w:hint="eastAsia"/>
              </w:rPr>
              <w:t xml:space="preserve">        ]</w:t>
            </w:r>
          </w:p>
          <w:p w14:paraId="0EB6FCC2" w14:textId="77777777" w:rsidR="00933DB0" w:rsidRDefault="008845DE" w:rsidP="003E69E9">
            <w:r>
              <w:rPr>
                <w:rFonts w:hint="eastAsia"/>
              </w:rPr>
              <w:t xml:space="preserve">      },</w:t>
            </w:r>
          </w:p>
          <w:p w14:paraId="1D0B57A6" w14:textId="77777777" w:rsidR="00933DB0" w:rsidRDefault="008845DE" w:rsidP="003E69E9">
            <w:r>
              <w:rPr>
                <w:rFonts w:hint="eastAsia"/>
              </w:rPr>
              <w:t xml:space="preserve">      {</w:t>
            </w:r>
          </w:p>
          <w:p w14:paraId="572E457C" w14:textId="77777777" w:rsidR="00933DB0" w:rsidRDefault="008845DE" w:rsidP="003E69E9">
            <w:r>
              <w:rPr>
                <w:rFonts w:hint="eastAsia"/>
              </w:rPr>
              <w:t xml:space="preserve">        "key": "mixWater",</w:t>
            </w:r>
          </w:p>
          <w:p w14:paraId="252C7925" w14:textId="77777777" w:rsidR="00933DB0" w:rsidRDefault="008845DE" w:rsidP="003E69E9">
            <w:r>
              <w:rPr>
                <w:rFonts w:hint="eastAsia"/>
              </w:rPr>
              <w:t xml:space="preserve">        "index": 0 (int),</w:t>
            </w:r>
          </w:p>
          <w:p w14:paraId="363044C7" w14:textId="77777777" w:rsidR="00933DB0" w:rsidRDefault="008845DE" w:rsidP="003E69E9">
            <w:r>
              <w:rPr>
                <w:rFonts w:hint="eastAsia"/>
              </w:rPr>
              <w:t xml:space="preserve">        "data": [</w:t>
            </w:r>
          </w:p>
          <w:p w14:paraId="74CB52F1" w14:textId="77777777" w:rsidR="00933DB0" w:rsidRDefault="008845DE" w:rsidP="003E69E9">
            <w:r>
              <w:rPr>
                <w:rFonts w:hint="eastAsia"/>
              </w:rPr>
              <w:t xml:space="preserve">          {</w:t>
            </w:r>
          </w:p>
          <w:p w14:paraId="3739E0C9" w14:textId="77777777" w:rsidR="00933DB0" w:rsidRDefault="008845DE" w:rsidP="003E69E9">
            <w:r>
              <w:rPr>
                <w:rFonts w:hint="eastAsia"/>
              </w:rPr>
              <w:t xml:space="preserve">            "name": "status",</w:t>
            </w:r>
          </w:p>
          <w:p w14:paraId="427154F6" w14:textId="77777777" w:rsidR="00933DB0" w:rsidRDefault="008845DE" w:rsidP="003E69E9">
            <w:r>
              <w:rPr>
                <w:rFonts w:hint="eastAsia"/>
              </w:rPr>
              <w:t xml:space="preserve">            "value": 0 (int)</w:t>
            </w:r>
          </w:p>
          <w:p w14:paraId="10D54852" w14:textId="77777777" w:rsidR="00933DB0" w:rsidRDefault="008845DE" w:rsidP="003E69E9">
            <w:r>
              <w:rPr>
                <w:rFonts w:hint="eastAsia"/>
              </w:rPr>
              <w:t xml:space="preserve">          }</w:t>
            </w:r>
          </w:p>
          <w:p w14:paraId="61443B4B" w14:textId="77777777" w:rsidR="00933DB0" w:rsidRDefault="008845DE" w:rsidP="003E69E9">
            <w:r>
              <w:rPr>
                <w:rFonts w:hint="eastAsia"/>
              </w:rPr>
              <w:t xml:space="preserve">        ]</w:t>
            </w:r>
          </w:p>
          <w:p w14:paraId="11A38D5B" w14:textId="77777777" w:rsidR="00933DB0" w:rsidRDefault="008845DE" w:rsidP="003E69E9">
            <w:r>
              <w:rPr>
                <w:rFonts w:hint="eastAsia"/>
              </w:rPr>
              <w:t xml:space="preserve">      },</w:t>
            </w:r>
          </w:p>
          <w:p w14:paraId="4A729F1E" w14:textId="77777777" w:rsidR="00933DB0" w:rsidRDefault="008845DE" w:rsidP="003E69E9">
            <w:r>
              <w:rPr>
                <w:rFonts w:hint="eastAsia"/>
              </w:rPr>
              <w:t xml:space="preserve">      {</w:t>
            </w:r>
          </w:p>
          <w:p w14:paraId="2A4F318B" w14:textId="77777777" w:rsidR="00933DB0" w:rsidRDefault="008845DE" w:rsidP="003E69E9">
            <w:r>
              <w:rPr>
                <w:rFonts w:hint="eastAsia"/>
              </w:rPr>
              <w:t xml:space="preserve">        "key": "spoon",</w:t>
            </w:r>
          </w:p>
          <w:p w14:paraId="3B2C6DB3" w14:textId="77777777" w:rsidR="00933DB0" w:rsidRDefault="008845DE" w:rsidP="003E69E9">
            <w:r>
              <w:rPr>
                <w:rFonts w:hint="eastAsia"/>
              </w:rPr>
              <w:t xml:space="preserve">        "index": 0 (int),</w:t>
            </w:r>
          </w:p>
          <w:p w14:paraId="32793B74" w14:textId="77777777" w:rsidR="00933DB0" w:rsidRDefault="008845DE" w:rsidP="003E69E9">
            <w:r>
              <w:rPr>
                <w:rFonts w:hint="eastAsia"/>
              </w:rPr>
              <w:t xml:space="preserve">        "data": [</w:t>
            </w:r>
          </w:p>
          <w:p w14:paraId="6FEA994B" w14:textId="77777777" w:rsidR="00933DB0" w:rsidRDefault="008845DE" w:rsidP="003E69E9">
            <w:r>
              <w:rPr>
                <w:rFonts w:hint="eastAsia"/>
              </w:rPr>
              <w:t xml:space="preserve">          {</w:t>
            </w:r>
          </w:p>
          <w:p w14:paraId="1607CF61" w14:textId="77777777" w:rsidR="00933DB0" w:rsidRDefault="008845DE" w:rsidP="003E69E9">
            <w:r>
              <w:rPr>
                <w:rFonts w:hint="eastAsia"/>
              </w:rPr>
              <w:t xml:space="preserve">            "name": "status",</w:t>
            </w:r>
          </w:p>
          <w:p w14:paraId="44AB7CE7" w14:textId="77777777" w:rsidR="00933DB0" w:rsidRDefault="008845DE" w:rsidP="003E69E9">
            <w:r>
              <w:rPr>
                <w:rFonts w:hint="eastAsia"/>
              </w:rPr>
              <w:t xml:space="preserve">            "value": 0 (int)</w:t>
            </w:r>
          </w:p>
          <w:p w14:paraId="01E37A65" w14:textId="77777777" w:rsidR="00933DB0" w:rsidRDefault="008845DE" w:rsidP="003E69E9">
            <w:r>
              <w:rPr>
                <w:rFonts w:hint="eastAsia"/>
              </w:rPr>
              <w:t xml:space="preserve">          }</w:t>
            </w:r>
          </w:p>
          <w:p w14:paraId="0EDB2B51" w14:textId="77777777" w:rsidR="00933DB0" w:rsidRDefault="008845DE" w:rsidP="003E69E9">
            <w:r>
              <w:rPr>
                <w:rFonts w:hint="eastAsia"/>
              </w:rPr>
              <w:t xml:space="preserve">        ]</w:t>
            </w:r>
          </w:p>
          <w:p w14:paraId="091985DE" w14:textId="77777777" w:rsidR="00933DB0" w:rsidRDefault="008845DE" w:rsidP="003E69E9">
            <w:r>
              <w:rPr>
                <w:rFonts w:hint="eastAsia"/>
              </w:rPr>
              <w:t xml:space="preserve">      },</w:t>
            </w:r>
          </w:p>
          <w:p w14:paraId="33314C0C" w14:textId="77777777" w:rsidR="00933DB0" w:rsidRDefault="008845DE" w:rsidP="003E69E9">
            <w:r>
              <w:rPr>
                <w:rFonts w:hint="eastAsia"/>
              </w:rPr>
              <w:t xml:space="preserve">      {</w:t>
            </w:r>
          </w:p>
          <w:p w14:paraId="053F3D42" w14:textId="77777777" w:rsidR="00933DB0" w:rsidRDefault="008845DE" w:rsidP="003E69E9">
            <w:r>
              <w:rPr>
                <w:rFonts w:hint="eastAsia"/>
              </w:rPr>
              <w:t xml:space="preserve">        "key": "ctr",</w:t>
            </w:r>
          </w:p>
          <w:p w14:paraId="661DB8BC" w14:textId="77777777" w:rsidR="00933DB0" w:rsidRDefault="008845DE" w:rsidP="003E69E9">
            <w:r>
              <w:rPr>
                <w:rFonts w:hint="eastAsia"/>
              </w:rPr>
              <w:t xml:space="preserve">        "index": 0 (int),</w:t>
            </w:r>
          </w:p>
          <w:p w14:paraId="1D44E123" w14:textId="77777777" w:rsidR="00933DB0" w:rsidRDefault="008845DE" w:rsidP="003E69E9">
            <w:r>
              <w:rPr>
                <w:rFonts w:hint="eastAsia"/>
              </w:rPr>
              <w:t xml:space="preserve">        "data": [</w:t>
            </w:r>
          </w:p>
          <w:p w14:paraId="767DB136" w14:textId="77777777" w:rsidR="00933DB0" w:rsidRDefault="008845DE" w:rsidP="003E69E9">
            <w:r>
              <w:rPr>
                <w:rFonts w:hint="eastAsia"/>
              </w:rPr>
              <w:t xml:space="preserve">          {</w:t>
            </w:r>
          </w:p>
          <w:p w14:paraId="4F0458FB" w14:textId="77777777" w:rsidR="00933DB0" w:rsidRDefault="008845DE" w:rsidP="003E69E9">
            <w:r>
              <w:rPr>
                <w:rFonts w:hint="eastAsia"/>
              </w:rPr>
              <w:t xml:space="preserve">            "name": "status",</w:t>
            </w:r>
          </w:p>
          <w:p w14:paraId="74D67277" w14:textId="77777777" w:rsidR="00933DB0" w:rsidRDefault="008845DE" w:rsidP="003E69E9">
            <w:r>
              <w:rPr>
                <w:rFonts w:hint="eastAsia"/>
              </w:rPr>
              <w:t xml:space="preserve">            "value": 0 (int)</w:t>
            </w:r>
          </w:p>
          <w:p w14:paraId="61F244E7" w14:textId="77777777" w:rsidR="00933DB0" w:rsidRDefault="008845DE" w:rsidP="003E69E9">
            <w:r>
              <w:rPr>
                <w:rFonts w:hint="eastAsia"/>
              </w:rPr>
              <w:t xml:space="preserve">          }</w:t>
            </w:r>
          </w:p>
          <w:p w14:paraId="264A2D8F" w14:textId="77777777" w:rsidR="00933DB0" w:rsidRDefault="008845DE" w:rsidP="003E69E9">
            <w:r>
              <w:rPr>
                <w:rFonts w:hint="eastAsia"/>
              </w:rPr>
              <w:t xml:space="preserve">        ]</w:t>
            </w:r>
          </w:p>
          <w:p w14:paraId="4D4B474E" w14:textId="03BA13EB" w:rsidR="000A1392" w:rsidRDefault="008845DE" w:rsidP="003E69E9">
            <w:r>
              <w:rPr>
                <w:rFonts w:hint="eastAsia"/>
              </w:rPr>
              <w:t xml:space="preserve">      }</w:t>
            </w:r>
          </w:p>
          <w:p w14:paraId="6EB70F91" w14:textId="77777777" w:rsidR="00933DB0" w:rsidRDefault="008845DE" w:rsidP="003E69E9">
            <w:r>
              <w:rPr>
                <w:rFonts w:hint="eastAsia"/>
              </w:rPr>
              <w:t xml:space="preserve">    ],</w:t>
            </w:r>
          </w:p>
          <w:p w14:paraId="7FDD2B41" w14:textId="77777777" w:rsidR="00933DB0" w:rsidRDefault="008845DE" w:rsidP="003E69E9">
            <w:r>
              <w:rPr>
                <w:rFonts w:hint="eastAsia"/>
              </w:rPr>
              <w:t xml:space="preserve">    </w:t>
            </w:r>
            <w:r w:rsidRPr="0040214F">
              <w:rPr>
                <w:rFonts w:hint="eastAsia"/>
                <w:shd w:val="clear" w:color="auto" w:fill="D99594" w:themeFill="accent2" w:themeFillTint="99"/>
              </w:rPr>
              <w:t>"external":</w:t>
            </w:r>
            <w:r>
              <w:rPr>
                <w:rFonts w:hint="eastAsia"/>
              </w:rPr>
              <w:t xml:space="preserve"> [</w:t>
            </w:r>
          </w:p>
          <w:p w14:paraId="62D146EF" w14:textId="77777777" w:rsidR="00933DB0" w:rsidRDefault="008845DE" w:rsidP="003E69E9">
            <w:r>
              <w:rPr>
                <w:rFonts w:hint="eastAsia"/>
              </w:rPr>
              <w:t>{</w:t>
            </w:r>
          </w:p>
          <w:p w14:paraId="119B3570" w14:textId="77777777" w:rsidR="00933DB0" w:rsidRDefault="008845DE" w:rsidP="003E69E9">
            <w:r>
              <w:rPr>
                <w:rFonts w:hint="eastAsia"/>
              </w:rPr>
              <w:t xml:space="preserve">        "key": "refrigerator",</w:t>
            </w:r>
          </w:p>
          <w:p w14:paraId="0A5DD1C6" w14:textId="77777777" w:rsidR="00933DB0" w:rsidRDefault="008845DE" w:rsidP="003E69E9">
            <w:r>
              <w:rPr>
                <w:rFonts w:hint="eastAsia"/>
              </w:rPr>
              <w:t xml:space="preserve">        "index": 0 (int),</w:t>
            </w:r>
          </w:p>
          <w:p w14:paraId="4C45425D" w14:textId="77777777" w:rsidR="00933DB0" w:rsidRDefault="008845DE" w:rsidP="003E69E9">
            <w:r>
              <w:rPr>
                <w:rFonts w:hint="eastAsia"/>
              </w:rPr>
              <w:t>"data": [</w:t>
            </w:r>
          </w:p>
          <w:p w14:paraId="180FD4C9" w14:textId="77777777" w:rsidR="00933DB0" w:rsidRDefault="008845DE" w:rsidP="003E69E9">
            <w:r>
              <w:rPr>
                <w:rFonts w:hint="eastAsia"/>
              </w:rPr>
              <w:t xml:space="preserve">          {</w:t>
            </w:r>
          </w:p>
          <w:p w14:paraId="3262E52F" w14:textId="77777777" w:rsidR="00933DB0" w:rsidRDefault="008845DE" w:rsidP="003E69E9">
            <w:r>
              <w:rPr>
                <w:rFonts w:hint="eastAsia"/>
              </w:rPr>
              <w:t xml:space="preserve">            "name": "status",</w:t>
            </w:r>
          </w:p>
          <w:p w14:paraId="16FEFE77" w14:textId="77777777" w:rsidR="00933DB0" w:rsidRDefault="008845DE" w:rsidP="003E69E9">
            <w:r>
              <w:rPr>
                <w:rFonts w:hint="eastAsia"/>
              </w:rPr>
              <w:t xml:space="preserve">            "value": 0 (int)</w:t>
            </w:r>
          </w:p>
          <w:p w14:paraId="4F74CC28" w14:textId="77777777" w:rsidR="00933DB0" w:rsidRDefault="008845DE" w:rsidP="003E69E9">
            <w:r>
              <w:rPr>
                <w:rFonts w:hint="eastAsia"/>
              </w:rPr>
              <w:t xml:space="preserve">          }</w:t>
            </w:r>
          </w:p>
          <w:p w14:paraId="4EC90BD2" w14:textId="77777777" w:rsidR="00933DB0" w:rsidRDefault="008845DE" w:rsidP="003E69E9">
            <w:r>
              <w:rPr>
                <w:rFonts w:hint="eastAsia"/>
              </w:rPr>
              <w:t xml:space="preserve">        ]</w:t>
            </w:r>
          </w:p>
          <w:p w14:paraId="11D769B5" w14:textId="77777777" w:rsidR="00933DB0" w:rsidRDefault="008845DE" w:rsidP="003E69E9">
            <w:r>
              <w:rPr>
                <w:rFonts w:hint="eastAsia"/>
              </w:rPr>
              <w:t xml:space="preserve">      },</w:t>
            </w:r>
          </w:p>
          <w:p w14:paraId="0FFF063F" w14:textId="77777777" w:rsidR="00933DB0" w:rsidRDefault="008845DE" w:rsidP="003E69E9">
            <w:r>
              <w:rPr>
                <w:rFonts w:hint="eastAsia"/>
              </w:rPr>
              <w:t>{</w:t>
            </w:r>
          </w:p>
          <w:p w14:paraId="459F48EC" w14:textId="77777777" w:rsidR="00933DB0" w:rsidRDefault="008845DE" w:rsidP="003E69E9">
            <w:r>
              <w:rPr>
                <w:rFonts w:hint="eastAsia"/>
              </w:rPr>
              <w:t xml:space="preserve">        "key": "r</w:t>
            </w:r>
            <w:r>
              <w:t>efrigerator</w:t>
            </w:r>
            <w:r>
              <w:rPr>
                <w:rFonts w:hint="eastAsia"/>
              </w:rPr>
              <w:t>fridge</w:t>
            </w:r>
            <w:r>
              <w:t>Pump</w:t>
            </w:r>
            <w:r>
              <w:rPr>
                <w:rFonts w:hint="eastAsia"/>
              </w:rPr>
              <w:t xml:space="preserve"> ",</w:t>
            </w:r>
          </w:p>
          <w:p w14:paraId="0ABD5BC1" w14:textId="77777777" w:rsidR="00933DB0" w:rsidRDefault="008845DE" w:rsidP="003E69E9">
            <w:r>
              <w:rPr>
                <w:rFonts w:hint="eastAsia"/>
              </w:rPr>
              <w:t xml:space="preserve">        "index": 0 (int),</w:t>
            </w:r>
          </w:p>
          <w:p w14:paraId="1D75C2AC" w14:textId="77777777" w:rsidR="00933DB0" w:rsidRDefault="008845DE" w:rsidP="003E69E9">
            <w:r>
              <w:rPr>
                <w:rFonts w:hint="eastAsia"/>
              </w:rPr>
              <w:t>"data": [</w:t>
            </w:r>
          </w:p>
          <w:p w14:paraId="49BA05DE" w14:textId="77777777" w:rsidR="00933DB0" w:rsidRDefault="008845DE" w:rsidP="003E69E9">
            <w:r>
              <w:rPr>
                <w:rFonts w:hint="eastAsia"/>
              </w:rPr>
              <w:t xml:space="preserve">          {</w:t>
            </w:r>
          </w:p>
          <w:p w14:paraId="007FF722" w14:textId="77777777" w:rsidR="00933DB0" w:rsidRDefault="008845DE" w:rsidP="003E69E9">
            <w:r>
              <w:rPr>
                <w:rFonts w:hint="eastAsia"/>
              </w:rPr>
              <w:t xml:space="preserve">            "name": "status",</w:t>
            </w:r>
          </w:p>
          <w:p w14:paraId="483892E4" w14:textId="77777777" w:rsidR="00933DB0" w:rsidRDefault="008845DE" w:rsidP="003E69E9">
            <w:r>
              <w:rPr>
                <w:rFonts w:hint="eastAsia"/>
              </w:rPr>
              <w:t xml:space="preserve">            "value": 0 (int)</w:t>
            </w:r>
          </w:p>
          <w:p w14:paraId="3D680FDE" w14:textId="77777777" w:rsidR="00933DB0" w:rsidRDefault="008845DE" w:rsidP="003E69E9">
            <w:r>
              <w:rPr>
                <w:rFonts w:hint="eastAsia"/>
              </w:rPr>
              <w:t xml:space="preserve">          }</w:t>
            </w:r>
          </w:p>
          <w:p w14:paraId="5C359130" w14:textId="77777777" w:rsidR="00933DB0" w:rsidRDefault="008845DE" w:rsidP="003E69E9">
            <w:r>
              <w:rPr>
                <w:rFonts w:hint="eastAsia"/>
              </w:rPr>
              <w:t xml:space="preserve">        ]</w:t>
            </w:r>
          </w:p>
          <w:p w14:paraId="0E0FBA9A" w14:textId="77777777" w:rsidR="00933DB0" w:rsidRDefault="008845DE" w:rsidP="003E69E9">
            <w:r>
              <w:rPr>
                <w:rFonts w:hint="eastAsia"/>
              </w:rPr>
              <w:t xml:space="preserve">      },</w:t>
            </w:r>
          </w:p>
          <w:p w14:paraId="0C766976" w14:textId="77777777" w:rsidR="00933DB0" w:rsidRDefault="008845DE" w:rsidP="003E69E9">
            <w:r>
              <w:rPr>
                <w:rFonts w:hint="eastAsia"/>
              </w:rPr>
              <w:t xml:space="preserve"> </w:t>
            </w:r>
            <w:r>
              <w:t xml:space="preserve">  </w:t>
            </w:r>
            <w:r>
              <w:rPr>
                <w:rFonts w:hint="eastAsia"/>
              </w:rPr>
              <w:t>{</w:t>
            </w:r>
          </w:p>
          <w:p w14:paraId="35B87A3B" w14:textId="77777777" w:rsidR="00933DB0" w:rsidRDefault="008845DE" w:rsidP="003E69E9">
            <w:r>
              <w:rPr>
                <w:rFonts w:hint="eastAsia"/>
              </w:rPr>
              <w:t xml:space="preserve">        "key": " r</w:t>
            </w:r>
            <w:r>
              <w:t>efrigerator</w:t>
            </w:r>
            <w:r>
              <w:rPr>
                <w:rFonts w:hint="eastAsia"/>
              </w:rPr>
              <w:t>f</w:t>
            </w:r>
            <w:r>
              <w:t>ridgeMilk</w:t>
            </w:r>
            <w:r>
              <w:rPr>
                <w:rFonts w:hint="eastAsia"/>
              </w:rPr>
              <w:t>",</w:t>
            </w:r>
          </w:p>
          <w:p w14:paraId="01360347" w14:textId="77777777" w:rsidR="00933DB0" w:rsidRDefault="008845DE" w:rsidP="003E69E9">
            <w:r>
              <w:rPr>
                <w:rFonts w:hint="eastAsia"/>
              </w:rPr>
              <w:t xml:space="preserve">        "index": 0 (int),</w:t>
            </w:r>
          </w:p>
          <w:p w14:paraId="1028661B" w14:textId="77777777" w:rsidR="00933DB0" w:rsidRDefault="008845DE" w:rsidP="003E69E9">
            <w:r>
              <w:rPr>
                <w:rFonts w:hint="eastAsia"/>
              </w:rPr>
              <w:t>"data": [</w:t>
            </w:r>
          </w:p>
          <w:p w14:paraId="78E1CCD5" w14:textId="77777777" w:rsidR="00933DB0" w:rsidRDefault="008845DE" w:rsidP="003E69E9">
            <w:r>
              <w:rPr>
                <w:rFonts w:hint="eastAsia"/>
              </w:rPr>
              <w:t xml:space="preserve">          {</w:t>
            </w:r>
          </w:p>
          <w:p w14:paraId="097C0779" w14:textId="77777777" w:rsidR="00933DB0" w:rsidRDefault="008845DE" w:rsidP="003E69E9">
            <w:r>
              <w:rPr>
                <w:rFonts w:hint="eastAsia"/>
              </w:rPr>
              <w:t xml:space="preserve">            "name": "status",</w:t>
            </w:r>
          </w:p>
          <w:p w14:paraId="76376107" w14:textId="77777777" w:rsidR="00933DB0" w:rsidRDefault="008845DE" w:rsidP="003E69E9">
            <w:r>
              <w:rPr>
                <w:rFonts w:hint="eastAsia"/>
              </w:rPr>
              <w:t xml:space="preserve">            "value": 0 (int)</w:t>
            </w:r>
          </w:p>
          <w:p w14:paraId="459252F6" w14:textId="77777777" w:rsidR="00933DB0" w:rsidRDefault="008845DE" w:rsidP="003E69E9">
            <w:r>
              <w:rPr>
                <w:rFonts w:hint="eastAsia"/>
              </w:rPr>
              <w:t xml:space="preserve">          }</w:t>
            </w:r>
          </w:p>
          <w:p w14:paraId="1985864E" w14:textId="77777777" w:rsidR="00933DB0" w:rsidRDefault="008845DE" w:rsidP="003E69E9">
            <w:r>
              <w:rPr>
                <w:rFonts w:hint="eastAsia"/>
              </w:rPr>
              <w:t xml:space="preserve">        ]</w:t>
            </w:r>
          </w:p>
          <w:p w14:paraId="327E1722" w14:textId="77777777" w:rsidR="00933DB0" w:rsidRDefault="008845DE" w:rsidP="003E69E9">
            <w:r>
              <w:rPr>
                <w:rFonts w:hint="eastAsia"/>
              </w:rPr>
              <w:t xml:space="preserve">      },</w:t>
            </w:r>
          </w:p>
          <w:p w14:paraId="2A4A410E" w14:textId="77777777" w:rsidR="00933DB0" w:rsidRDefault="008845DE" w:rsidP="003E69E9">
            <w:r>
              <w:rPr>
                <w:rFonts w:hint="eastAsia"/>
              </w:rPr>
              <w:t>{</w:t>
            </w:r>
          </w:p>
          <w:p w14:paraId="7DAE776C" w14:textId="77777777" w:rsidR="00933DB0" w:rsidRDefault="008845DE" w:rsidP="003E69E9">
            <w:pPr>
              <w:rPr>
                <w:rFonts w:ascii="黑体" w:eastAsia="黑体" w:hAnsi="黑体"/>
              </w:rPr>
            </w:pPr>
            <w:r>
              <w:rPr>
                <w:rFonts w:hint="eastAsia"/>
              </w:rPr>
              <w:t xml:space="preserve">        "key": "</w:t>
            </w:r>
            <w:r>
              <w:rPr>
                <w:rFonts w:ascii="黑体" w:eastAsia="黑体" w:hAnsi="黑体"/>
              </w:rPr>
              <w:t>syrupMachine</w:t>
            </w:r>
            <w:r>
              <w:rPr>
                <w:rFonts w:hint="eastAsia"/>
              </w:rPr>
              <w:t>",</w:t>
            </w:r>
          </w:p>
          <w:p w14:paraId="29285310" w14:textId="77777777" w:rsidR="00933DB0" w:rsidRDefault="008845DE" w:rsidP="003E69E9">
            <w:r>
              <w:rPr>
                <w:rFonts w:hint="eastAsia"/>
              </w:rPr>
              <w:t xml:space="preserve">        "index": 0 (int),</w:t>
            </w:r>
          </w:p>
          <w:p w14:paraId="0B0744CA" w14:textId="77777777" w:rsidR="00933DB0" w:rsidRDefault="008845DE" w:rsidP="003E69E9">
            <w:r>
              <w:rPr>
                <w:rFonts w:hint="eastAsia"/>
              </w:rPr>
              <w:t>"data": [</w:t>
            </w:r>
          </w:p>
          <w:p w14:paraId="30E6A0CC" w14:textId="77777777" w:rsidR="00933DB0" w:rsidRDefault="008845DE" w:rsidP="003E69E9">
            <w:r>
              <w:rPr>
                <w:rFonts w:hint="eastAsia"/>
              </w:rPr>
              <w:t xml:space="preserve">          {</w:t>
            </w:r>
          </w:p>
          <w:p w14:paraId="1AB37A6B" w14:textId="77777777" w:rsidR="00933DB0" w:rsidRDefault="008845DE" w:rsidP="003E69E9">
            <w:r>
              <w:rPr>
                <w:rFonts w:hint="eastAsia"/>
              </w:rPr>
              <w:t xml:space="preserve">            "name": "status",</w:t>
            </w:r>
          </w:p>
          <w:p w14:paraId="726C1935" w14:textId="77777777" w:rsidR="00933DB0" w:rsidRDefault="008845DE" w:rsidP="003E69E9">
            <w:r>
              <w:rPr>
                <w:rFonts w:hint="eastAsia"/>
              </w:rPr>
              <w:t xml:space="preserve">            "value": 0 (int)</w:t>
            </w:r>
          </w:p>
          <w:p w14:paraId="38100B41" w14:textId="77777777" w:rsidR="00933DB0" w:rsidRDefault="008845DE" w:rsidP="003E69E9">
            <w:r>
              <w:rPr>
                <w:rFonts w:hint="eastAsia"/>
              </w:rPr>
              <w:t xml:space="preserve">          }</w:t>
            </w:r>
          </w:p>
          <w:p w14:paraId="5A8C7FF9" w14:textId="77777777" w:rsidR="00933DB0" w:rsidRDefault="008845DE" w:rsidP="003E69E9">
            <w:r>
              <w:rPr>
                <w:rFonts w:hint="eastAsia"/>
              </w:rPr>
              <w:t xml:space="preserve">        ]</w:t>
            </w:r>
          </w:p>
          <w:p w14:paraId="5B16589C" w14:textId="77777777" w:rsidR="00933DB0" w:rsidRDefault="008845DE" w:rsidP="003E69E9">
            <w:r>
              <w:rPr>
                <w:rFonts w:hint="eastAsia"/>
              </w:rPr>
              <w:t xml:space="preserve">      },</w:t>
            </w:r>
          </w:p>
          <w:p w14:paraId="03523AC2" w14:textId="77777777" w:rsidR="00933DB0" w:rsidRDefault="008845DE" w:rsidP="003E69E9">
            <w:r>
              <w:rPr>
                <w:rFonts w:hint="eastAsia"/>
              </w:rPr>
              <w:t>{</w:t>
            </w:r>
          </w:p>
          <w:p w14:paraId="04A4CF0A" w14:textId="77777777" w:rsidR="00933DB0" w:rsidRDefault="008845DE" w:rsidP="003E69E9">
            <w:pPr>
              <w:rPr>
                <w:rFonts w:ascii="黑体" w:eastAsia="黑体" w:hAnsi="黑体"/>
              </w:rPr>
            </w:pPr>
            <w:r>
              <w:rPr>
                <w:rFonts w:hint="eastAsia"/>
              </w:rPr>
              <w:t xml:space="preserve">        "key": "</w:t>
            </w:r>
            <w:r>
              <w:rPr>
                <w:rFonts w:ascii="黑体" w:eastAsia="黑体" w:hAnsi="黑体"/>
              </w:rPr>
              <w:t>syrupMachinesyrup</w:t>
            </w:r>
            <w:r>
              <w:rPr>
                <w:rFonts w:hint="eastAsia"/>
              </w:rPr>
              <w:t>",</w:t>
            </w:r>
          </w:p>
          <w:p w14:paraId="41A76CB4" w14:textId="77777777" w:rsidR="00933DB0" w:rsidRDefault="008845DE" w:rsidP="003E69E9">
            <w:r>
              <w:rPr>
                <w:rFonts w:hint="eastAsia"/>
              </w:rPr>
              <w:t xml:space="preserve">        "index": 0 (int),</w:t>
            </w:r>
          </w:p>
          <w:p w14:paraId="4F021D75" w14:textId="77777777" w:rsidR="00933DB0" w:rsidRDefault="008845DE" w:rsidP="003E69E9">
            <w:r>
              <w:rPr>
                <w:rFonts w:hint="eastAsia"/>
              </w:rPr>
              <w:t>"data": [</w:t>
            </w:r>
          </w:p>
          <w:p w14:paraId="1F30E786" w14:textId="77777777" w:rsidR="00933DB0" w:rsidRDefault="008845DE" w:rsidP="003E69E9">
            <w:r>
              <w:rPr>
                <w:rFonts w:hint="eastAsia"/>
              </w:rPr>
              <w:t xml:space="preserve">          {</w:t>
            </w:r>
          </w:p>
          <w:p w14:paraId="322EC73D" w14:textId="77777777" w:rsidR="00933DB0" w:rsidRDefault="008845DE" w:rsidP="003E69E9">
            <w:r>
              <w:rPr>
                <w:rFonts w:hint="eastAsia"/>
              </w:rPr>
              <w:t xml:space="preserve">            "name": "status",</w:t>
            </w:r>
          </w:p>
          <w:p w14:paraId="479E348B" w14:textId="77777777" w:rsidR="00933DB0" w:rsidRDefault="008845DE" w:rsidP="003E69E9">
            <w:r>
              <w:rPr>
                <w:rFonts w:hint="eastAsia"/>
              </w:rPr>
              <w:t xml:space="preserve">            "value": 0 (int)</w:t>
            </w:r>
          </w:p>
          <w:p w14:paraId="1B5299FB" w14:textId="77777777" w:rsidR="00933DB0" w:rsidRDefault="008845DE" w:rsidP="003E69E9">
            <w:r>
              <w:rPr>
                <w:rFonts w:hint="eastAsia"/>
              </w:rPr>
              <w:t xml:space="preserve">          }</w:t>
            </w:r>
          </w:p>
          <w:p w14:paraId="4AE9F1B9" w14:textId="77777777" w:rsidR="00933DB0" w:rsidRDefault="008845DE" w:rsidP="003E69E9">
            <w:r>
              <w:rPr>
                <w:rFonts w:hint="eastAsia"/>
              </w:rPr>
              <w:t xml:space="preserve">        ]</w:t>
            </w:r>
          </w:p>
          <w:p w14:paraId="0BEB2140" w14:textId="77777777" w:rsidR="00933DB0" w:rsidRDefault="008845DE" w:rsidP="003E69E9">
            <w:r>
              <w:rPr>
                <w:rFonts w:hint="eastAsia"/>
              </w:rPr>
              <w:t xml:space="preserve">      },</w:t>
            </w:r>
          </w:p>
          <w:p w14:paraId="56673BF6" w14:textId="77777777" w:rsidR="00933DB0" w:rsidRDefault="008845DE" w:rsidP="003E69E9">
            <w:r>
              <w:rPr>
                <w:rFonts w:hint="eastAsia"/>
              </w:rPr>
              <w:t>{</w:t>
            </w:r>
          </w:p>
          <w:p w14:paraId="5174308C" w14:textId="77777777" w:rsidR="00933DB0" w:rsidRDefault="008845DE" w:rsidP="003E69E9">
            <w:r>
              <w:rPr>
                <w:rFonts w:hint="eastAsia"/>
              </w:rPr>
              <w:t xml:space="preserve">        "key": "bucketWater",</w:t>
            </w:r>
          </w:p>
          <w:p w14:paraId="71773F13" w14:textId="77777777" w:rsidR="00933DB0" w:rsidRDefault="008845DE" w:rsidP="003E69E9">
            <w:r>
              <w:rPr>
                <w:rFonts w:hint="eastAsia"/>
              </w:rPr>
              <w:t xml:space="preserve">        "index": 0 (int),</w:t>
            </w:r>
          </w:p>
          <w:p w14:paraId="06BBC267" w14:textId="77777777" w:rsidR="00933DB0" w:rsidRDefault="008845DE" w:rsidP="003E69E9">
            <w:r>
              <w:rPr>
                <w:rFonts w:hint="eastAsia"/>
              </w:rPr>
              <w:t xml:space="preserve">        "data": [</w:t>
            </w:r>
          </w:p>
          <w:p w14:paraId="6C1D9EB1" w14:textId="77777777" w:rsidR="00933DB0" w:rsidRDefault="008845DE" w:rsidP="003E69E9">
            <w:r>
              <w:rPr>
                <w:rFonts w:hint="eastAsia"/>
              </w:rPr>
              <w:t xml:space="preserve">          {</w:t>
            </w:r>
          </w:p>
          <w:p w14:paraId="475DCBC2" w14:textId="77777777" w:rsidR="00933DB0" w:rsidRDefault="008845DE" w:rsidP="003E69E9">
            <w:r>
              <w:rPr>
                <w:rFonts w:hint="eastAsia"/>
              </w:rPr>
              <w:t xml:space="preserve">            "name": "status",</w:t>
            </w:r>
          </w:p>
          <w:p w14:paraId="745EBB33" w14:textId="77777777" w:rsidR="00933DB0" w:rsidRDefault="008845DE" w:rsidP="003E69E9">
            <w:r>
              <w:rPr>
                <w:rFonts w:hint="eastAsia"/>
              </w:rPr>
              <w:t xml:space="preserve">            "value": 0 (int)</w:t>
            </w:r>
          </w:p>
          <w:p w14:paraId="714078AE" w14:textId="77777777" w:rsidR="00933DB0" w:rsidRDefault="008845DE" w:rsidP="003E69E9">
            <w:r>
              <w:rPr>
                <w:rFonts w:hint="eastAsia"/>
              </w:rPr>
              <w:t xml:space="preserve">          }</w:t>
            </w:r>
          </w:p>
          <w:p w14:paraId="51628D71" w14:textId="77777777" w:rsidR="00933DB0" w:rsidRDefault="008845DE" w:rsidP="003E69E9">
            <w:r>
              <w:rPr>
                <w:rFonts w:hint="eastAsia"/>
              </w:rPr>
              <w:t xml:space="preserve">        ]</w:t>
            </w:r>
          </w:p>
          <w:p w14:paraId="4CD906FC" w14:textId="77777777" w:rsidR="00933DB0" w:rsidRDefault="008845DE" w:rsidP="003E69E9">
            <w:r>
              <w:rPr>
                <w:rFonts w:hint="eastAsia"/>
              </w:rPr>
              <w:t xml:space="preserve">      }</w:t>
            </w:r>
          </w:p>
          <w:p w14:paraId="3CEDD0B5" w14:textId="77777777" w:rsidR="00933DB0" w:rsidRDefault="008845DE" w:rsidP="003E69E9">
            <w:r>
              <w:rPr>
                <w:rFonts w:hint="eastAsia"/>
              </w:rPr>
              <w:t>],</w:t>
            </w:r>
          </w:p>
          <w:p w14:paraId="0A6C7D75" w14:textId="77777777" w:rsidR="00933DB0" w:rsidRDefault="008845DE" w:rsidP="003E69E9">
            <w:r>
              <w:rPr>
                <w:rFonts w:hint="eastAsia"/>
              </w:rPr>
              <w:t xml:space="preserve">    "task": [</w:t>
            </w:r>
          </w:p>
          <w:p w14:paraId="7F15B2D6" w14:textId="77777777" w:rsidR="00933DB0" w:rsidRDefault="008845DE" w:rsidP="003E69E9">
            <w:r>
              <w:rPr>
                <w:rFonts w:hint="eastAsia"/>
              </w:rPr>
              <w:tab/>
              <w:t>{</w:t>
            </w:r>
          </w:p>
          <w:p w14:paraId="7E7ACAED" w14:textId="77777777" w:rsidR="00933DB0" w:rsidRDefault="008845DE" w:rsidP="003E69E9">
            <w:r>
              <w:rPr>
                <w:rFonts w:hint="eastAsia"/>
              </w:rPr>
              <w:t xml:space="preserve">        "key": "task",</w:t>
            </w:r>
          </w:p>
          <w:p w14:paraId="47C7EACC" w14:textId="77777777" w:rsidR="00933DB0" w:rsidRDefault="008845DE" w:rsidP="003E69E9">
            <w:r>
              <w:rPr>
                <w:rFonts w:hint="eastAsia"/>
              </w:rPr>
              <w:t xml:space="preserve">        "index": 0 (int),</w:t>
            </w:r>
          </w:p>
          <w:p w14:paraId="5B8761F5" w14:textId="77777777" w:rsidR="00933DB0" w:rsidRDefault="008845DE" w:rsidP="003E69E9">
            <w:r>
              <w:rPr>
                <w:rFonts w:hint="eastAsia"/>
              </w:rPr>
              <w:t xml:space="preserve">        "data": [</w:t>
            </w:r>
          </w:p>
          <w:p w14:paraId="73C5E9A3" w14:textId="77777777" w:rsidR="00933DB0" w:rsidRDefault="008845DE" w:rsidP="003E69E9">
            <w:r>
              <w:rPr>
                <w:rFonts w:hint="eastAsia"/>
              </w:rPr>
              <w:t xml:space="preserve">          {</w:t>
            </w:r>
          </w:p>
          <w:p w14:paraId="0AA1192A" w14:textId="77777777" w:rsidR="00933DB0" w:rsidRDefault="008845DE" w:rsidP="003E69E9">
            <w:r>
              <w:rPr>
                <w:rFonts w:hint="eastAsia"/>
              </w:rPr>
              <w:t xml:space="preserve">            "name": "pageId",</w:t>
            </w:r>
          </w:p>
          <w:p w14:paraId="614F18FA" w14:textId="77777777" w:rsidR="00933DB0" w:rsidRDefault="008845DE" w:rsidP="003E69E9">
            <w:r>
              <w:rPr>
                <w:rFonts w:hint="eastAsia"/>
              </w:rPr>
              <w:t xml:space="preserve">            "value": "300"</w:t>
            </w:r>
          </w:p>
          <w:p w14:paraId="327E1BEB" w14:textId="77777777" w:rsidR="00933DB0" w:rsidRDefault="008845DE" w:rsidP="003E69E9">
            <w:r>
              <w:rPr>
                <w:rFonts w:hint="eastAsia"/>
              </w:rPr>
              <w:t xml:space="preserve">          },</w:t>
            </w:r>
          </w:p>
          <w:p w14:paraId="2B01CBD5" w14:textId="77777777" w:rsidR="00933DB0" w:rsidRDefault="008845DE" w:rsidP="003E69E9">
            <w:r>
              <w:rPr>
                <w:rFonts w:hint="eastAsia"/>
              </w:rPr>
              <w:tab/>
              <w:t>{</w:t>
            </w:r>
          </w:p>
          <w:p w14:paraId="7EF56C76" w14:textId="77777777" w:rsidR="00933DB0" w:rsidRDefault="008845DE" w:rsidP="003E69E9">
            <w:r>
              <w:rPr>
                <w:rFonts w:hint="eastAsia"/>
              </w:rPr>
              <w:t xml:space="preserve">            "name": "syncId",</w:t>
            </w:r>
          </w:p>
          <w:p w14:paraId="284EF303" w14:textId="77777777" w:rsidR="00933DB0" w:rsidRDefault="008845DE" w:rsidP="003E69E9">
            <w:r>
              <w:rPr>
                <w:rFonts w:hint="eastAsia"/>
              </w:rPr>
              <w:t xml:space="preserve">            "value": 0 (int)</w:t>
            </w:r>
          </w:p>
          <w:p w14:paraId="77CD9593" w14:textId="77777777" w:rsidR="00933DB0" w:rsidRDefault="008845DE" w:rsidP="003E69E9">
            <w:r>
              <w:rPr>
                <w:rFonts w:hint="eastAsia"/>
              </w:rPr>
              <w:t xml:space="preserve">          }</w:t>
            </w:r>
          </w:p>
          <w:p w14:paraId="24F0204A" w14:textId="77777777" w:rsidR="00933DB0" w:rsidRDefault="008845DE" w:rsidP="003E69E9">
            <w:r>
              <w:rPr>
                <w:rFonts w:hint="eastAsia"/>
              </w:rPr>
              <w:t xml:space="preserve">        ]</w:t>
            </w:r>
          </w:p>
          <w:p w14:paraId="2B138256" w14:textId="77777777" w:rsidR="00933DB0" w:rsidRDefault="008845DE" w:rsidP="003E69E9">
            <w:r>
              <w:rPr>
                <w:rFonts w:hint="eastAsia"/>
              </w:rPr>
              <w:t xml:space="preserve">      }</w:t>
            </w:r>
          </w:p>
          <w:p w14:paraId="267BF3B6" w14:textId="77777777" w:rsidR="00933DB0" w:rsidRDefault="008845DE" w:rsidP="003E69E9">
            <w:r>
              <w:rPr>
                <w:rFonts w:hint="eastAsia"/>
              </w:rPr>
              <w:t>],</w:t>
            </w:r>
          </w:p>
          <w:p w14:paraId="7C41581E" w14:textId="77777777" w:rsidR="00933DB0" w:rsidRDefault="008845DE" w:rsidP="003E69E9">
            <w:r>
              <w:rPr>
                <w:rFonts w:hint="eastAsia"/>
              </w:rPr>
              <w:t xml:space="preserve">    "server": [</w:t>
            </w:r>
          </w:p>
          <w:p w14:paraId="71DE7048" w14:textId="77777777" w:rsidR="00933DB0" w:rsidRDefault="008845DE" w:rsidP="003E69E9">
            <w:r>
              <w:rPr>
                <w:rFonts w:hint="eastAsia"/>
              </w:rPr>
              <w:t xml:space="preserve"> {</w:t>
            </w:r>
          </w:p>
          <w:p w14:paraId="7D865DE2" w14:textId="77777777" w:rsidR="00933DB0" w:rsidRDefault="008845DE" w:rsidP="003E69E9">
            <w:r>
              <w:rPr>
                <w:rFonts w:hint="eastAsia"/>
              </w:rPr>
              <w:t xml:space="preserve">        "key": "server",</w:t>
            </w:r>
          </w:p>
          <w:p w14:paraId="26CC9E50" w14:textId="77777777" w:rsidR="00933DB0" w:rsidRDefault="008845DE" w:rsidP="003E69E9">
            <w:r>
              <w:rPr>
                <w:rFonts w:hint="eastAsia"/>
              </w:rPr>
              <w:t xml:space="preserve">        "index": 0 (int),</w:t>
            </w:r>
          </w:p>
          <w:p w14:paraId="12E23C9B" w14:textId="77777777" w:rsidR="00933DB0" w:rsidRDefault="008845DE" w:rsidP="003E69E9">
            <w:r>
              <w:rPr>
                <w:rFonts w:hint="eastAsia"/>
              </w:rPr>
              <w:t xml:space="preserve">        "data": [</w:t>
            </w:r>
          </w:p>
          <w:p w14:paraId="0C3BBC1C" w14:textId="77777777" w:rsidR="00933DB0" w:rsidRDefault="008845DE" w:rsidP="003E69E9">
            <w:r>
              <w:rPr>
                <w:rFonts w:hint="eastAsia"/>
              </w:rPr>
              <w:t xml:space="preserve">          {</w:t>
            </w:r>
          </w:p>
          <w:p w14:paraId="6AAC41AE" w14:textId="77777777" w:rsidR="00933DB0" w:rsidRDefault="008845DE" w:rsidP="003E69E9">
            <w:r>
              <w:rPr>
                <w:rFonts w:hint="eastAsia"/>
              </w:rPr>
              <w:t xml:space="preserve">            "name": "needBubbleCleaning",</w:t>
            </w:r>
          </w:p>
          <w:p w14:paraId="6D60A34C" w14:textId="77777777" w:rsidR="00933DB0" w:rsidRDefault="008845DE" w:rsidP="003E69E9">
            <w:r>
              <w:rPr>
                <w:rFonts w:hint="eastAsia"/>
              </w:rPr>
              <w:t xml:space="preserve">            "value": 0 (int)</w:t>
            </w:r>
          </w:p>
          <w:p w14:paraId="2F659AD0" w14:textId="77777777" w:rsidR="00933DB0" w:rsidRDefault="008845DE" w:rsidP="003E69E9">
            <w:r>
              <w:rPr>
                <w:rFonts w:hint="eastAsia"/>
              </w:rPr>
              <w:t xml:space="preserve">          },</w:t>
            </w:r>
          </w:p>
          <w:p w14:paraId="67F0EF4F" w14:textId="77777777" w:rsidR="00933DB0" w:rsidRDefault="008845DE" w:rsidP="003E69E9">
            <w:r>
              <w:rPr>
                <w:rFonts w:hint="eastAsia"/>
              </w:rPr>
              <w:tab/>
              <w:t>{</w:t>
            </w:r>
          </w:p>
          <w:p w14:paraId="21198A0F" w14:textId="77777777" w:rsidR="00933DB0" w:rsidRDefault="008845DE" w:rsidP="003E69E9">
            <w:r>
              <w:rPr>
                <w:rFonts w:hint="eastAsia"/>
              </w:rPr>
              <w:t xml:space="preserve">            "name": "needCoffeeDescaling",</w:t>
            </w:r>
          </w:p>
          <w:p w14:paraId="6BD22B8D" w14:textId="77777777" w:rsidR="00933DB0" w:rsidRDefault="008845DE" w:rsidP="003E69E9">
            <w:r>
              <w:rPr>
                <w:rFonts w:hint="eastAsia"/>
              </w:rPr>
              <w:t xml:space="preserve">            "value": 0 (int)</w:t>
            </w:r>
          </w:p>
          <w:p w14:paraId="78DDB2B6" w14:textId="77777777" w:rsidR="00933DB0" w:rsidRDefault="008845DE" w:rsidP="003E69E9">
            <w:r>
              <w:rPr>
                <w:rFonts w:hint="eastAsia"/>
              </w:rPr>
              <w:t xml:space="preserve">          },</w:t>
            </w:r>
          </w:p>
          <w:p w14:paraId="6C1DDEEF" w14:textId="77777777" w:rsidR="00933DB0" w:rsidRDefault="008845DE" w:rsidP="003E69E9">
            <w:r>
              <w:rPr>
                <w:rFonts w:hint="eastAsia"/>
              </w:rPr>
              <w:tab/>
              <w:t>{</w:t>
            </w:r>
          </w:p>
          <w:p w14:paraId="50FE698A" w14:textId="77777777" w:rsidR="00933DB0" w:rsidRDefault="008845DE" w:rsidP="003E69E9">
            <w:r>
              <w:rPr>
                <w:rFonts w:hint="eastAsia"/>
              </w:rPr>
              <w:t xml:space="preserve">            "name": "needSteamDescaling",</w:t>
            </w:r>
          </w:p>
          <w:p w14:paraId="4B23B091" w14:textId="77777777" w:rsidR="00933DB0" w:rsidRDefault="008845DE" w:rsidP="003E69E9">
            <w:r>
              <w:rPr>
                <w:rFonts w:hint="eastAsia"/>
              </w:rPr>
              <w:t xml:space="preserve">            "value": 0 (int)</w:t>
            </w:r>
          </w:p>
          <w:p w14:paraId="333997EC" w14:textId="77777777" w:rsidR="00933DB0" w:rsidRDefault="008845DE" w:rsidP="003E69E9">
            <w:r>
              <w:rPr>
                <w:rFonts w:hint="eastAsia"/>
              </w:rPr>
              <w:t xml:space="preserve">          }</w:t>
            </w:r>
          </w:p>
          <w:p w14:paraId="43860C21" w14:textId="77777777" w:rsidR="00933DB0" w:rsidRDefault="008845DE" w:rsidP="003E69E9">
            <w:r>
              <w:rPr>
                <w:rFonts w:hint="eastAsia"/>
              </w:rPr>
              <w:t xml:space="preserve">        ]</w:t>
            </w:r>
          </w:p>
          <w:p w14:paraId="149AC2A4" w14:textId="77777777" w:rsidR="0014677E" w:rsidRDefault="008845DE" w:rsidP="003E69E9">
            <w:r>
              <w:rPr>
                <w:rFonts w:hint="eastAsia"/>
              </w:rPr>
              <w:t xml:space="preserve">      }</w:t>
            </w:r>
            <w:r w:rsidR="0014677E">
              <w:t>,</w:t>
            </w:r>
          </w:p>
          <w:p w14:paraId="1029D4C1" w14:textId="77777777" w:rsidR="0014677E" w:rsidRPr="00343E40" w:rsidRDefault="0014677E" w:rsidP="003E69E9">
            <w:pPr>
              <w:rPr>
                <w:highlight w:val="yellow"/>
              </w:rPr>
            </w:pPr>
            <w:r w:rsidRPr="00343E40">
              <w:rPr>
                <w:rFonts w:hint="eastAsia"/>
                <w:highlight w:val="yellow"/>
              </w:rPr>
              <w:t>{</w:t>
            </w:r>
          </w:p>
          <w:p w14:paraId="2FD3A9C6" w14:textId="77777777" w:rsidR="0014677E" w:rsidRPr="00343E40" w:rsidRDefault="0014677E" w:rsidP="003E69E9">
            <w:pPr>
              <w:rPr>
                <w:highlight w:val="yellow"/>
              </w:rPr>
            </w:pPr>
            <w:r w:rsidRPr="00343E40">
              <w:rPr>
                <w:rFonts w:hint="eastAsia"/>
                <w:highlight w:val="yellow"/>
              </w:rPr>
              <w:t xml:space="preserve">        "key": "hmi",</w:t>
            </w:r>
          </w:p>
          <w:p w14:paraId="6624CEDB" w14:textId="77777777" w:rsidR="0014677E" w:rsidRPr="00343E40" w:rsidRDefault="0014677E" w:rsidP="003E69E9">
            <w:pPr>
              <w:rPr>
                <w:highlight w:val="yellow"/>
              </w:rPr>
            </w:pPr>
            <w:r w:rsidRPr="00343E40">
              <w:rPr>
                <w:rFonts w:hint="eastAsia"/>
                <w:highlight w:val="yellow"/>
              </w:rPr>
              <w:t xml:space="preserve">        "index": 0 (int),</w:t>
            </w:r>
          </w:p>
          <w:p w14:paraId="2D20996A" w14:textId="77777777" w:rsidR="0014677E" w:rsidRPr="00343E40" w:rsidRDefault="0014677E" w:rsidP="003E69E9">
            <w:pPr>
              <w:rPr>
                <w:highlight w:val="yellow"/>
              </w:rPr>
            </w:pPr>
            <w:r w:rsidRPr="00343E40">
              <w:rPr>
                <w:rFonts w:hint="eastAsia"/>
                <w:highlight w:val="yellow"/>
              </w:rPr>
              <w:t xml:space="preserve">        "data": [</w:t>
            </w:r>
          </w:p>
          <w:p w14:paraId="56AA3E3D" w14:textId="77777777" w:rsidR="0014677E" w:rsidRPr="00343E40" w:rsidRDefault="0014677E" w:rsidP="003E69E9">
            <w:pPr>
              <w:rPr>
                <w:highlight w:val="yellow"/>
              </w:rPr>
            </w:pPr>
            <w:r w:rsidRPr="00343E40">
              <w:rPr>
                <w:rFonts w:hint="eastAsia"/>
                <w:highlight w:val="yellow"/>
              </w:rPr>
              <w:t xml:space="preserve">          {</w:t>
            </w:r>
          </w:p>
          <w:p w14:paraId="5C2295FB" w14:textId="77777777" w:rsidR="0014677E" w:rsidRPr="00343E40" w:rsidRDefault="0014677E" w:rsidP="003E69E9">
            <w:pPr>
              <w:rPr>
                <w:highlight w:val="yellow"/>
              </w:rPr>
            </w:pPr>
            <w:r w:rsidRPr="00343E40">
              <w:rPr>
                <w:rFonts w:hint="eastAsia"/>
                <w:highlight w:val="yellow"/>
              </w:rPr>
              <w:t xml:space="preserve">            "name": "</w:t>
            </w:r>
            <w:r w:rsidRPr="00343E40">
              <w:rPr>
                <w:highlight w:val="yellow"/>
              </w:rPr>
              <w:t>ctrConnectionStatus</w:t>
            </w:r>
            <w:r w:rsidRPr="00343E40">
              <w:rPr>
                <w:rFonts w:hint="eastAsia"/>
                <w:highlight w:val="yellow"/>
              </w:rPr>
              <w:t>",</w:t>
            </w:r>
          </w:p>
          <w:p w14:paraId="35E0A6A2" w14:textId="77777777" w:rsidR="0014677E" w:rsidRPr="00343E40" w:rsidRDefault="0014677E" w:rsidP="003E69E9">
            <w:pPr>
              <w:rPr>
                <w:highlight w:val="yellow"/>
              </w:rPr>
            </w:pPr>
            <w:r w:rsidRPr="00343E40">
              <w:rPr>
                <w:rFonts w:hint="eastAsia"/>
                <w:highlight w:val="yellow"/>
              </w:rPr>
              <w:t xml:space="preserve">            "value": 0 (int)</w:t>
            </w:r>
          </w:p>
          <w:p w14:paraId="066576A3" w14:textId="6F8A87F7" w:rsidR="0014677E" w:rsidRDefault="0014677E" w:rsidP="003E69E9">
            <w:pPr>
              <w:rPr>
                <w:highlight w:val="yellow"/>
              </w:rPr>
            </w:pPr>
            <w:r w:rsidRPr="00343E40">
              <w:rPr>
                <w:rFonts w:hint="eastAsia"/>
                <w:highlight w:val="yellow"/>
              </w:rPr>
              <w:t xml:space="preserve">          }</w:t>
            </w:r>
            <w:r w:rsidR="00DA5356">
              <w:rPr>
                <w:rFonts w:hint="eastAsia"/>
                <w:highlight w:val="yellow"/>
              </w:rPr>
              <w:t>,</w:t>
            </w:r>
          </w:p>
          <w:p w14:paraId="7B3CB891" w14:textId="77777777" w:rsidR="00DA5356" w:rsidRPr="00343E40" w:rsidRDefault="00DA5356" w:rsidP="003E69E9">
            <w:pPr>
              <w:rPr>
                <w:highlight w:val="yellow"/>
              </w:rPr>
            </w:pPr>
            <w:r w:rsidRPr="00343E40">
              <w:rPr>
                <w:rFonts w:hint="eastAsia"/>
                <w:highlight w:val="yellow"/>
              </w:rPr>
              <w:t>{</w:t>
            </w:r>
          </w:p>
          <w:p w14:paraId="63819965" w14:textId="1EC61504" w:rsidR="00DA5356" w:rsidRPr="00343E40" w:rsidRDefault="00DA5356" w:rsidP="003E69E9">
            <w:pPr>
              <w:rPr>
                <w:highlight w:val="yellow"/>
              </w:rPr>
            </w:pPr>
            <w:r w:rsidRPr="00343E40">
              <w:rPr>
                <w:rFonts w:hint="eastAsia"/>
                <w:highlight w:val="yellow"/>
              </w:rPr>
              <w:t xml:space="preserve">            "name": "</w:t>
            </w:r>
            <w:r w:rsidR="00AB3128">
              <w:t>grinder</w:t>
            </w:r>
            <w:r w:rsidR="00AB3128">
              <w:rPr>
                <w:rFonts w:hint="eastAsia"/>
              </w:rPr>
              <w:t>A</w:t>
            </w:r>
            <w:r w:rsidR="00AB3128" w:rsidRPr="00555981">
              <w:t>djustmentStatus</w:t>
            </w:r>
            <w:r w:rsidRPr="00343E40">
              <w:rPr>
                <w:rFonts w:hint="eastAsia"/>
                <w:highlight w:val="yellow"/>
              </w:rPr>
              <w:t>",</w:t>
            </w:r>
          </w:p>
          <w:p w14:paraId="7DE6A84E" w14:textId="77777777" w:rsidR="00DA5356" w:rsidRPr="00343E40" w:rsidRDefault="00DA5356" w:rsidP="003E69E9">
            <w:pPr>
              <w:rPr>
                <w:highlight w:val="yellow"/>
              </w:rPr>
            </w:pPr>
            <w:r w:rsidRPr="00343E40">
              <w:rPr>
                <w:rFonts w:hint="eastAsia"/>
                <w:highlight w:val="yellow"/>
              </w:rPr>
              <w:t xml:space="preserve">            "value": 0 (int)</w:t>
            </w:r>
          </w:p>
          <w:p w14:paraId="14D3B8C4" w14:textId="77777777" w:rsidR="00DA5356" w:rsidRPr="00343E40" w:rsidRDefault="00DA5356" w:rsidP="003E69E9">
            <w:pPr>
              <w:rPr>
                <w:highlight w:val="yellow"/>
              </w:rPr>
            </w:pPr>
            <w:r w:rsidRPr="00343E40">
              <w:rPr>
                <w:rFonts w:hint="eastAsia"/>
                <w:highlight w:val="yellow"/>
              </w:rPr>
              <w:t xml:space="preserve">          }</w:t>
            </w:r>
          </w:p>
          <w:p w14:paraId="308F0EEF" w14:textId="77777777" w:rsidR="00DA5356" w:rsidRPr="00343E40" w:rsidRDefault="00DA5356" w:rsidP="003E69E9">
            <w:pPr>
              <w:rPr>
                <w:highlight w:val="yellow"/>
              </w:rPr>
            </w:pPr>
          </w:p>
          <w:p w14:paraId="7D850043" w14:textId="77777777" w:rsidR="0014677E" w:rsidRPr="00343E40" w:rsidRDefault="0014677E" w:rsidP="003E69E9">
            <w:pPr>
              <w:rPr>
                <w:highlight w:val="yellow"/>
              </w:rPr>
            </w:pPr>
            <w:r w:rsidRPr="00343E40">
              <w:rPr>
                <w:rFonts w:hint="eastAsia"/>
                <w:highlight w:val="yellow"/>
              </w:rPr>
              <w:t xml:space="preserve">        ]</w:t>
            </w:r>
          </w:p>
          <w:p w14:paraId="7267FB41" w14:textId="77777777" w:rsidR="0014677E" w:rsidRDefault="0014677E" w:rsidP="003E69E9">
            <w:r w:rsidRPr="00343E40">
              <w:rPr>
                <w:rFonts w:hint="eastAsia"/>
                <w:highlight w:val="yellow"/>
              </w:rPr>
              <w:t xml:space="preserve">      }</w:t>
            </w:r>
          </w:p>
          <w:p w14:paraId="088C2E33" w14:textId="1A1EE2A1" w:rsidR="00933DB0" w:rsidRDefault="00933DB0" w:rsidP="003E69E9"/>
          <w:p w14:paraId="04D516B3" w14:textId="77777777" w:rsidR="00933DB0" w:rsidRDefault="008845DE" w:rsidP="003E69E9">
            <w:r>
              <w:rPr>
                <w:rFonts w:hint="eastAsia"/>
              </w:rPr>
              <w:t>],</w:t>
            </w:r>
          </w:p>
          <w:p w14:paraId="7DD47F08" w14:textId="77777777" w:rsidR="00933DB0" w:rsidRDefault="008845DE" w:rsidP="003E69E9">
            <w:r>
              <w:rPr>
                <w:rFonts w:hint="eastAsia"/>
              </w:rPr>
              <w:t>"version": [</w:t>
            </w:r>
          </w:p>
          <w:p w14:paraId="5C1A43F9" w14:textId="77777777" w:rsidR="00933DB0" w:rsidRDefault="008845DE" w:rsidP="003E69E9">
            <w:r>
              <w:rPr>
                <w:rFonts w:hint="eastAsia"/>
              </w:rPr>
              <w:tab/>
              <w:t>{</w:t>
            </w:r>
          </w:p>
          <w:p w14:paraId="76AEA136" w14:textId="77777777" w:rsidR="00933DB0" w:rsidRDefault="008845DE" w:rsidP="003E69E9">
            <w:r>
              <w:rPr>
                <w:rFonts w:hint="eastAsia"/>
              </w:rPr>
              <w:t xml:space="preserve">        "key": "version",</w:t>
            </w:r>
          </w:p>
          <w:p w14:paraId="246B9B31" w14:textId="77777777" w:rsidR="00933DB0" w:rsidRDefault="008845DE" w:rsidP="003E69E9">
            <w:r>
              <w:rPr>
                <w:rFonts w:hint="eastAsia"/>
              </w:rPr>
              <w:t xml:space="preserve">        "index": 0 (int),</w:t>
            </w:r>
          </w:p>
          <w:p w14:paraId="4F2D62F8" w14:textId="77777777" w:rsidR="00933DB0" w:rsidRDefault="008845DE" w:rsidP="003E69E9">
            <w:r>
              <w:rPr>
                <w:rFonts w:hint="eastAsia"/>
              </w:rPr>
              <w:t xml:space="preserve">        "data": [</w:t>
            </w:r>
          </w:p>
          <w:p w14:paraId="1B3A9877" w14:textId="77777777" w:rsidR="00933DB0" w:rsidRDefault="008845DE" w:rsidP="003E69E9">
            <w:r>
              <w:rPr>
                <w:rFonts w:hint="eastAsia"/>
              </w:rPr>
              <w:t xml:space="preserve">          {</w:t>
            </w:r>
          </w:p>
          <w:p w14:paraId="31F7D4F0" w14:textId="77777777" w:rsidR="00933DB0" w:rsidRDefault="008845DE" w:rsidP="003E69E9">
            <w:r>
              <w:rPr>
                <w:rFonts w:hint="eastAsia"/>
              </w:rPr>
              <w:t xml:space="preserve">            "name": "versionName",</w:t>
            </w:r>
          </w:p>
          <w:p w14:paraId="0BB0CE83" w14:textId="77777777" w:rsidR="00933DB0" w:rsidRDefault="008845DE" w:rsidP="003E69E9">
            <w:r>
              <w:rPr>
                <w:rFonts w:hint="eastAsia"/>
              </w:rPr>
              <w:t xml:space="preserve">            "value": "1.3.9"</w:t>
            </w:r>
          </w:p>
          <w:p w14:paraId="18EF2A78" w14:textId="77777777" w:rsidR="00933DB0" w:rsidRDefault="008845DE" w:rsidP="003E69E9">
            <w:r>
              <w:rPr>
                <w:rFonts w:hint="eastAsia"/>
              </w:rPr>
              <w:t xml:space="preserve">          },</w:t>
            </w:r>
          </w:p>
          <w:p w14:paraId="2A3CFDE2" w14:textId="77777777" w:rsidR="00933DB0" w:rsidRDefault="008845DE" w:rsidP="003E69E9">
            <w:r>
              <w:rPr>
                <w:rFonts w:hint="eastAsia"/>
              </w:rPr>
              <w:tab/>
              <w:t>{</w:t>
            </w:r>
          </w:p>
          <w:p w14:paraId="00E49B1A" w14:textId="77777777" w:rsidR="00933DB0" w:rsidRDefault="008845DE" w:rsidP="003E69E9">
            <w:r>
              <w:rPr>
                <w:rFonts w:hint="eastAsia"/>
              </w:rPr>
              <w:t xml:space="preserve">            "name": "versionCode",</w:t>
            </w:r>
          </w:p>
          <w:p w14:paraId="5D1ED94F" w14:textId="77777777" w:rsidR="00933DB0" w:rsidRDefault="008845DE" w:rsidP="003E69E9">
            <w:r>
              <w:rPr>
                <w:rFonts w:hint="eastAsia"/>
              </w:rPr>
              <w:t xml:space="preserve">            "value": "139"</w:t>
            </w:r>
          </w:p>
          <w:p w14:paraId="038393A1" w14:textId="77777777" w:rsidR="00933DB0" w:rsidRDefault="008845DE" w:rsidP="003E69E9">
            <w:r>
              <w:rPr>
                <w:rFonts w:hint="eastAsia"/>
              </w:rPr>
              <w:t xml:space="preserve">          },</w:t>
            </w:r>
          </w:p>
          <w:p w14:paraId="69C343F4" w14:textId="77777777" w:rsidR="00933DB0" w:rsidRDefault="008845DE" w:rsidP="003E69E9">
            <w:r>
              <w:rPr>
                <w:rFonts w:hint="eastAsia"/>
              </w:rPr>
              <w:tab/>
              <w:t>{</w:t>
            </w:r>
          </w:p>
          <w:p w14:paraId="0312D7E3" w14:textId="77777777" w:rsidR="00933DB0" w:rsidRDefault="008845DE" w:rsidP="003E69E9">
            <w:r>
              <w:rPr>
                <w:rFonts w:hint="eastAsia"/>
              </w:rPr>
              <w:t xml:space="preserve">            "name": "ctrVersion",</w:t>
            </w:r>
          </w:p>
          <w:p w14:paraId="04F0D6B1" w14:textId="77777777" w:rsidR="00933DB0" w:rsidRDefault="008845DE" w:rsidP="003E69E9">
            <w:r>
              <w:rPr>
                <w:rFonts w:hint="eastAsia"/>
              </w:rPr>
              <w:t xml:space="preserve">            "value": "1.0.3"</w:t>
            </w:r>
          </w:p>
          <w:p w14:paraId="2668F2C3" w14:textId="77777777" w:rsidR="00933DB0" w:rsidRDefault="008845DE" w:rsidP="003E69E9">
            <w:r>
              <w:rPr>
                <w:rFonts w:hint="eastAsia"/>
              </w:rPr>
              <w:t xml:space="preserve">          },</w:t>
            </w:r>
          </w:p>
          <w:p w14:paraId="2335DEA0" w14:textId="77777777" w:rsidR="00933DB0" w:rsidRDefault="008845DE" w:rsidP="003E69E9">
            <w:r>
              <w:rPr>
                <w:rFonts w:hint="eastAsia"/>
              </w:rPr>
              <w:tab/>
              <w:t xml:space="preserve"> {</w:t>
            </w:r>
          </w:p>
          <w:p w14:paraId="64AA68C4" w14:textId="77777777" w:rsidR="00933DB0" w:rsidRDefault="008845DE" w:rsidP="003E69E9">
            <w:r>
              <w:rPr>
                <w:rFonts w:hint="eastAsia"/>
              </w:rPr>
              <w:t xml:space="preserve">            "name": "ctrCode",</w:t>
            </w:r>
          </w:p>
          <w:p w14:paraId="78821814" w14:textId="77777777" w:rsidR="00933DB0" w:rsidRDefault="008845DE" w:rsidP="003E69E9">
            <w:r>
              <w:rPr>
                <w:rFonts w:hint="eastAsia"/>
              </w:rPr>
              <w:t xml:space="preserve">            "value": "103"</w:t>
            </w:r>
          </w:p>
          <w:p w14:paraId="31E2BCF0" w14:textId="77777777" w:rsidR="00933DB0" w:rsidRDefault="008845DE" w:rsidP="003E69E9">
            <w:r>
              <w:rPr>
                <w:rFonts w:hint="eastAsia"/>
              </w:rPr>
              <w:t xml:space="preserve">          },</w:t>
            </w:r>
          </w:p>
          <w:p w14:paraId="62771ED3" w14:textId="77777777" w:rsidR="00933DB0" w:rsidRDefault="008845DE" w:rsidP="003E69E9">
            <w:r>
              <w:rPr>
                <w:rFonts w:hint="eastAsia"/>
              </w:rPr>
              <w:tab/>
              <w:t>{</w:t>
            </w:r>
          </w:p>
          <w:p w14:paraId="0EE6641D" w14:textId="77777777" w:rsidR="00933DB0" w:rsidRDefault="008845DE" w:rsidP="003E69E9">
            <w:r>
              <w:rPr>
                <w:rFonts w:hint="eastAsia"/>
              </w:rPr>
              <w:t xml:space="preserve">            "name": "deviceRegion",</w:t>
            </w:r>
          </w:p>
          <w:p w14:paraId="379B6FBF" w14:textId="77777777" w:rsidR="00933DB0" w:rsidRDefault="008845DE" w:rsidP="003E69E9">
            <w:r>
              <w:rPr>
                <w:rFonts w:hint="eastAsia"/>
              </w:rPr>
              <w:t xml:space="preserve">            "value": "CN"</w:t>
            </w:r>
          </w:p>
          <w:p w14:paraId="611AC99A" w14:textId="77777777" w:rsidR="00933DB0" w:rsidRDefault="008845DE" w:rsidP="003E69E9">
            <w:r>
              <w:rPr>
                <w:rFonts w:hint="eastAsia"/>
              </w:rPr>
              <w:t xml:space="preserve">          },</w:t>
            </w:r>
          </w:p>
          <w:p w14:paraId="5BB50344" w14:textId="77777777" w:rsidR="00933DB0" w:rsidRDefault="008845DE" w:rsidP="003E69E9">
            <w:r>
              <w:rPr>
                <w:rFonts w:hint="eastAsia"/>
              </w:rPr>
              <w:tab/>
              <w:t xml:space="preserve"> {</w:t>
            </w:r>
          </w:p>
          <w:p w14:paraId="4A4B3E3D" w14:textId="77777777" w:rsidR="00933DB0" w:rsidRDefault="008845DE" w:rsidP="003E69E9">
            <w:r>
              <w:rPr>
                <w:rFonts w:hint="eastAsia"/>
              </w:rPr>
              <w:t xml:space="preserve">            "name": "iotFunctionVersion",</w:t>
            </w:r>
          </w:p>
          <w:p w14:paraId="439F91A3" w14:textId="77777777" w:rsidR="00933DB0" w:rsidRDefault="008845DE" w:rsidP="003E69E9">
            <w:r>
              <w:rPr>
                <w:rFonts w:hint="eastAsia"/>
              </w:rPr>
              <w:t xml:space="preserve">            "value": "jsdfiwsdfaq"</w:t>
            </w:r>
          </w:p>
          <w:p w14:paraId="5BA2EE22" w14:textId="77777777" w:rsidR="00933DB0" w:rsidRDefault="008845DE" w:rsidP="003E69E9">
            <w:r>
              <w:rPr>
                <w:rFonts w:hint="eastAsia"/>
              </w:rPr>
              <w:t xml:space="preserve">          },</w:t>
            </w:r>
          </w:p>
          <w:p w14:paraId="149678FA" w14:textId="77777777" w:rsidR="00933DB0" w:rsidRDefault="008845DE" w:rsidP="003E69E9">
            <w:r>
              <w:rPr>
                <w:rFonts w:hint="eastAsia"/>
              </w:rPr>
              <w:tab/>
              <w:t>{</w:t>
            </w:r>
          </w:p>
          <w:p w14:paraId="6BABD480" w14:textId="77777777" w:rsidR="00933DB0" w:rsidRDefault="008845DE" w:rsidP="003E69E9">
            <w:r>
              <w:rPr>
                <w:rFonts w:hint="eastAsia"/>
              </w:rPr>
              <w:t xml:space="preserve">            "name": "iotConfigFunctionVersion",</w:t>
            </w:r>
          </w:p>
          <w:p w14:paraId="3A042FDB" w14:textId="77777777" w:rsidR="00933DB0" w:rsidRDefault="008845DE" w:rsidP="003E69E9">
            <w:r>
              <w:rPr>
                <w:rFonts w:hint="eastAsia"/>
              </w:rPr>
              <w:t xml:space="preserve">            "value": "jsewsdfaweb"</w:t>
            </w:r>
          </w:p>
          <w:p w14:paraId="4DACBA0D" w14:textId="77777777" w:rsidR="00933DB0" w:rsidRDefault="008845DE" w:rsidP="003E69E9">
            <w:r>
              <w:rPr>
                <w:rFonts w:hint="eastAsia"/>
              </w:rPr>
              <w:t xml:space="preserve">          }</w:t>
            </w:r>
          </w:p>
          <w:p w14:paraId="766A6839" w14:textId="77777777" w:rsidR="00933DB0" w:rsidRDefault="008845DE" w:rsidP="003E69E9">
            <w:r>
              <w:rPr>
                <w:rFonts w:hint="eastAsia"/>
              </w:rPr>
              <w:t xml:space="preserve">        ]</w:t>
            </w:r>
          </w:p>
          <w:p w14:paraId="6B2D5B4D" w14:textId="77777777" w:rsidR="00933DB0" w:rsidRDefault="008845DE" w:rsidP="003E69E9">
            <w:r>
              <w:rPr>
                <w:rFonts w:hint="eastAsia"/>
              </w:rPr>
              <w:t xml:space="preserve">      }</w:t>
            </w:r>
          </w:p>
          <w:p w14:paraId="461477E8" w14:textId="77777777" w:rsidR="00933DB0" w:rsidRDefault="008845DE" w:rsidP="003E69E9">
            <w:r>
              <w:rPr>
                <w:rFonts w:hint="eastAsia"/>
              </w:rPr>
              <w:t>],</w:t>
            </w:r>
          </w:p>
          <w:p w14:paraId="1A48DE85" w14:textId="77777777" w:rsidR="00933DB0" w:rsidRDefault="008845DE" w:rsidP="003E69E9">
            <w:r>
              <w:rPr>
                <w:rFonts w:hint="eastAsia"/>
              </w:rPr>
              <w:t xml:space="preserve">    "counter": {</w:t>
            </w:r>
          </w:p>
          <w:p w14:paraId="788D429E" w14:textId="77777777" w:rsidR="00933DB0" w:rsidRDefault="008845DE" w:rsidP="003E69E9">
            <w:r>
              <w:rPr>
                <w:rFonts w:hint="eastAsia"/>
              </w:rPr>
              <w:t xml:space="preserve">        "drinkCount": [</w:t>
            </w:r>
          </w:p>
          <w:p w14:paraId="5E41B157" w14:textId="77777777" w:rsidR="00933DB0" w:rsidRDefault="008845DE" w:rsidP="003E69E9">
            <w:r>
              <w:rPr>
                <w:rFonts w:hint="eastAsia"/>
              </w:rPr>
              <w:t xml:space="preserve">          {</w:t>
            </w:r>
          </w:p>
          <w:p w14:paraId="193D3FE2" w14:textId="77777777" w:rsidR="00933DB0" w:rsidRDefault="008845DE" w:rsidP="003E69E9">
            <w:r>
              <w:rPr>
                <w:rFonts w:hint="eastAsia"/>
              </w:rPr>
              <w:t xml:space="preserve">            "drinkId": 0 (int),</w:t>
            </w:r>
          </w:p>
          <w:p w14:paraId="5DC87C71" w14:textId="77777777" w:rsidR="00933DB0" w:rsidRDefault="008845DE" w:rsidP="003E69E9">
            <w:r>
              <w:rPr>
                <w:rFonts w:hint="eastAsia"/>
              </w:rPr>
              <w:t xml:space="preserve">            "count": "15",</w:t>
            </w:r>
          </w:p>
          <w:p w14:paraId="6F5AF5DB" w14:textId="77777777" w:rsidR="00933DB0" w:rsidRDefault="008845DE" w:rsidP="003E69E9">
            <w:r>
              <w:rPr>
                <w:rFonts w:hint="eastAsia"/>
              </w:rPr>
              <w:t xml:space="preserve">            "drinkName": "</w:t>
            </w:r>
            <w:r>
              <w:rPr>
                <w:rFonts w:hint="eastAsia"/>
              </w:rPr>
              <w:t>意式咖啡</w:t>
            </w:r>
            <w:r>
              <w:rPr>
                <w:rFonts w:hint="eastAsia"/>
              </w:rPr>
              <w:t>"</w:t>
            </w:r>
          </w:p>
          <w:p w14:paraId="0F96C79A" w14:textId="77777777" w:rsidR="00933DB0" w:rsidRDefault="008845DE" w:rsidP="003E69E9">
            <w:r>
              <w:rPr>
                <w:rFonts w:hint="eastAsia"/>
              </w:rPr>
              <w:t xml:space="preserve">          },</w:t>
            </w:r>
          </w:p>
          <w:p w14:paraId="267407EF" w14:textId="77777777" w:rsidR="00933DB0" w:rsidRDefault="008845DE" w:rsidP="003E69E9">
            <w:r>
              <w:rPr>
                <w:rFonts w:hint="eastAsia"/>
              </w:rPr>
              <w:t>...</w:t>
            </w:r>
          </w:p>
          <w:p w14:paraId="4C611D03" w14:textId="77777777" w:rsidR="00933DB0" w:rsidRDefault="008845DE" w:rsidP="003E69E9">
            <w:r>
              <w:rPr>
                <w:rFonts w:hint="eastAsia"/>
              </w:rPr>
              <w:t xml:space="preserve">        ],</w:t>
            </w:r>
          </w:p>
          <w:p w14:paraId="44A2D6FA" w14:textId="77777777" w:rsidR="00933DB0" w:rsidRDefault="008845DE" w:rsidP="003E69E9">
            <w:r>
              <w:rPr>
                <w:rFonts w:hint="eastAsia"/>
              </w:rPr>
              <w:tab/>
              <w:t>"serverCount": [</w:t>
            </w:r>
          </w:p>
          <w:p w14:paraId="361E1B53" w14:textId="77777777" w:rsidR="00933DB0" w:rsidRDefault="008845DE" w:rsidP="003E69E9">
            <w:r>
              <w:rPr>
                <w:rFonts w:hint="eastAsia"/>
              </w:rPr>
              <w:t xml:space="preserve">          {</w:t>
            </w:r>
          </w:p>
          <w:p w14:paraId="3C0B0536" w14:textId="77777777" w:rsidR="00933DB0" w:rsidRDefault="008845DE" w:rsidP="003E69E9">
            <w:r>
              <w:rPr>
                <w:rFonts w:hint="eastAsia"/>
              </w:rPr>
              <w:t xml:space="preserve">            "maintainId": "4",</w:t>
            </w:r>
          </w:p>
          <w:p w14:paraId="0DD3BC17" w14:textId="77777777" w:rsidR="00933DB0" w:rsidRDefault="008845DE" w:rsidP="003E69E9">
            <w:r>
              <w:rPr>
                <w:rFonts w:hint="eastAsia"/>
              </w:rPr>
              <w:t xml:space="preserve">            "count": "15",</w:t>
            </w:r>
          </w:p>
          <w:p w14:paraId="0EE37F2C" w14:textId="77777777" w:rsidR="00933DB0" w:rsidRDefault="008845DE" w:rsidP="003E69E9">
            <w:r>
              <w:rPr>
                <w:rFonts w:hint="eastAsia"/>
              </w:rPr>
              <w:t xml:space="preserve">            "maintainTime": "1669778032000",</w:t>
            </w:r>
          </w:p>
          <w:p w14:paraId="48927308" w14:textId="77777777" w:rsidR="00933DB0" w:rsidRDefault="008845DE" w:rsidP="003E69E9">
            <w:r>
              <w:rPr>
                <w:rFonts w:hint="eastAsia"/>
              </w:rPr>
              <w:t xml:space="preserve">          },</w:t>
            </w:r>
          </w:p>
          <w:p w14:paraId="3553CEA7" w14:textId="77777777" w:rsidR="00933DB0" w:rsidRDefault="008845DE" w:rsidP="003E69E9">
            <w:r>
              <w:rPr>
                <w:rFonts w:hint="eastAsia"/>
              </w:rPr>
              <w:tab/>
              <w:t>...</w:t>
            </w:r>
          </w:p>
          <w:p w14:paraId="6B2BA0DA" w14:textId="77777777" w:rsidR="00933DB0" w:rsidRDefault="008845DE" w:rsidP="003E69E9">
            <w:r>
              <w:rPr>
                <w:rFonts w:hint="eastAsia"/>
              </w:rPr>
              <w:t xml:space="preserve">        ],</w:t>
            </w:r>
          </w:p>
          <w:p w14:paraId="03C6B047" w14:textId="77777777" w:rsidR="00933DB0" w:rsidRDefault="008845DE" w:rsidP="003E69E9">
            <w:r>
              <w:rPr>
                <w:rFonts w:hint="eastAsia"/>
              </w:rPr>
              <w:tab/>
              <w:t>"lockCupsAlarm": [</w:t>
            </w:r>
          </w:p>
          <w:p w14:paraId="7865489D" w14:textId="77777777" w:rsidR="00933DB0" w:rsidRDefault="008845DE" w:rsidP="003E69E9">
            <w:r>
              <w:rPr>
                <w:rFonts w:hint="eastAsia"/>
              </w:rPr>
              <w:t xml:space="preserve">          {</w:t>
            </w:r>
          </w:p>
          <w:p w14:paraId="609FB169" w14:textId="77777777" w:rsidR="00933DB0" w:rsidRDefault="008845DE" w:rsidP="003E69E9">
            <w:r>
              <w:rPr>
                <w:rFonts w:hint="eastAsia"/>
              </w:rPr>
              <w:t xml:space="preserve">            "lockCups": "4",</w:t>
            </w:r>
          </w:p>
          <w:p w14:paraId="6965E514" w14:textId="77777777" w:rsidR="00933DB0" w:rsidRDefault="008845DE" w:rsidP="003E69E9">
            <w:r>
              <w:rPr>
                <w:rFonts w:hint="eastAsia"/>
              </w:rPr>
              <w:t xml:space="preserve">            "makeCups": "15",</w:t>
            </w:r>
          </w:p>
          <w:p w14:paraId="05122B9A" w14:textId="77777777" w:rsidR="00933DB0" w:rsidRDefault="008845DE" w:rsidP="003E69E9">
            <w:r>
              <w:rPr>
                <w:rFonts w:hint="eastAsia"/>
              </w:rPr>
              <w:t xml:space="preserve">            "lockAlarm ": "80",</w:t>
            </w:r>
          </w:p>
          <w:p w14:paraId="251F65AC" w14:textId="77777777" w:rsidR="00933DB0" w:rsidRDefault="008845DE" w:rsidP="003E69E9">
            <w:r>
              <w:rPr>
                <w:rFonts w:hint="eastAsia"/>
              </w:rPr>
              <w:t xml:space="preserve">          }</w:t>
            </w:r>
          </w:p>
          <w:p w14:paraId="408C5033" w14:textId="77777777" w:rsidR="00933DB0" w:rsidRDefault="008845DE" w:rsidP="003E69E9">
            <w:r>
              <w:rPr>
                <w:rFonts w:hint="eastAsia"/>
              </w:rPr>
              <w:t xml:space="preserve">        ]</w:t>
            </w:r>
          </w:p>
          <w:p w14:paraId="61ED90C3" w14:textId="77777777" w:rsidR="00933DB0" w:rsidRDefault="008845DE" w:rsidP="003E69E9">
            <w:r>
              <w:rPr>
                <w:rFonts w:hint="eastAsia"/>
              </w:rPr>
              <w:t xml:space="preserve">    }</w:t>
            </w:r>
            <w:r>
              <w:t xml:space="preserve"> , "other":</w:t>
            </w:r>
          </w:p>
          <w:p w14:paraId="71D779AE" w14:textId="77777777" w:rsidR="00933DB0" w:rsidRDefault="008845DE" w:rsidP="003E69E9">
            <w:r>
              <w:t xml:space="preserve">        [</w:t>
            </w:r>
          </w:p>
          <w:p w14:paraId="7263F72D" w14:textId="77777777" w:rsidR="00933DB0" w:rsidRDefault="008845DE" w:rsidP="003E69E9">
            <w:r>
              <w:t xml:space="preserve">            {</w:t>
            </w:r>
          </w:p>
          <w:p w14:paraId="000E7A01" w14:textId="77777777" w:rsidR="00933DB0" w:rsidRDefault="008845DE" w:rsidP="003E69E9">
            <w:r>
              <w:t xml:space="preserve">                "data":</w:t>
            </w:r>
          </w:p>
          <w:p w14:paraId="466B2732" w14:textId="77777777" w:rsidR="00933DB0" w:rsidRDefault="008845DE" w:rsidP="003E69E9">
            <w:r>
              <w:t xml:space="preserve">                [</w:t>
            </w:r>
          </w:p>
          <w:p w14:paraId="17CB70CD" w14:textId="77777777" w:rsidR="00933DB0" w:rsidRDefault="008845DE" w:rsidP="003E69E9">
            <w:r>
              <w:t xml:space="preserve">                    {</w:t>
            </w:r>
          </w:p>
          <w:p w14:paraId="72B31C18" w14:textId="77777777" w:rsidR="00933DB0" w:rsidRDefault="008845DE" w:rsidP="003E69E9">
            <w:r>
              <w:t xml:space="preserve">                        "name": "iotSwitch",</w:t>
            </w:r>
          </w:p>
          <w:p w14:paraId="5C49CAB0" w14:textId="77777777" w:rsidR="00933DB0" w:rsidRDefault="008845DE" w:rsidP="003E69E9">
            <w:r>
              <w:t xml:space="preserve">                        "value": "1"</w:t>
            </w:r>
          </w:p>
          <w:p w14:paraId="15F1B973" w14:textId="77777777" w:rsidR="00933DB0" w:rsidRDefault="008845DE" w:rsidP="003E69E9">
            <w:r>
              <w:t xml:space="preserve">                    },</w:t>
            </w:r>
          </w:p>
          <w:p w14:paraId="75643FC0" w14:textId="77777777" w:rsidR="00933DB0" w:rsidRDefault="008845DE" w:rsidP="003E69E9">
            <w:r>
              <w:t xml:space="preserve">                    {</w:t>
            </w:r>
          </w:p>
          <w:p w14:paraId="21EE93D3" w14:textId="77777777" w:rsidR="00933DB0" w:rsidRDefault="008845DE" w:rsidP="003E69E9">
            <w:r>
              <w:t xml:space="preserve">                        "name": "internetSwitch",</w:t>
            </w:r>
          </w:p>
          <w:p w14:paraId="58A9CEDB" w14:textId="77777777" w:rsidR="00933DB0" w:rsidRDefault="008845DE" w:rsidP="003E69E9">
            <w:r>
              <w:t xml:space="preserve">                        "value": "1"</w:t>
            </w:r>
          </w:p>
          <w:p w14:paraId="05719329" w14:textId="77777777" w:rsidR="00933DB0" w:rsidRDefault="008845DE" w:rsidP="003E69E9">
            <w:r>
              <w:t xml:space="preserve">                    }</w:t>
            </w:r>
          </w:p>
          <w:p w14:paraId="71273913" w14:textId="77777777" w:rsidR="00933DB0" w:rsidRDefault="008845DE" w:rsidP="003E69E9">
            <w:r>
              <w:t xml:space="preserve">                ],</w:t>
            </w:r>
          </w:p>
          <w:p w14:paraId="08C57C0D" w14:textId="77777777" w:rsidR="00933DB0" w:rsidRDefault="008845DE" w:rsidP="003E69E9">
            <w:r>
              <w:t xml:space="preserve">                "index": "0",</w:t>
            </w:r>
          </w:p>
          <w:p w14:paraId="1B34B2CD" w14:textId="77777777" w:rsidR="00933DB0" w:rsidRDefault="008845DE" w:rsidP="003E69E9">
            <w:r>
              <w:t xml:space="preserve">                "key": "switchStatus"</w:t>
            </w:r>
          </w:p>
          <w:p w14:paraId="4FBC1F2A" w14:textId="77777777" w:rsidR="00933DB0" w:rsidRDefault="008845DE" w:rsidP="003E69E9">
            <w:r>
              <w:t xml:space="preserve">            }</w:t>
            </w:r>
          </w:p>
          <w:p w14:paraId="7F046D0A" w14:textId="77777777" w:rsidR="00933DB0" w:rsidRDefault="008845DE" w:rsidP="003E69E9">
            <w:r>
              <w:t xml:space="preserve">        ]</w:t>
            </w:r>
          </w:p>
          <w:p w14:paraId="67D81037" w14:textId="77777777" w:rsidR="00933DB0" w:rsidRDefault="008845DE" w:rsidP="003E69E9">
            <w:r>
              <w:t xml:space="preserve">    } </w:t>
            </w:r>
          </w:p>
          <w:p w14:paraId="14DE7979" w14:textId="77777777" w:rsidR="00933DB0" w:rsidRDefault="008845DE" w:rsidP="003E69E9">
            <w:r>
              <w:rPr>
                <w:rFonts w:hint="eastAsia"/>
              </w:rPr>
              <w:t xml:space="preserve">  }</w:t>
            </w:r>
          </w:p>
          <w:p w14:paraId="35E6E076" w14:textId="77777777" w:rsidR="00933DB0" w:rsidRDefault="008845DE" w:rsidP="003E69E9">
            <w:r>
              <w:rPr>
                <w:rFonts w:hint="eastAsia"/>
              </w:rPr>
              <w:t>}</w:t>
            </w:r>
          </w:p>
        </w:tc>
      </w:tr>
    </w:tbl>
    <w:p w14:paraId="642C0CE1" w14:textId="77777777" w:rsidR="00933DB0" w:rsidRDefault="008845DE" w:rsidP="003E69E9">
      <w:pPr>
        <w:pStyle w:val="4"/>
      </w:pPr>
      <w:r>
        <w:rPr>
          <w:rFonts w:hint="eastAsia"/>
        </w:rPr>
        <w:t>4</w:t>
      </w:r>
      <w:r>
        <w:t>.1.2.2</w:t>
      </w:r>
      <w:r>
        <w:rPr>
          <w:rFonts w:hint="eastAsia"/>
        </w:rPr>
        <w:t>服务器响应消息结构体</w:t>
      </w:r>
    </w:p>
    <w:tbl>
      <w:tblPr>
        <w:tblStyle w:val="af4"/>
        <w:tblW w:w="8522" w:type="dxa"/>
        <w:tblLayout w:type="fixed"/>
        <w:tblLook w:val="04A0" w:firstRow="1" w:lastRow="0" w:firstColumn="1" w:lastColumn="0" w:noHBand="0" w:noVBand="1"/>
      </w:tblPr>
      <w:tblGrid>
        <w:gridCol w:w="1101"/>
        <w:gridCol w:w="3814"/>
        <w:gridCol w:w="1858"/>
        <w:gridCol w:w="1749"/>
      </w:tblGrid>
      <w:tr w:rsidR="00933DB0" w14:paraId="37787846" w14:textId="77777777">
        <w:tc>
          <w:tcPr>
            <w:tcW w:w="1101" w:type="dxa"/>
            <w:shd w:val="clear" w:color="auto" w:fill="244061" w:themeFill="accent1" w:themeFillShade="80"/>
          </w:tcPr>
          <w:p w14:paraId="08F70376" w14:textId="77777777" w:rsidR="00933DB0" w:rsidRDefault="008845DE" w:rsidP="003E69E9">
            <w:r>
              <w:rPr>
                <w:rFonts w:hint="eastAsia"/>
              </w:rPr>
              <w:t>消息主题</w:t>
            </w:r>
          </w:p>
        </w:tc>
        <w:tc>
          <w:tcPr>
            <w:tcW w:w="3814" w:type="dxa"/>
            <w:shd w:val="clear" w:color="auto" w:fill="FBD4B4" w:themeFill="accent6" w:themeFillTint="66"/>
          </w:tcPr>
          <w:p w14:paraId="074C72AE" w14:textId="77777777" w:rsidR="00933DB0" w:rsidRDefault="008845DE" w:rsidP="003E69E9">
            <w:r>
              <w:rPr>
                <w:rFonts w:hint="eastAsia"/>
              </w:rPr>
              <w:t>cilentid/kalerm/iot/status/ac</w:t>
            </w:r>
            <w:r>
              <w:t>k/</w:t>
            </w:r>
            <w:r>
              <w:rPr>
                <w:rFonts w:hint="eastAsia"/>
              </w:rPr>
              <w:t>stateserver</w:t>
            </w:r>
          </w:p>
        </w:tc>
        <w:tc>
          <w:tcPr>
            <w:tcW w:w="1858" w:type="dxa"/>
            <w:shd w:val="clear" w:color="auto" w:fill="17365D" w:themeFill="text2" w:themeFillShade="BF"/>
          </w:tcPr>
          <w:p w14:paraId="1AD82227" w14:textId="77777777" w:rsidR="00933DB0" w:rsidRDefault="008845DE" w:rsidP="003E69E9">
            <w:r>
              <w:rPr>
                <w:rFonts w:hint="eastAsia"/>
              </w:rPr>
              <w:t>cilentid</w:t>
            </w:r>
            <w:r>
              <w:rPr>
                <w:rFonts w:hint="eastAsia"/>
              </w:rPr>
              <w:t>含义</w:t>
            </w:r>
          </w:p>
        </w:tc>
        <w:tc>
          <w:tcPr>
            <w:tcW w:w="1749" w:type="dxa"/>
            <w:shd w:val="clear" w:color="auto" w:fill="FBD4B4" w:themeFill="accent6" w:themeFillTint="66"/>
          </w:tcPr>
          <w:p w14:paraId="70A2FAB2" w14:textId="77777777" w:rsidR="00933DB0" w:rsidRDefault="008845DE" w:rsidP="003E69E9">
            <w:r>
              <w:rPr>
                <w:rFonts w:hint="eastAsia"/>
              </w:rPr>
              <w:t>咖啡机</w:t>
            </w:r>
            <w:r>
              <w:rPr>
                <w:rFonts w:hint="eastAsia"/>
              </w:rPr>
              <w:t>SN</w:t>
            </w:r>
            <w:r>
              <w:rPr>
                <w:rFonts w:hint="eastAsia"/>
              </w:rPr>
              <w:t>号</w:t>
            </w:r>
          </w:p>
        </w:tc>
      </w:tr>
      <w:tr w:rsidR="00933DB0" w14:paraId="71752800" w14:textId="77777777">
        <w:tc>
          <w:tcPr>
            <w:tcW w:w="1101" w:type="dxa"/>
            <w:shd w:val="clear" w:color="auto" w:fill="244061" w:themeFill="accent1" w:themeFillShade="80"/>
          </w:tcPr>
          <w:p w14:paraId="23AAE7C7" w14:textId="77777777" w:rsidR="00933DB0" w:rsidRDefault="008845DE" w:rsidP="003E69E9">
            <w:r>
              <w:rPr>
                <w:rFonts w:hint="eastAsia"/>
              </w:rPr>
              <w:t>订阅者</w:t>
            </w:r>
          </w:p>
        </w:tc>
        <w:tc>
          <w:tcPr>
            <w:tcW w:w="3814" w:type="dxa"/>
          </w:tcPr>
          <w:p w14:paraId="6E8A88AB" w14:textId="77777777" w:rsidR="00933DB0" w:rsidRDefault="008845DE" w:rsidP="003E69E9">
            <w:r>
              <w:rPr>
                <w:rFonts w:hint="eastAsia"/>
              </w:rPr>
              <w:t>咖啡机</w:t>
            </w:r>
          </w:p>
        </w:tc>
        <w:tc>
          <w:tcPr>
            <w:tcW w:w="1858" w:type="dxa"/>
            <w:shd w:val="clear" w:color="auto" w:fill="17365D" w:themeFill="text2" w:themeFillShade="BF"/>
          </w:tcPr>
          <w:p w14:paraId="53A9FDFC" w14:textId="77777777" w:rsidR="00933DB0" w:rsidRDefault="008845DE" w:rsidP="003E69E9">
            <w:r>
              <w:rPr>
                <w:rFonts w:hint="eastAsia"/>
              </w:rPr>
              <w:t>发布者</w:t>
            </w:r>
          </w:p>
        </w:tc>
        <w:tc>
          <w:tcPr>
            <w:tcW w:w="1749" w:type="dxa"/>
          </w:tcPr>
          <w:p w14:paraId="3B817BBF" w14:textId="77777777" w:rsidR="00933DB0" w:rsidRDefault="008845DE" w:rsidP="003E69E9">
            <w:r>
              <w:rPr>
                <w:rFonts w:hint="eastAsia"/>
              </w:rPr>
              <w:t>状态服务器</w:t>
            </w:r>
          </w:p>
        </w:tc>
      </w:tr>
      <w:tr w:rsidR="00933DB0" w14:paraId="5E78F64F" w14:textId="77777777">
        <w:trPr>
          <w:trHeight w:val="956"/>
        </w:trPr>
        <w:tc>
          <w:tcPr>
            <w:tcW w:w="1101" w:type="dxa"/>
            <w:shd w:val="clear" w:color="auto" w:fill="244061" w:themeFill="accent1" w:themeFillShade="80"/>
          </w:tcPr>
          <w:p w14:paraId="368C6B22" w14:textId="77777777" w:rsidR="00933DB0" w:rsidRDefault="008845DE" w:rsidP="003E69E9">
            <w:r>
              <w:t>J</w:t>
            </w:r>
            <w:r>
              <w:rPr>
                <w:rFonts w:hint="eastAsia"/>
              </w:rPr>
              <w:t>son</w:t>
            </w:r>
            <w:r>
              <w:rPr>
                <w:rFonts w:hint="eastAsia"/>
              </w:rPr>
              <w:t>格式</w:t>
            </w:r>
          </w:p>
          <w:p w14:paraId="43F6B6D1" w14:textId="77777777" w:rsidR="00933DB0" w:rsidRDefault="00933DB0" w:rsidP="003E69E9"/>
        </w:tc>
        <w:tc>
          <w:tcPr>
            <w:tcW w:w="7421" w:type="dxa"/>
            <w:gridSpan w:val="3"/>
          </w:tcPr>
          <w:p w14:paraId="6AD043FE" w14:textId="77777777" w:rsidR="00933DB0" w:rsidRDefault="008845DE" w:rsidP="003E69E9">
            <w:r>
              <w:t>{</w:t>
            </w:r>
          </w:p>
          <w:p w14:paraId="52CD5FD5" w14:textId="77777777" w:rsidR="00933DB0" w:rsidRDefault="008845DE" w:rsidP="003E69E9">
            <w:r>
              <w:t xml:space="preserve">  "</w:t>
            </w:r>
            <w:r>
              <w:rPr>
                <w:rFonts w:hint="eastAsia"/>
              </w:rPr>
              <w:t>msgId</w:t>
            </w:r>
            <w:r>
              <w:t>": "45484asd5a4d8a48a4sdads",</w:t>
            </w:r>
          </w:p>
          <w:p w14:paraId="2BE25243" w14:textId="77777777" w:rsidR="00933DB0" w:rsidRDefault="008845DE" w:rsidP="003E69E9">
            <w:r>
              <w:t xml:space="preserve">  "version": "2.0",</w:t>
            </w:r>
          </w:p>
          <w:p w14:paraId="247A8CB0" w14:textId="77777777" w:rsidR="00933DB0" w:rsidRDefault="008845DE" w:rsidP="003E69E9">
            <w:r>
              <w:t xml:space="preserve">  "timestamp": "1565499360629",</w:t>
            </w:r>
          </w:p>
          <w:p w14:paraId="0C740632" w14:textId="77777777" w:rsidR="00933DB0" w:rsidRDefault="008845DE" w:rsidP="003E69E9">
            <w:r>
              <w:rPr>
                <w:rFonts w:hint="eastAsia"/>
              </w:rPr>
              <w:t xml:space="preserve"> </w:t>
            </w:r>
            <w:r>
              <w:t xml:space="preserve">  "ackCode": "10001",</w:t>
            </w:r>
          </w:p>
          <w:p w14:paraId="5A1E5FDD" w14:textId="77777777" w:rsidR="00933DB0" w:rsidRDefault="008845DE" w:rsidP="003E69E9">
            <w:r>
              <w:t>"data": {}</w:t>
            </w:r>
          </w:p>
          <w:p w14:paraId="5A5087DC" w14:textId="77777777" w:rsidR="00933DB0" w:rsidRDefault="008845DE" w:rsidP="003E69E9">
            <w:r>
              <w:t>}</w:t>
            </w:r>
          </w:p>
        </w:tc>
      </w:tr>
    </w:tbl>
    <w:p w14:paraId="618E2A69" w14:textId="77777777" w:rsidR="00933DB0" w:rsidRDefault="00933DB0" w:rsidP="003E69E9"/>
    <w:p w14:paraId="25FDE5B3" w14:textId="77777777" w:rsidR="00933DB0" w:rsidRDefault="008845DE" w:rsidP="003E69E9">
      <w:pPr>
        <w:pStyle w:val="3"/>
      </w:pPr>
      <w:r>
        <w:rPr>
          <w:rFonts w:hint="eastAsia"/>
        </w:rPr>
        <w:t>4.</w:t>
      </w:r>
      <w:r>
        <w:t>1</w:t>
      </w:r>
      <w:r>
        <w:rPr>
          <w:rFonts w:hint="eastAsia"/>
        </w:rPr>
        <w:t>.</w:t>
      </w:r>
      <w:r>
        <w:t>3</w:t>
      </w:r>
      <w:r>
        <w:rPr>
          <w:rFonts w:hint="eastAsia"/>
        </w:rPr>
        <w:t>通信机制</w:t>
      </w:r>
    </w:p>
    <w:p w14:paraId="1861B88E" w14:textId="77777777" w:rsidR="00933DB0" w:rsidRDefault="008845DE" w:rsidP="003E69E9">
      <w:r>
        <w:rPr>
          <w:rFonts w:hint="eastAsia"/>
        </w:rPr>
        <w:t>1</w:t>
      </w:r>
      <w:r>
        <w:rPr>
          <w:rFonts w:hint="eastAsia"/>
        </w:rPr>
        <w:t>、局部数据上报</w:t>
      </w:r>
      <w:r>
        <w:rPr>
          <w:rFonts w:hint="eastAsia"/>
        </w:rPr>
        <w:t>:</w:t>
      </w:r>
      <w:r>
        <w:t xml:space="preserve"> </w:t>
      </w:r>
      <w:r>
        <w:rPr>
          <w:rFonts w:hint="eastAsia"/>
        </w:rPr>
        <w:t>当</w:t>
      </w:r>
      <w:r>
        <w:rPr>
          <w:rFonts w:hint="eastAsia"/>
        </w:rPr>
        <w:t>4</w:t>
      </w:r>
      <w:r>
        <w:t>.1.1</w:t>
      </w:r>
      <w:r>
        <w:rPr>
          <w:rFonts w:hint="eastAsia"/>
        </w:rPr>
        <w:t>中</w:t>
      </w:r>
      <w:r>
        <w:rPr>
          <w:rFonts w:hint="eastAsia"/>
        </w:rPr>
        <w:t>co</w:t>
      </w:r>
      <w:r>
        <w:t>mponent</w:t>
      </w:r>
      <w:r>
        <w:rPr>
          <w:rFonts w:hint="eastAsia"/>
        </w:rPr>
        <w:t>节点中某个组件状态</w:t>
      </w:r>
      <w:r>
        <w:rPr>
          <w:rFonts w:hint="eastAsia"/>
        </w:rPr>
        <w:t>(ta</w:t>
      </w:r>
      <w:r>
        <w:t>sk</w:t>
      </w:r>
      <w:r>
        <w:rPr>
          <w:rFonts w:hint="eastAsia"/>
        </w:rPr>
        <w:t>、</w:t>
      </w:r>
      <w:r>
        <w:rPr>
          <w:rFonts w:hint="eastAsia"/>
        </w:rPr>
        <w:t>ser</w:t>
      </w:r>
      <w:r>
        <w:t>ver</w:t>
      </w:r>
      <w:r>
        <w:rPr>
          <w:rFonts w:hint="eastAsia"/>
        </w:rPr>
        <w:t>、</w:t>
      </w:r>
      <w:r>
        <w:rPr>
          <w:rFonts w:hint="eastAsia"/>
        </w:rPr>
        <w:t>ex</w:t>
      </w:r>
      <w:r>
        <w:t>ternal</w:t>
      </w:r>
      <w:r>
        <w:rPr>
          <w:rFonts w:hint="eastAsia"/>
        </w:rPr>
        <w:t>除外</w:t>
      </w:r>
      <w:r>
        <w:t>)</w:t>
      </w:r>
      <w:r>
        <w:rPr>
          <w:rFonts w:hint="eastAsia"/>
        </w:rPr>
        <w:t>发送变化时，会立即向服务器发送该组件状态变动的数据，比如</w:t>
      </w:r>
      <w:r>
        <w:rPr>
          <w:rFonts w:hint="eastAsia"/>
        </w:rPr>
        <w:t>: waterTank</w:t>
      </w:r>
      <w:r>
        <w:rPr>
          <w:rFonts w:hint="eastAsia"/>
        </w:rPr>
        <w:t>状态发生变化，只会上报</w:t>
      </w:r>
      <w:r>
        <w:rPr>
          <w:rFonts w:hint="eastAsia"/>
        </w:rPr>
        <w:t>wa</w:t>
      </w:r>
      <w:r>
        <w:t>terTank</w:t>
      </w:r>
      <w:r>
        <w:rPr>
          <w:rFonts w:hint="eastAsia"/>
        </w:rPr>
        <w:t>数据状态，不会上报</w:t>
      </w:r>
      <w:r>
        <w:rPr>
          <w:rFonts w:hint="eastAsia"/>
        </w:rPr>
        <w:t>com</w:t>
      </w:r>
      <w:r>
        <w:t>pone</w:t>
      </w:r>
      <w:r>
        <w:rPr>
          <w:rFonts w:hint="eastAsia"/>
        </w:rPr>
        <w:t>nt</w:t>
      </w:r>
      <w:r>
        <w:rPr>
          <w:rFonts w:hint="eastAsia"/>
        </w:rPr>
        <w:t>中其他组件数据状态。局部上报是为了避免不必要的数据传递，从而减少网络开销。</w:t>
      </w:r>
    </w:p>
    <w:p w14:paraId="77F1DFB9" w14:textId="77777777" w:rsidR="00933DB0" w:rsidRDefault="008845DE" w:rsidP="003E69E9">
      <w:r>
        <w:rPr>
          <w:rFonts w:hint="eastAsia"/>
        </w:rPr>
        <w:t>2</w:t>
      </w:r>
      <w:r>
        <w:rPr>
          <w:rFonts w:hint="eastAsia"/>
        </w:rPr>
        <w:t>、全量数据上报</w:t>
      </w:r>
      <w:r>
        <w:t xml:space="preserve">: </w:t>
      </w:r>
      <w:r>
        <w:rPr>
          <w:rFonts w:hint="eastAsia"/>
        </w:rPr>
        <w:t>除网络变化、设备重置、设备开机</w:t>
      </w:r>
      <w:r>
        <w:rPr>
          <w:rFonts w:hint="eastAsia"/>
        </w:rPr>
        <w:t>(</w:t>
      </w:r>
      <w:r>
        <w:rPr>
          <w:rFonts w:hint="eastAsia"/>
        </w:rPr>
        <w:t>本质上均属于网络重连</w:t>
      </w:r>
      <w:r>
        <w:t>)</w:t>
      </w:r>
      <w:r>
        <w:rPr>
          <w:rFonts w:hint="eastAsia"/>
        </w:rPr>
        <w:t>常规场景外，还包括咖啡机收到</w:t>
      </w:r>
      <w:r>
        <w:t>ack</w:t>
      </w:r>
      <w:r>
        <w:rPr>
          <w:rFonts w:hint="eastAsia"/>
        </w:rPr>
        <w:t>指令是非成功标识</w:t>
      </w:r>
      <w:r>
        <w:rPr>
          <w:rFonts w:hint="eastAsia"/>
        </w:rPr>
        <w:t>(</w:t>
      </w:r>
      <w:r>
        <w:rPr>
          <w:rFonts w:hint="eastAsia"/>
        </w:rPr>
        <w:t>参考附录</w:t>
      </w:r>
      <w:r>
        <w:rPr>
          <w:rFonts w:hint="eastAsia"/>
        </w:rPr>
        <w:t>C</w:t>
      </w:r>
      <w:r>
        <w:t>)</w:t>
      </w:r>
      <w:r>
        <w:rPr>
          <w:rFonts w:hint="eastAsia"/>
        </w:rPr>
        <w:t>，也会进行全量数据上报。</w:t>
      </w:r>
    </w:p>
    <w:p w14:paraId="1520A8A2" w14:textId="77777777" w:rsidR="00933DB0" w:rsidRDefault="008845DE" w:rsidP="003E69E9">
      <w:r>
        <w:rPr>
          <w:noProof/>
        </w:rPr>
        <w:drawing>
          <wp:inline distT="0" distB="0" distL="0" distR="0" wp14:anchorId="63368E7D" wp14:editId="3F0546AC">
            <wp:extent cx="5274310" cy="3960495"/>
            <wp:effectExtent l="0" t="0" r="0" b="0"/>
            <wp:docPr id="1"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示&#10;&#10;描述已自动生成"/>
                    <pic:cNvPicPr>
                      <a:picLocks noChangeAspect="1"/>
                    </pic:cNvPicPr>
                  </pic:nvPicPr>
                  <pic:blipFill>
                    <a:blip r:embed="rId8"/>
                    <a:stretch>
                      <a:fillRect/>
                    </a:stretch>
                  </pic:blipFill>
                  <pic:spPr>
                    <a:xfrm>
                      <a:off x="0" y="0"/>
                      <a:ext cx="5274310" cy="3960495"/>
                    </a:xfrm>
                    <a:prstGeom prst="rect">
                      <a:avLst/>
                    </a:prstGeom>
                  </pic:spPr>
                </pic:pic>
              </a:graphicData>
            </a:graphic>
          </wp:inline>
        </w:drawing>
      </w:r>
    </w:p>
    <w:p w14:paraId="20F1FC09" w14:textId="77777777" w:rsidR="00933DB0" w:rsidRDefault="008845DE" w:rsidP="003E69E9">
      <w:pPr>
        <w:pStyle w:val="2"/>
      </w:pPr>
      <w:r>
        <w:rPr>
          <w:rFonts w:hint="eastAsia"/>
        </w:rPr>
        <w:t xml:space="preserve">4.2 </w:t>
      </w:r>
      <w:r>
        <w:rPr>
          <w:rFonts w:hint="eastAsia"/>
        </w:rPr>
        <w:t>预下单消息</w:t>
      </w:r>
    </w:p>
    <w:p w14:paraId="7E5EAD0C" w14:textId="77777777" w:rsidR="00933DB0" w:rsidRDefault="008845DE" w:rsidP="003E69E9">
      <w:r>
        <w:rPr>
          <w:rFonts w:hint="eastAsia"/>
        </w:rPr>
        <w:t>用户在设备端购买饮品</w:t>
      </w:r>
      <w:r>
        <w:rPr>
          <w:rFonts w:hint="eastAsia"/>
        </w:rPr>
        <w:t xml:space="preserve"> </w:t>
      </w:r>
      <w:r>
        <w:rPr>
          <w:rFonts w:hint="eastAsia"/>
        </w:rPr>
        <w:t>选择支付方式进行支付，设备发送预下单消息给云服务器，云服务器响应动态支付二维码给设备端，设备显示给用户支付</w:t>
      </w:r>
    </w:p>
    <w:p w14:paraId="1121A604" w14:textId="77777777" w:rsidR="00933DB0" w:rsidRDefault="008845DE" w:rsidP="003E69E9">
      <w:pPr>
        <w:pStyle w:val="3"/>
      </w:pPr>
      <w:r>
        <w:rPr>
          <w:rFonts w:hint="eastAsia"/>
        </w:rPr>
        <w:t xml:space="preserve">4.2.1 </w:t>
      </w:r>
      <w:r>
        <w:rPr>
          <w:rFonts w:hint="eastAsia"/>
        </w:rPr>
        <w:t>消息格式</w:t>
      </w:r>
    </w:p>
    <w:p w14:paraId="52EA9648" w14:textId="77777777" w:rsidR="00933DB0" w:rsidRDefault="008845DE" w:rsidP="003E69E9">
      <w:r>
        <w:rPr>
          <w:rFonts w:hint="eastAsia"/>
        </w:rPr>
        <w:t>目前支持：支付宝、微信、单向</w:t>
      </w:r>
      <w:r>
        <w:rPr>
          <w:rFonts w:hint="eastAsia"/>
        </w:rPr>
        <w:t>-</w:t>
      </w:r>
      <w:r>
        <w:rPr>
          <w:rFonts w:hint="eastAsia"/>
        </w:rPr>
        <w:t>第三方支付、双向</w:t>
      </w:r>
      <w:r>
        <w:rPr>
          <w:rFonts w:hint="eastAsia"/>
        </w:rPr>
        <w:t>-</w:t>
      </w:r>
      <w:r>
        <w:rPr>
          <w:rFonts w:hint="eastAsia"/>
        </w:rPr>
        <w:t>第三方支付。</w:t>
      </w:r>
    </w:p>
    <w:p w14:paraId="0C943628" w14:textId="77777777" w:rsidR="00933DB0" w:rsidRDefault="008845DE" w:rsidP="003E69E9">
      <w:pPr>
        <w:pStyle w:val="4"/>
      </w:pPr>
      <w:r>
        <w:t>4</w:t>
      </w:r>
      <w:r>
        <w:rPr>
          <w:rFonts w:hint="eastAsia"/>
        </w:rPr>
        <w:t>.</w:t>
      </w:r>
      <w:r>
        <w:t>2.1</w:t>
      </w:r>
      <w:r>
        <w:rPr>
          <w:rFonts w:hint="eastAsia"/>
        </w:rPr>
        <w:t xml:space="preserve">.1 </w:t>
      </w:r>
      <w:r>
        <w:rPr>
          <w:rFonts w:hint="eastAsia"/>
        </w:rPr>
        <w:t>设备发布消息结构体</w:t>
      </w:r>
    </w:p>
    <w:tbl>
      <w:tblPr>
        <w:tblStyle w:val="af4"/>
        <w:tblW w:w="0" w:type="auto"/>
        <w:tblLook w:val="04A0" w:firstRow="1" w:lastRow="0" w:firstColumn="1" w:lastColumn="0" w:noHBand="0" w:noVBand="1"/>
      </w:tblPr>
      <w:tblGrid>
        <w:gridCol w:w="1526"/>
        <w:gridCol w:w="2734"/>
        <w:gridCol w:w="1235"/>
        <w:gridCol w:w="3027"/>
      </w:tblGrid>
      <w:tr w:rsidR="00933DB0" w14:paraId="3FFE6420" w14:textId="77777777">
        <w:tc>
          <w:tcPr>
            <w:tcW w:w="1526" w:type="dxa"/>
            <w:shd w:val="clear" w:color="auto" w:fill="244061" w:themeFill="accent1" w:themeFillShade="80"/>
          </w:tcPr>
          <w:p w14:paraId="2CEE4285" w14:textId="77777777" w:rsidR="00933DB0" w:rsidRDefault="008845DE" w:rsidP="003E69E9">
            <w:r>
              <w:rPr>
                <w:rFonts w:hint="eastAsia"/>
              </w:rPr>
              <w:t>消息主题</w:t>
            </w:r>
          </w:p>
        </w:tc>
        <w:tc>
          <w:tcPr>
            <w:tcW w:w="6996" w:type="dxa"/>
            <w:gridSpan w:val="3"/>
            <w:shd w:val="clear" w:color="auto" w:fill="FBD4B4" w:themeFill="accent6" w:themeFillTint="66"/>
          </w:tcPr>
          <w:p w14:paraId="4B7AC5AD" w14:textId="77777777" w:rsidR="00933DB0" w:rsidRDefault="008845DE" w:rsidP="003E69E9">
            <w:r>
              <w:rPr>
                <w:rFonts w:hint="eastAsia"/>
              </w:rPr>
              <w:t>tradeserver/kalerm/iot/pay/order/clientid</w:t>
            </w:r>
          </w:p>
        </w:tc>
      </w:tr>
      <w:tr w:rsidR="00933DB0" w14:paraId="2027C57D" w14:textId="77777777">
        <w:tc>
          <w:tcPr>
            <w:tcW w:w="1526" w:type="dxa"/>
            <w:shd w:val="clear" w:color="auto" w:fill="244061" w:themeFill="accent1" w:themeFillShade="80"/>
          </w:tcPr>
          <w:p w14:paraId="1D53F725" w14:textId="77777777" w:rsidR="00933DB0" w:rsidRDefault="008845DE" w:rsidP="003E69E9">
            <w:r>
              <w:rPr>
                <w:rFonts w:hint="eastAsia"/>
              </w:rPr>
              <w:t>订阅者</w:t>
            </w:r>
          </w:p>
        </w:tc>
        <w:tc>
          <w:tcPr>
            <w:tcW w:w="2734" w:type="dxa"/>
          </w:tcPr>
          <w:p w14:paraId="393CFFEA" w14:textId="77777777" w:rsidR="00933DB0" w:rsidRDefault="008845DE" w:rsidP="003E69E9">
            <w:r>
              <w:rPr>
                <w:rFonts w:hint="eastAsia"/>
              </w:rPr>
              <w:t>云平台服务器</w:t>
            </w:r>
          </w:p>
        </w:tc>
        <w:tc>
          <w:tcPr>
            <w:tcW w:w="1235" w:type="dxa"/>
            <w:shd w:val="clear" w:color="auto" w:fill="244061" w:themeFill="accent1" w:themeFillShade="80"/>
          </w:tcPr>
          <w:p w14:paraId="743273B2" w14:textId="77777777" w:rsidR="00933DB0" w:rsidRDefault="008845DE" w:rsidP="003E69E9">
            <w:r>
              <w:rPr>
                <w:rFonts w:hint="eastAsia"/>
              </w:rPr>
              <w:t>发布者</w:t>
            </w:r>
          </w:p>
        </w:tc>
        <w:tc>
          <w:tcPr>
            <w:tcW w:w="3027" w:type="dxa"/>
          </w:tcPr>
          <w:p w14:paraId="4E8D5CA3" w14:textId="77777777" w:rsidR="00933DB0" w:rsidRDefault="008845DE" w:rsidP="003E69E9">
            <w:r>
              <w:rPr>
                <w:rFonts w:hint="eastAsia"/>
              </w:rPr>
              <w:t>咖啡机</w:t>
            </w:r>
          </w:p>
        </w:tc>
      </w:tr>
      <w:tr w:rsidR="00933DB0" w14:paraId="71D791C6" w14:textId="77777777">
        <w:trPr>
          <w:trHeight w:val="956"/>
        </w:trPr>
        <w:tc>
          <w:tcPr>
            <w:tcW w:w="1526" w:type="dxa"/>
            <w:shd w:val="clear" w:color="auto" w:fill="244061" w:themeFill="accent1" w:themeFillShade="80"/>
          </w:tcPr>
          <w:p w14:paraId="30D011F2" w14:textId="77777777" w:rsidR="00933DB0" w:rsidRDefault="008845DE" w:rsidP="003E69E9">
            <w:r>
              <w:t>J</w:t>
            </w:r>
            <w:r>
              <w:rPr>
                <w:rFonts w:hint="eastAsia"/>
              </w:rPr>
              <w:t>son</w:t>
            </w:r>
            <w:r>
              <w:rPr>
                <w:rFonts w:hint="eastAsia"/>
              </w:rPr>
              <w:t>格式</w:t>
            </w:r>
          </w:p>
        </w:tc>
        <w:tc>
          <w:tcPr>
            <w:tcW w:w="6996" w:type="dxa"/>
            <w:gridSpan w:val="3"/>
          </w:tcPr>
          <w:p w14:paraId="394D39F8" w14:textId="77777777" w:rsidR="00933DB0" w:rsidRDefault="008845DE" w:rsidP="003E69E9">
            <w:r>
              <w:t>{</w:t>
            </w:r>
          </w:p>
          <w:p w14:paraId="62B5BCC1" w14:textId="77777777" w:rsidR="00933DB0" w:rsidRDefault="008845DE" w:rsidP="003E69E9">
            <w:r>
              <w:t>"</w:t>
            </w:r>
            <w:r>
              <w:rPr>
                <w:rFonts w:hint="eastAsia"/>
              </w:rPr>
              <w:t>msgId</w:t>
            </w:r>
            <w:r>
              <w:t>": "45484asd5a4d8a48a4sdads",</w:t>
            </w:r>
          </w:p>
          <w:p w14:paraId="711713E6" w14:textId="77777777" w:rsidR="00933DB0" w:rsidRDefault="008845DE" w:rsidP="003E69E9">
            <w:r>
              <w:t>"version": "2.0",</w:t>
            </w:r>
          </w:p>
          <w:p w14:paraId="1D634BF4" w14:textId="77777777" w:rsidR="00933DB0" w:rsidRDefault="008845DE" w:rsidP="003E69E9">
            <w:r>
              <w:t>"timestamp": "1565499360620",</w:t>
            </w:r>
          </w:p>
          <w:p w14:paraId="05658A9D" w14:textId="77777777" w:rsidR="00933DB0" w:rsidRDefault="008845DE" w:rsidP="003E69E9">
            <w:pPr>
              <w:rPr>
                <w:rFonts w:ascii="Consolas" w:hAnsi="Consolas" w:cs="Consolas"/>
                <w:color w:val="2A00FF"/>
                <w:kern w:val="0"/>
                <w:sz w:val="20"/>
                <w:szCs w:val="20"/>
              </w:rPr>
            </w:pPr>
            <w:r>
              <w:t>"data": {</w:t>
            </w:r>
          </w:p>
          <w:p w14:paraId="23835AA4" w14:textId="77777777" w:rsidR="00933DB0" w:rsidRDefault="008845DE" w:rsidP="003E69E9">
            <w:r>
              <w:tab/>
              <w:t>/*</w:t>
            </w:r>
            <w:r>
              <w:t>订单号：</w:t>
            </w:r>
            <w:r>
              <w:t>12</w:t>
            </w:r>
            <w:r>
              <w:t>位设备</w:t>
            </w:r>
            <w:r>
              <w:t>ID_14</w:t>
            </w:r>
            <w:r>
              <w:t>位时间戳</w:t>
            </w:r>
            <w:r>
              <w:t>_6</w:t>
            </w:r>
            <w:r>
              <w:t>位随机数</w:t>
            </w:r>
            <w:r>
              <w:t>*/</w:t>
            </w:r>
          </w:p>
          <w:p w14:paraId="01390280" w14:textId="77777777" w:rsidR="00933DB0" w:rsidRDefault="008845DE" w:rsidP="003E69E9">
            <w:pPr>
              <w:rPr>
                <w:color w:val="2A00FF"/>
              </w:rPr>
            </w:pPr>
            <w:r>
              <w:rPr>
                <w:color w:val="2A00FF"/>
              </w:rPr>
              <w:tab/>
            </w:r>
            <w:r>
              <w:t>"tradeNo":"19039407001620191014103155772542"</w:t>
            </w:r>
          </w:p>
          <w:p w14:paraId="03218F77" w14:textId="77777777" w:rsidR="00933DB0" w:rsidRDefault="008845DE" w:rsidP="003E69E9">
            <w:r>
              <w:tab/>
              <w:t>/*</w:t>
            </w:r>
            <w:r>
              <w:rPr>
                <w:rFonts w:hint="eastAsia"/>
              </w:rPr>
              <w:t>饮品</w:t>
            </w:r>
            <w:r>
              <w:t>序号</w:t>
            </w:r>
            <w:r>
              <w:t>*/</w:t>
            </w:r>
          </w:p>
          <w:p w14:paraId="39898D17" w14:textId="77777777" w:rsidR="00933DB0" w:rsidRDefault="008845DE" w:rsidP="003E69E9">
            <w:pPr>
              <w:rPr>
                <w:color w:val="2A00FF"/>
              </w:rPr>
            </w:pPr>
            <w:r>
              <w:rPr>
                <w:color w:val="2A00FF"/>
              </w:rPr>
              <w:tab/>
            </w:r>
            <w:r>
              <w:t>"goodsNo":"</w:t>
            </w:r>
            <w:r>
              <w:rPr>
                <w:rFonts w:hint="eastAsia"/>
              </w:rPr>
              <w:t>xx</w:t>
            </w:r>
            <w:r>
              <w:t>(String)",</w:t>
            </w:r>
          </w:p>
          <w:p w14:paraId="6CF68DEB" w14:textId="77777777" w:rsidR="00933DB0" w:rsidRDefault="008845DE" w:rsidP="003E69E9">
            <w:r>
              <w:tab/>
              <w:t>/*</w:t>
            </w:r>
            <w:r>
              <w:rPr>
                <w:rFonts w:hint="eastAsia"/>
              </w:rPr>
              <w:t>饮品名称</w:t>
            </w:r>
            <w:r>
              <w:t>*/</w:t>
            </w:r>
          </w:p>
          <w:p w14:paraId="49AF6ACE" w14:textId="77777777" w:rsidR="00933DB0" w:rsidRDefault="008845DE" w:rsidP="003E69E9">
            <w:pPr>
              <w:rPr>
                <w:color w:val="2A00FF"/>
              </w:rPr>
            </w:pPr>
            <w:r>
              <w:rPr>
                <w:color w:val="2A00FF"/>
              </w:rPr>
              <w:tab/>
            </w:r>
            <w:r>
              <w:t>"name":"</w:t>
            </w:r>
            <w:r>
              <w:rPr>
                <w:rFonts w:hint="eastAsia"/>
              </w:rPr>
              <w:t>xx</w:t>
            </w:r>
            <w:r>
              <w:t>(String)",</w:t>
            </w:r>
          </w:p>
          <w:p w14:paraId="69A1332E" w14:textId="77777777" w:rsidR="00933DB0" w:rsidRDefault="008845DE" w:rsidP="003E69E9">
            <w:r>
              <w:tab/>
              <w:t>/*</w:t>
            </w:r>
            <w:r>
              <w:t>数量</w:t>
            </w:r>
            <w:r>
              <w:t>*/</w:t>
            </w:r>
          </w:p>
          <w:p w14:paraId="68355D73" w14:textId="77777777" w:rsidR="00933DB0" w:rsidRDefault="008845DE" w:rsidP="003E69E9">
            <w:pPr>
              <w:rPr>
                <w:color w:val="2A00FF"/>
              </w:rPr>
            </w:pPr>
            <w:r>
              <w:rPr>
                <w:color w:val="2A00FF"/>
              </w:rPr>
              <w:tab/>
            </w:r>
            <w:r>
              <w:t>"count":"xx(int)",</w:t>
            </w:r>
          </w:p>
          <w:p w14:paraId="624EFAA3" w14:textId="77777777" w:rsidR="00933DB0" w:rsidRDefault="008845DE" w:rsidP="003E69E9">
            <w:r>
              <w:tab/>
              <w:t>/*</w:t>
            </w:r>
            <w:r>
              <w:t>单价</w:t>
            </w:r>
            <w:r>
              <w:rPr>
                <w:rFonts w:hint="eastAsia"/>
              </w:rPr>
              <w:t>：</w:t>
            </w:r>
            <w:r>
              <w:rPr>
                <w:rFonts w:hint="eastAsia"/>
                <w:color w:val="FF0000"/>
              </w:rPr>
              <w:t>微信的支付单位是分</w:t>
            </w:r>
            <w:r>
              <w:t>*/</w:t>
            </w:r>
          </w:p>
          <w:p w14:paraId="0AF234B5" w14:textId="77777777" w:rsidR="00933DB0" w:rsidRDefault="008845DE" w:rsidP="003E69E9">
            <w:r>
              <w:rPr>
                <w:color w:val="2A00FF"/>
              </w:rPr>
              <w:tab/>
            </w:r>
            <w:r>
              <w:t>"price":"xx.xx(float),</w:t>
            </w:r>
          </w:p>
          <w:p w14:paraId="08DCB00A" w14:textId="77777777" w:rsidR="00933DB0" w:rsidRDefault="00933DB0" w:rsidP="003E69E9"/>
          <w:p w14:paraId="155A3086" w14:textId="77777777" w:rsidR="00933DB0" w:rsidRDefault="008845DE" w:rsidP="003E69E9">
            <w:r>
              <w:t>/*</w:t>
            </w:r>
            <w:r>
              <w:t>支付</w:t>
            </w:r>
            <w:r>
              <w:rPr>
                <w:rFonts w:hint="eastAsia"/>
              </w:rPr>
              <w:t>类型：</w:t>
            </w:r>
            <w:r>
              <w:t>见</w:t>
            </w:r>
            <w:r>
              <w:rPr>
                <w:rFonts w:hint="eastAsia"/>
              </w:rPr>
              <w:t>附录</w:t>
            </w:r>
            <w:r>
              <w:rPr>
                <w:rFonts w:hint="eastAsia"/>
              </w:rPr>
              <w:t>G:</w:t>
            </w:r>
            <w:r>
              <w:t>支付</w:t>
            </w:r>
            <w:r>
              <w:rPr>
                <w:rFonts w:hint="eastAsia"/>
              </w:rPr>
              <w:t>类型对照</w:t>
            </w:r>
            <w:r>
              <w:t>表</w:t>
            </w:r>
            <w:r>
              <w:t>*/</w:t>
            </w:r>
          </w:p>
          <w:p w14:paraId="400443B2" w14:textId="77777777" w:rsidR="00933DB0" w:rsidRDefault="008845DE" w:rsidP="003E69E9">
            <w:pPr>
              <w:rPr>
                <w:color w:val="2A00FF"/>
              </w:rPr>
            </w:pPr>
            <w:r>
              <w:rPr>
                <w:color w:val="2A00FF"/>
              </w:rPr>
              <w:tab/>
            </w:r>
            <w:r>
              <w:t>"payment":"</w:t>
            </w:r>
            <w:r>
              <w:rPr>
                <w:rFonts w:hint="eastAsia"/>
              </w:rPr>
              <w:t>xx</w:t>
            </w:r>
            <w:r>
              <w:t>(int)"</w:t>
            </w:r>
            <w:r>
              <w:rPr>
                <w:rFonts w:hint="eastAsia"/>
              </w:rPr>
              <w:t>,</w:t>
            </w:r>
          </w:p>
          <w:p w14:paraId="7EA5D449" w14:textId="77777777" w:rsidR="00933DB0" w:rsidRDefault="008845DE" w:rsidP="003E69E9">
            <w:r>
              <w:tab/>
              <w:t>/*</w:t>
            </w:r>
            <w:r>
              <w:t>币种</w:t>
            </w:r>
            <w:r>
              <w:rPr>
                <w:rFonts w:hint="eastAsia"/>
              </w:rPr>
              <w:t xml:space="preserve"> </w:t>
            </w:r>
            <w:r>
              <w:rPr>
                <w:rFonts w:hint="eastAsia"/>
              </w:rPr>
              <w:t>见附录</w:t>
            </w:r>
            <w:r>
              <w:rPr>
                <w:rFonts w:hint="eastAsia"/>
              </w:rPr>
              <w:t>A:</w:t>
            </w:r>
            <w:r>
              <w:rPr>
                <w:rFonts w:hint="eastAsia"/>
              </w:rPr>
              <w:t>世界主要币种</w:t>
            </w:r>
            <w:r>
              <w:t>*/</w:t>
            </w:r>
          </w:p>
          <w:p w14:paraId="3ACDDF71" w14:textId="77777777" w:rsidR="00933DB0" w:rsidRDefault="008845DE" w:rsidP="003E69E9">
            <w:pPr>
              <w:rPr>
                <w:color w:val="2A00FF"/>
              </w:rPr>
            </w:pPr>
            <w:r>
              <w:rPr>
                <w:color w:val="2A00FF"/>
              </w:rPr>
              <w:tab/>
            </w:r>
            <w:r>
              <w:t>"currency":"CNY"</w:t>
            </w:r>
            <w:r>
              <w:rPr>
                <w:rFonts w:hint="eastAsia"/>
              </w:rPr>
              <w:t>,</w:t>
            </w:r>
          </w:p>
          <w:p w14:paraId="0701D3B0" w14:textId="77777777" w:rsidR="00933DB0" w:rsidRDefault="008845DE" w:rsidP="003E69E9">
            <w:r>
              <w:tab/>
              <w:t>/*</w:t>
            </w:r>
            <w:r>
              <w:t>设备类型</w:t>
            </w:r>
            <w:r>
              <w:t>*/</w:t>
            </w:r>
          </w:p>
          <w:p w14:paraId="6C22AE0C" w14:textId="77777777" w:rsidR="00933DB0" w:rsidRDefault="008845DE" w:rsidP="003E69E9">
            <w:pPr>
              <w:rPr>
                <w:color w:val="2A00FF"/>
              </w:rPr>
            </w:pPr>
            <w:r>
              <w:rPr>
                <w:color w:val="2A00FF"/>
              </w:rPr>
              <w:tab/>
            </w:r>
            <w:r>
              <w:t>"deviceType":"k9</w:t>
            </w:r>
            <w:r>
              <w:rPr>
                <w:rFonts w:hint="eastAsia"/>
              </w:rPr>
              <w:t>5</w:t>
            </w:r>
            <w:r>
              <w:t>(String)"</w:t>
            </w:r>
            <w:r>
              <w:rPr>
                <w:rFonts w:hint="eastAsia"/>
              </w:rPr>
              <w:t>,</w:t>
            </w:r>
          </w:p>
          <w:p w14:paraId="097BFB86" w14:textId="77777777" w:rsidR="00933DB0" w:rsidRDefault="008845DE" w:rsidP="003E69E9">
            <w:r>
              <w:tab/>
              <w:t>/*</w:t>
            </w:r>
            <w:r>
              <w:t>数据类型</w:t>
            </w:r>
            <w:r>
              <w:t>*/</w:t>
            </w:r>
          </w:p>
          <w:p w14:paraId="746CEC37" w14:textId="77777777" w:rsidR="00933DB0" w:rsidRDefault="008845DE" w:rsidP="003E69E9">
            <w:r>
              <w:rPr>
                <w:color w:val="2A00FF"/>
              </w:rPr>
              <w:tab/>
            </w:r>
            <w:r>
              <w:t xml:space="preserve">"dataType":"1 </w:t>
            </w:r>
            <w:r>
              <w:t>运营数据</w:t>
            </w:r>
            <w:r>
              <w:t xml:space="preserve">,2 </w:t>
            </w:r>
            <w:r>
              <w:t>测试数据</w:t>
            </w:r>
            <w:r>
              <w:t>"</w:t>
            </w:r>
          </w:p>
          <w:p w14:paraId="11AEDE16" w14:textId="77777777" w:rsidR="00933DB0" w:rsidRDefault="008845DE" w:rsidP="003E69E9">
            <w:r>
              <w:rPr>
                <w:rFonts w:hint="eastAsia"/>
              </w:rPr>
              <w:t>}</w:t>
            </w:r>
          </w:p>
          <w:p w14:paraId="7C8ABF3D" w14:textId="77777777" w:rsidR="00933DB0" w:rsidRDefault="008845DE" w:rsidP="003E69E9">
            <w:r>
              <w:t>}</w:t>
            </w:r>
          </w:p>
        </w:tc>
      </w:tr>
    </w:tbl>
    <w:p w14:paraId="76005AA1" w14:textId="77777777" w:rsidR="00933DB0" w:rsidRDefault="008845DE" w:rsidP="003E69E9">
      <w:pPr>
        <w:rPr>
          <w:b/>
        </w:rPr>
      </w:pPr>
      <w:r>
        <w:rPr>
          <w:rFonts w:hint="eastAsia"/>
          <w:b/>
        </w:rPr>
        <w:t>说明</w:t>
      </w:r>
      <w:r>
        <w:rPr>
          <w:rFonts w:hint="eastAsia"/>
          <w:b/>
        </w:rPr>
        <w:t>1</w:t>
      </w:r>
      <w:r>
        <w:rPr>
          <w:rFonts w:hint="eastAsia"/>
          <w:b/>
        </w:rPr>
        <w:t>：</w:t>
      </w:r>
      <w:r>
        <w:rPr>
          <w:rFonts w:hint="eastAsia"/>
        </w:rPr>
        <w:t>此</w:t>
      </w:r>
      <w:r>
        <w:rPr>
          <w:rFonts w:hint="eastAsia"/>
        </w:rPr>
        <w:t>topic</w:t>
      </w:r>
      <w:r>
        <w:rPr>
          <w:rFonts w:hint="eastAsia"/>
        </w:rPr>
        <w:t>目前仅支持：支付宝、微信、双向</w:t>
      </w:r>
      <w:r>
        <w:rPr>
          <w:rFonts w:hint="eastAsia"/>
        </w:rPr>
        <w:t>-</w:t>
      </w:r>
      <w:r>
        <w:rPr>
          <w:rFonts w:hint="eastAsia"/>
        </w:rPr>
        <w:t>第三方支付、单向</w:t>
      </w:r>
      <w:r>
        <w:rPr>
          <w:rFonts w:hint="eastAsia"/>
        </w:rPr>
        <w:t>-</w:t>
      </w:r>
      <w:r>
        <w:rPr>
          <w:rFonts w:hint="eastAsia"/>
        </w:rPr>
        <w:t>第三方支付；</w:t>
      </w:r>
    </w:p>
    <w:p w14:paraId="06A1BC84" w14:textId="77777777" w:rsidR="00933DB0" w:rsidRDefault="008845DE" w:rsidP="003E69E9">
      <w:r>
        <w:rPr>
          <w:rFonts w:hint="eastAsia"/>
          <w:b/>
        </w:rPr>
        <w:t>说明</w:t>
      </w:r>
      <w:r>
        <w:rPr>
          <w:rFonts w:hint="eastAsia"/>
          <w:b/>
        </w:rPr>
        <w:t>2</w:t>
      </w:r>
      <w:r>
        <w:rPr>
          <w:rFonts w:hint="eastAsia"/>
          <w:b/>
        </w:rPr>
        <w:t>：</w:t>
      </w:r>
      <w:r>
        <w:rPr>
          <w:rFonts w:hint="eastAsia"/>
        </w:rPr>
        <w:t>如果请求中没有携带</w:t>
      </w:r>
      <w:r>
        <w:rPr>
          <w:rFonts w:hint="eastAsia"/>
        </w:rPr>
        <w:t>tradeNo</w:t>
      </w:r>
      <w:r>
        <w:rPr>
          <w:rFonts w:hint="eastAsia"/>
        </w:rPr>
        <w:t>，服务器会生成一个订单号，返回给设备。如果设备携带</w:t>
      </w:r>
      <w:r>
        <w:rPr>
          <w:rFonts w:hint="eastAsia"/>
        </w:rPr>
        <w:t>tradeNo</w:t>
      </w:r>
      <w:r>
        <w:rPr>
          <w:rFonts w:hint="eastAsia"/>
        </w:rPr>
        <w:t>，要保证生成的唯一性。</w:t>
      </w:r>
      <w:r>
        <w:t xml:space="preserve"> </w:t>
      </w:r>
      <w:r>
        <w:rPr>
          <w:rFonts w:hint="eastAsia"/>
        </w:rPr>
        <w:t>对于</w:t>
      </w:r>
      <w:r>
        <w:rPr>
          <w:rFonts w:hint="eastAsia"/>
        </w:rPr>
        <w:t>K95</w:t>
      </w:r>
      <w:r>
        <w:rPr>
          <w:rFonts w:hint="eastAsia"/>
        </w:rPr>
        <w:t>等智能设备，</w:t>
      </w:r>
      <w:r>
        <w:rPr>
          <w:rFonts w:hint="eastAsia"/>
        </w:rPr>
        <w:t>RFID</w:t>
      </w:r>
      <w:r>
        <w:rPr>
          <w:rFonts w:hint="eastAsia"/>
        </w:rPr>
        <w:t>支付和</w:t>
      </w:r>
      <w:r>
        <w:rPr>
          <w:rFonts w:hint="eastAsia"/>
        </w:rPr>
        <w:t>MDB</w:t>
      </w:r>
      <w:r>
        <w:rPr>
          <w:rFonts w:hint="eastAsia"/>
        </w:rPr>
        <w:t>支付方式，由于可以脱机使用，在该种应用场合下，设备不需要向服务器发送预下单请求，但是在提交售卖记录的时候，需要提交完整的售卖记录。</w:t>
      </w:r>
    </w:p>
    <w:p w14:paraId="05C9C855" w14:textId="77777777" w:rsidR="00933DB0" w:rsidRDefault="008845DE" w:rsidP="003E69E9">
      <w:pPr>
        <w:rPr>
          <w:rFonts w:ascii="Calibri" w:eastAsia="宋体" w:hAnsi="Calibri" w:cs="黑体"/>
        </w:rPr>
      </w:pPr>
      <w:r>
        <w:rPr>
          <w:rFonts w:hint="eastAsia"/>
          <w:b/>
          <w:bCs/>
        </w:rPr>
        <w:t>说明</w:t>
      </w:r>
      <w:r>
        <w:rPr>
          <w:rFonts w:hint="eastAsia"/>
          <w:b/>
          <w:bCs/>
        </w:rPr>
        <w:t>3</w:t>
      </w:r>
      <w:r>
        <w:rPr>
          <w:rFonts w:hint="eastAsia"/>
          <w:b/>
          <w:bCs/>
        </w:rPr>
        <w:t>：</w:t>
      </w:r>
      <w:r>
        <w:rPr>
          <w:rFonts w:hint="eastAsia"/>
        </w:rPr>
        <w:t>设备等待二维码时间：</w:t>
      </w:r>
      <w:r>
        <w:rPr>
          <w:rFonts w:hint="eastAsia"/>
        </w:rPr>
        <w:t>30S</w:t>
      </w:r>
    </w:p>
    <w:p w14:paraId="29171715" w14:textId="77777777" w:rsidR="00933DB0" w:rsidRDefault="008845DE" w:rsidP="003E69E9">
      <w:pPr>
        <w:pStyle w:val="4"/>
      </w:pPr>
      <w:r>
        <w:t>4</w:t>
      </w:r>
      <w:r>
        <w:rPr>
          <w:rFonts w:hint="eastAsia"/>
        </w:rPr>
        <w:t>.</w:t>
      </w:r>
      <w:r>
        <w:t>2.1</w:t>
      </w:r>
      <w:r>
        <w:rPr>
          <w:rFonts w:hint="eastAsia"/>
        </w:rPr>
        <w:t xml:space="preserve">.2 </w:t>
      </w:r>
      <w:r>
        <w:rPr>
          <w:rFonts w:hint="eastAsia"/>
        </w:rPr>
        <w:t>服务端响应消息结构体</w:t>
      </w:r>
    </w:p>
    <w:p w14:paraId="75DD4EED" w14:textId="77777777" w:rsidR="00933DB0" w:rsidRDefault="008845DE" w:rsidP="003E69E9">
      <w:r>
        <w:rPr>
          <w:rFonts w:hint="eastAsia"/>
        </w:rPr>
        <w:t>云服务响应动态二维码信息给设备端</w:t>
      </w:r>
    </w:p>
    <w:tbl>
      <w:tblPr>
        <w:tblStyle w:val="af4"/>
        <w:tblW w:w="0" w:type="auto"/>
        <w:tblLook w:val="04A0" w:firstRow="1" w:lastRow="0" w:firstColumn="1" w:lastColumn="0" w:noHBand="0" w:noVBand="1"/>
      </w:tblPr>
      <w:tblGrid>
        <w:gridCol w:w="1526"/>
        <w:gridCol w:w="2734"/>
        <w:gridCol w:w="1235"/>
        <w:gridCol w:w="3027"/>
      </w:tblGrid>
      <w:tr w:rsidR="00933DB0" w14:paraId="472D80B8" w14:textId="77777777">
        <w:tc>
          <w:tcPr>
            <w:tcW w:w="1526" w:type="dxa"/>
            <w:shd w:val="clear" w:color="auto" w:fill="244061" w:themeFill="accent1" w:themeFillShade="80"/>
          </w:tcPr>
          <w:p w14:paraId="4629D32F" w14:textId="77777777" w:rsidR="00933DB0" w:rsidRDefault="008845DE" w:rsidP="003E69E9">
            <w:r>
              <w:rPr>
                <w:rFonts w:hint="eastAsia"/>
              </w:rPr>
              <w:t>消息主题</w:t>
            </w:r>
          </w:p>
        </w:tc>
        <w:tc>
          <w:tcPr>
            <w:tcW w:w="6996" w:type="dxa"/>
            <w:gridSpan w:val="3"/>
            <w:shd w:val="clear" w:color="auto" w:fill="FBD4B4" w:themeFill="accent6" w:themeFillTint="66"/>
          </w:tcPr>
          <w:p w14:paraId="4D9779EE" w14:textId="77777777" w:rsidR="00933DB0" w:rsidRDefault="008845DE" w:rsidP="003E69E9">
            <w:r>
              <w:rPr>
                <w:rFonts w:hint="eastAsia"/>
              </w:rPr>
              <w:t>clientid/kalerm/iot/pay/qrcode/tradeserver</w:t>
            </w:r>
          </w:p>
        </w:tc>
      </w:tr>
      <w:tr w:rsidR="00933DB0" w14:paraId="266E8CE6" w14:textId="77777777">
        <w:tc>
          <w:tcPr>
            <w:tcW w:w="1526" w:type="dxa"/>
            <w:shd w:val="clear" w:color="auto" w:fill="244061" w:themeFill="accent1" w:themeFillShade="80"/>
          </w:tcPr>
          <w:p w14:paraId="37AFE3D8" w14:textId="77777777" w:rsidR="00933DB0" w:rsidRDefault="008845DE" w:rsidP="003E69E9">
            <w:r>
              <w:rPr>
                <w:rFonts w:hint="eastAsia"/>
              </w:rPr>
              <w:t>订阅者</w:t>
            </w:r>
          </w:p>
        </w:tc>
        <w:tc>
          <w:tcPr>
            <w:tcW w:w="2734" w:type="dxa"/>
          </w:tcPr>
          <w:p w14:paraId="71C49681" w14:textId="77777777" w:rsidR="00933DB0" w:rsidRDefault="008845DE" w:rsidP="003E69E9">
            <w:r>
              <w:rPr>
                <w:rFonts w:hint="eastAsia"/>
              </w:rPr>
              <w:t>咖啡机</w:t>
            </w:r>
          </w:p>
        </w:tc>
        <w:tc>
          <w:tcPr>
            <w:tcW w:w="1235" w:type="dxa"/>
            <w:shd w:val="clear" w:color="auto" w:fill="244061" w:themeFill="accent1" w:themeFillShade="80"/>
          </w:tcPr>
          <w:p w14:paraId="1DCEC62E" w14:textId="77777777" w:rsidR="00933DB0" w:rsidRDefault="008845DE" w:rsidP="003E69E9">
            <w:r>
              <w:rPr>
                <w:rFonts w:hint="eastAsia"/>
              </w:rPr>
              <w:t>发布者</w:t>
            </w:r>
          </w:p>
        </w:tc>
        <w:tc>
          <w:tcPr>
            <w:tcW w:w="3027" w:type="dxa"/>
          </w:tcPr>
          <w:p w14:paraId="20959B2B" w14:textId="77777777" w:rsidR="00933DB0" w:rsidRDefault="008845DE" w:rsidP="003E69E9">
            <w:r>
              <w:rPr>
                <w:rFonts w:hint="eastAsia"/>
              </w:rPr>
              <w:t>云平台服务器</w:t>
            </w:r>
          </w:p>
        </w:tc>
      </w:tr>
      <w:tr w:rsidR="00933DB0" w14:paraId="5BBD5963" w14:textId="77777777">
        <w:trPr>
          <w:trHeight w:val="956"/>
        </w:trPr>
        <w:tc>
          <w:tcPr>
            <w:tcW w:w="1526" w:type="dxa"/>
            <w:shd w:val="clear" w:color="auto" w:fill="244061" w:themeFill="accent1" w:themeFillShade="80"/>
          </w:tcPr>
          <w:p w14:paraId="7A2029F2" w14:textId="77777777" w:rsidR="00933DB0" w:rsidRDefault="008845DE" w:rsidP="003E69E9">
            <w:r>
              <w:t>J</w:t>
            </w:r>
            <w:r>
              <w:rPr>
                <w:rFonts w:hint="eastAsia"/>
              </w:rPr>
              <w:t>son</w:t>
            </w:r>
            <w:r>
              <w:rPr>
                <w:rFonts w:hint="eastAsia"/>
              </w:rPr>
              <w:t>格式</w:t>
            </w:r>
          </w:p>
        </w:tc>
        <w:tc>
          <w:tcPr>
            <w:tcW w:w="6996" w:type="dxa"/>
            <w:gridSpan w:val="3"/>
          </w:tcPr>
          <w:p w14:paraId="3EF61350" w14:textId="77777777" w:rsidR="00933DB0" w:rsidRDefault="008845DE" w:rsidP="003E69E9">
            <w:r>
              <w:t>{</w:t>
            </w:r>
          </w:p>
          <w:p w14:paraId="014FBB35" w14:textId="77777777" w:rsidR="00933DB0" w:rsidRDefault="008845DE" w:rsidP="003E69E9">
            <w:r>
              <w:t>"</w:t>
            </w:r>
            <w:r>
              <w:rPr>
                <w:rFonts w:hint="eastAsia"/>
              </w:rPr>
              <w:t>msgId</w:t>
            </w:r>
            <w:r>
              <w:t>": "45484asd5a4d8a48a4sdads",</w:t>
            </w:r>
          </w:p>
          <w:p w14:paraId="6ACD9D3E" w14:textId="77777777" w:rsidR="00933DB0" w:rsidRDefault="008845DE" w:rsidP="003E69E9">
            <w:r>
              <w:t>"version": "2.0",</w:t>
            </w:r>
          </w:p>
          <w:p w14:paraId="6D164E2E" w14:textId="77777777" w:rsidR="00933DB0" w:rsidRDefault="008845DE" w:rsidP="003E69E9">
            <w:r>
              <w:t>"timestamp": "1565499360629",</w:t>
            </w:r>
          </w:p>
          <w:p w14:paraId="0BC22D6E" w14:textId="77777777" w:rsidR="00933DB0" w:rsidRDefault="008845DE" w:rsidP="003E69E9">
            <w:r>
              <w:t>"ackCode": "</w:t>
            </w:r>
            <w:r>
              <w:rPr>
                <w:rFonts w:hint="eastAsia"/>
              </w:rPr>
              <w:t>OK</w:t>
            </w:r>
            <w:r>
              <w:t>",</w:t>
            </w:r>
          </w:p>
          <w:p w14:paraId="33558C09" w14:textId="77777777" w:rsidR="00933DB0" w:rsidRDefault="008845DE" w:rsidP="003E69E9">
            <w:pPr>
              <w:rPr>
                <w:rFonts w:ascii="Consolas" w:hAnsi="Consolas" w:cs="Consolas"/>
                <w:color w:val="000000" w:themeColor="text1"/>
                <w:kern w:val="0"/>
                <w:sz w:val="20"/>
                <w:szCs w:val="20"/>
              </w:rPr>
            </w:pPr>
            <w:r>
              <w:t>"data": {</w:t>
            </w:r>
          </w:p>
          <w:p w14:paraId="73E9FC26" w14:textId="77777777" w:rsidR="00933DB0" w:rsidRDefault="008845DE" w:rsidP="003E69E9">
            <w:r>
              <w:tab/>
              <w:t>/*</w:t>
            </w:r>
            <w:r>
              <w:t>订单号：</w:t>
            </w:r>
            <w:r>
              <w:t>12</w:t>
            </w:r>
            <w:r>
              <w:t>位设备</w:t>
            </w:r>
            <w:r>
              <w:t>ID_14</w:t>
            </w:r>
            <w:r>
              <w:t>位时间戳</w:t>
            </w:r>
            <w:r>
              <w:t>_6</w:t>
            </w:r>
            <w:r>
              <w:t>位随机数</w:t>
            </w:r>
            <w:r>
              <w:t>*/</w:t>
            </w:r>
          </w:p>
          <w:p w14:paraId="727B378F" w14:textId="77777777" w:rsidR="00933DB0" w:rsidRDefault="008845DE" w:rsidP="003E69E9">
            <w:pPr>
              <w:rPr>
                <w:color w:val="2A00FF"/>
              </w:rPr>
            </w:pPr>
            <w:r>
              <w:rPr>
                <w:color w:val="2A00FF"/>
              </w:rPr>
              <w:tab/>
            </w:r>
            <w:r>
              <w:t>"tradeNo":"19039407001620191014103155772542",</w:t>
            </w:r>
          </w:p>
          <w:p w14:paraId="7C0F6F98" w14:textId="77777777" w:rsidR="00933DB0" w:rsidRDefault="008845DE" w:rsidP="003E69E9">
            <w:r>
              <w:tab/>
              <w:t>/*</w:t>
            </w:r>
            <w:r>
              <w:t>动态二维码信息</w:t>
            </w:r>
            <w:r>
              <w:t>*/</w:t>
            </w:r>
          </w:p>
          <w:p w14:paraId="773903CA" w14:textId="77777777" w:rsidR="00933DB0" w:rsidRDefault="008845DE" w:rsidP="003E69E9">
            <w:pPr>
              <w:rPr>
                <w:color w:val="2A00FF"/>
              </w:rPr>
            </w:pPr>
            <w:r>
              <w:rPr>
                <w:color w:val="2A00FF"/>
              </w:rPr>
              <w:tab/>
            </w:r>
            <w:r>
              <w:t>"qrcode":"(String)",</w:t>
            </w:r>
          </w:p>
          <w:p w14:paraId="61535A09" w14:textId="77777777" w:rsidR="00933DB0" w:rsidRDefault="008845DE" w:rsidP="003E69E9">
            <w:r>
              <w:tab/>
              <w:t>/*</w:t>
            </w:r>
            <w:r>
              <w:t>动态二维码图片数据，</w:t>
            </w:r>
            <w:r>
              <w:t>base64</w:t>
            </w:r>
            <w:r>
              <w:t>编码</w:t>
            </w:r>
            <w:r>
              <w:t>*/</w:t>
            </w:r>
          </w:p>
          <w:p w14:paraId="55B1FCA3" w14:textId="77777777" w:rsidR="00933DB0" w:rsidRDefault="008845DE" w:rsidP="003E69E9">
            <w:pPr>
              <w:rPr>
                <w:color w:val="2A00FF"/>
              </w:rPr>
            </w:pPr>
            <w:r>
              <w:rPr>
                <w:color w:val="2A00FF"/>
              </w:rPr>
              <w:tab/>
            </w:r>
            <w:r>
              <w:t>"qrcodeImage":"(String)",</w:t>
            </w:r>
          </w:p>
          <w:p w14:paraId="2835CC3D" w14:textId="77777777" w:rsidR="00933DB0" w:rsidRDefault="008845DE" w:rsidP="003E69E9">
            <w:r>
              <w:tab/>
              <w:t>/*</w:t>
            </w:r>
            <w:r>
              <w:t>二维码图片格式</w:t>
            </w:r>
            <w:r>
              <w:t>*/</w:t>
            </w:r>
          </w:p>
          <w:p w14:paraId="32E8FD87" w14:textId="77777777" w:rsidR="00933DB0" w:rsidRDefault="008845DE" w:rsidP="003E69E9">
            <w:pPr>
              <w:rPr>
                <w:color w:val="2A00FF"/>
              </w:rPr>
            </w:pPr>
            <w:r>
              <w:rPr>
                <w:color w:val="2A00FF"/>
              </w:rPr>
              <w:tab/>
            </w:r>
            <w:r>
              <w:t>"imageType":"(String)"</w:t>
            </w:r>
          </w:p>
          <w:p w14:paraId="2F52F4D1" w14:textId="77777777" w:rsidR="00933DB0" w:rsidRDefault="008845DE" w:rsidP="003E69E9">
            <w:r>
              <w:tab/>
              <w:t>/*</w:t>
            </w:r>
            <w:r>
              <w:t>二维码图片宽度</w:t>
            </w:r>
            <w:r>
              <w:t>*/</w:t>
            </w:r>
          </w:p>
          <w:p w14:paraId="1C86C86D" w14:textId="77777777" w:rsidR="00933DB0" w:rsidRDefault="008845DE" w:rsidP="003E69E9">
            <w:pPr>
              <w:rPr>
                <w:color w:val="2A00FF"/>
              </w:rPr>
            </w:pPr>
            <w:r>
              <w:rPr>
                <w:color w:val="2A00FF"/>
              </w:rPr>
              <w:tab/>
            </w:r>
            <w:r>
              <w:t>"imageWidth":"(int)"</w:t>
            </w:r>
          </w:p>
          <w:p w14:paraId="79C3B08C" w14:textId="77777777" w:rsidR="00933DB0" w:rsidRDefault="008845DE" w:rsidP="003E69E9">
            <w:r>
              <w:tab/>
              <w:t>/*</w:t>
            </w:r>
            <w:r>
              <w:t>二维码图片高度</w:t>
            </w:r>
            <w:r>
              <w:t>*/</w:t>
            </w:r>
          </w:p>
          <w:p w14:paraId="6358D87A" w14:textId="77777777" w:rsidR="00933DB0" w:rsidRDefault="008845DE" w:rsidP="003E69E9">
            <w:pPr>
              <w:rPr>
                <w:color w:val="2A00FF"/>
              </w:rPr>
            </w:pPr>
            <w:r>
              <w:rPr>
                <w:color w:val="2A00FF"/>
              </w:rPr>
              <w:tab/>
            </w:r>
            <w:r>
              <w:t>"imageHeight":"(int)"</w:t>
            </w:r>
          </w:p>
          <w:p w14:paraId="6275B6A1" w14:textId="77777777" w:rsidR="00933DB0" w:rsidRDefault="008845DE" w:rsidP="003E69E9">
            <w:r>
              <w:tab/>
              <w:t>/*</w:t>
            </w:r>
            <w:r>
              <w:t>签名信息</w:t>
            </w:r>
            <w:r>
              <w:t>*/</w:t>
            </w:r>
          </w:p>
          <w:p w14:paraId="58EC376C" w14:textId="77777777" w:rsidR="00933DB0" w:rsidRDefault="008845DE" w:rsidP="003E69E9">
            <w:r>
              <w:rPr>
                <w:color w:val="2A00FF"/>
              </w:rPr>
              <w:tab/>
            </w:r>
            <w:r>
              <w:t>"signature":"(String)"</w:t>
            </w:r>
          </w:p>
          <w:p w14:paraId="79170A84" w14:textId="77777777" w:rsidR="00933DB0" w:rsidRDefault="008845DE" w:rsidP="003E69E9">
            <w:r>
              <w:rPr>
                <w:rFonts w:hint="eastAsia"/>
              </w:rPr>
              <w:t>}</w:t>
            </w:r>
          </w:p>
          <w:p w14:paraId="03FB5375" w14:textId="77777777" w:rsidR="00933DB0" w:rsidRDefault="008845DE" w:rsidP="003E69E9">
            <w:r>
              <w:t>}</w:t>
            </w:r>
          </w:p>
        </w:tc>
      </w:tr>
      <w:tr w:rsidR="00933DB0" w14:paraId="48ED288C" w14:textId="77777777">
        <w:trPr>
          <w:trHeight w:val="956"/>
        </w:trPr>
        <w:tc>
          <w:tcPr>
            <w:tcW w:w="1526" w:type="dxa"/>
            <w:shd w:val="clear" w:color="auto" w:fill="244061" w:themeFill="accent1" w:themeFillShade="80"/>
          </w:tcPr>
          <w:p w14:paraId="0A1B196A" w14:textId="77777777" w:rsidR="00933DB0" w:rsidRDefault="00933DB0" w:rsidP="003E69E9"/>
        </w:tc>
        <w:tc>
          <w:tcPr>
            <w:tcW w:w="6996" w:type="dxa"/>
            <w:gridSpan w:val="3"/>
          </w:tcPr>
          <w:p w14:paraId="4CAAA0F1" w14:textId="77777777" w:rsidR="00933DB0" w:rsidRDefault="00933DB0" w:rsidP="003E69E9"/>
        </w:tc>
      </w:tr>
    </w:tbl>
    <w:p w14:paraId="4D396B62" w14:textId="77777777" w:rsidR="00933DB0" w:rsidRDefault="008845DE" w:rsidP="003E69E9">
      <w:r>
        <w:rPr>
          <w:rFonts w:hint="eastAsia"/>
        </w:rPr>
        <w:t>支持的图片格式</w:t>
      </w:r>
    </w:p>
    <w:tbl>
      <w:tblPr>
        <w:tblStyle w:val="af4"/>
        <w:tblW w:w="0" w:type="auto"/>
        <w:tblLook w:val="04A0" w:firstRow="1" w:lastRow="0" w:firstColumn="1" w:lastColumn="0" w:noHBand="0" w:noVBand="1"/>
      </w:tblPr>
      <w:tblGrid>
        <w:gridCol w:w="2824"/>
        <w:gridCol w:w="2951"/>
        <w:gridCol w:w="2747"/>
      </w:tblGrid>
      <w:tr w:rsidR="00933DB0" w14:paraId="0B79E629" w14:textId="77777777">
        <w:tc>
          <w:tcPr>
            <w:tcW w:w="2824" w:type="dxa"/>
            <w:shd w:val="clear" w:color="auto" w:fill="244061" w:themeFill="accent1" w:themeFillShade="80"/>
          </w:tcPr>
          <w:p w14:paraId="2ED9775A" w14:textId="77777777" w:rsidR="00933DB0" w:rsidRDefault="008845DE" w:rsidP="003E69E9">
            <w:r>
              <w:rPr>
                <w:rFonts w:hint="eastAsia"/>
              </w:rPr>
              <w:t>序号</w:t>
            </w:r>
          </w:p>
        </w:tc>
        <w:tc>
          <w:tcPr>
            <w:tcW w:w="2951" w:type="dxa"/>
            <w:shd w:val="clear" w:color="auto" w:fill="244061" w:themeFill="accent1" w:themeFillShade="80"/>
          </w:tcPr>
          <w:p w14:paraId="67C48EFC" w14:textId="77777777" w:rsidR="00933DB0" w:rsidRDefault="008845DE" w:rsidP="003E69E9">
            <w:r>
              <w:rPr>
                <w:rFonts w:hint="eastAsia"/>
              </w:rPr>
              <w:t>支持的图片格式</w:t>
            </w:r>
          </w:p>
        </w:tc>
        <w:tc>
          <w:tcPr>
            <w:tcW w:w="2747" w:type="dxa"/>
            <w:shd w:val="clear" w:color="auto" w:fill="244061" w:themeFill="accent1" w:themeFillShade="80"/>
          </w:tcPr>
          <w:p w14:paraId="7AAE4AD6" w14:textId="77777777" w:rsidR="00933DB0" w:rsidRDefault="008845DE" w:rsidP="003E69E9">
            <w:r>
              <w:rPr>
                <w:rFonts w:hint="eastAsia"/>
              </w:rPr>
              <w:t>说明</w:t>
            </w:r>
          </w:p>
        </w:tc>
      </w:tr>
      <w:tr w:rsidR="00933DB0" w14:paraId="76FC5993" w14:textId="77777777">
        <w:tc>
          <w:tcPr>
            <w:tcW w:w="2824" w:type="dxa"/>
          </w:tcPr>
          <w:p w14:paraId="5E7F7475" w14:textId="77777777" w:rsidR="00933DB0" w:rsidRDefault="008845DE" w:rsidP="003E69E9">
            <w:r>
              <w:rPr>
                <w:rFonts w:hint="eastAsia"/>
              </w:rPr>
              <w:t>1</w:t>
            </w:r>
          </w:p>
        </w:tc>
        <w:tc>
          <w:tcPr>
            <w:tcW w:w="2951" w:type="dxa"/>
          </w:tcPr>
          <w:p w14:paraId="5AA383DE" w14:textId="77777777" w:rsidR="00933DB0" w:rsidRDefault="008845DE" w:rsidP="003E69E9">
            <w:r>
              <w:rPr>
                <w:rFonts w:hint="eastAsia"/>
              </w:rPr>
              <w:t>png</w:t>
            </w:r>
          </w:p>
        </w:tc>
        <w:tc>
          <w:tcPr>
            <w:tcW w:w="2747" w:type="dxa"/>
          </w:tcPr>
          <w:p w14:paraId="4E06D3E8" w14:textId="77777777" w:rsidR="00933DB0" w:rsidRDefault="00933DB0" w:rsidP="003E69E9"/>
        </w:tc>
      </w:tr>
      <w:tr w:rsidR="00933DB0" w14:paraId="5F444BA2" w14:textId="77777777">
        <w:tc>
          <w:tcPr>
            <w:tcW w:w="2824" w:type="dxa"/>
          </w:tcPr>
          <w:p w14:paraId="4A0544A1" w14:textId="77777777" w:rsidR="00933DB0" w:rsidRDefault="008845DE" w:rsidP="003E69E9">
            <w:r>
              <w:rPr>
                <w:rFonts w:hint="eastAsia"/>
              </w:rPr>
              <w:t>2</w:t>
            </w:r>
          </w:p>
        </w:tc>
        <w:tc>
          <w:tcPr>
            <w:tcW w:w="2951" w:type="dxa"/>
          </w:tcPr>
          <w:p w14:paraId="4726A171" w14:textId="77777777" w:rsidR="00933DB0" w:rsidRDefault="008845DE" w:rsidP="003E69E9">
            <w:r>
              <w:rPr>
                <w:rFonts w:hint="eastAsia"/>
              </w:rPr>
              <w:t>matrix</w:t>
            </w:r>
          </w:p>
        </w:tc>
        <w:tc>
          <w:tcPr>
            <w:tcW w:w="2747" w:type="dxa"/>
          </w:tcPr>
          <w:p w14:paraId="300C346F" w14:textId="77777777" w:rsidR="00933DB0" w:rsidRDefault="008845DE" w:rsidP="003E69E9">
            <w:r>
              <w:rPr>
                <w:rFonts w:hint="eastAsia"/>
              </w:rPr>
              <w:t>LCD</w:t>
            </w:r>
            <w:r>
              <w:rPr>
                <w:rFonts w:hint="eastAsia"/>
              </w:rPr>
              <w:t>点阵数据</w:t>
            </w:r>
          </w:p>
        </w:tc>
      </w:tr>
    </w:tbl>
    <w:p w14:paraId="5A16605D" w14:textId="77777777" w:rsidR="00933DB0" w:rsidRDefault="008845DE" w:rsidP="003E69E9">
      <w:r>
        <w:rPr>
          <w:rFonts w:hint="eastAsia"/>
          <w:b/>
        </w:rPr>
        <w:t>说明：</w:t>
      </w:r>
      <w:r>
        <w:rPr>
          <w:rFonts w:hint="eastAsia"/>
        </w:rPr>
        <w:t>订单号和二维码内容是必须信息，对于能自动根据二维码内容生成二维码图片的设备类型，对应报文中的二维码图片数据为空。</w:t>
      </w:r>
    </w:p>
    <w:p w14:paraId="277BB9CF" w14:textId="77777777" w:rsidR="00933DB0" w:rsidRDefault="008845DE" w:rsidP="003E69E9">
      <w:pPr>
        <w:pStyle w:val="4"/>
      </w:pPr>
      <w:r>
        <w:t>4</w:t>
      </w:r>
      <w:r>
        <w:rPr>
          <w:rFonts w:hint="eastAsia"/>
        </w:rPr>
        <w:t>.2</w:t>
      </w:r>
      <w:r>
        <w:t>.1</w:t>
      </w:r>
      <w:r>
        <w:rPr>
          <w:rFonts w:hint="eastAsia"/>
        </w:rPr>
        <w:t xml:space="preserve">.3 </w:t>
      </w:r>
      <w:r>
        <w:rPr>
          <w:rFonts w:hint="eastAsia"/>
        </w:rPr>
        <w:t>服务器支付结果消息结构体</w:t>
      </w:r>
    </w:p>
    <w:p w14:paraId="509414DD" w14:textId="77777777" w:rsidR="00933DB0" w:rsidRDefault="008845DE" w:rsidP="003E69E9">
      <w:r>
        <w:rPr>
          <w:rFonts w:hint="eastAsia"/>
        </w:rPr>
        <w:t>云服务推送支付结果消息给设备</w:t>
      </w:r>
    </w:p>
    <w:tbl>
      <w:tblPr>
        <w:tblStyle w:val="af4"/>
        <w:tblW w:w="0" w:type="auto"/>
        <w:tblLook w:val="04A0" w:firstRow="1" w:lastRow="0" w:firstColumn="1" w:lastColumn="0" w:noHBand="0" w:noVBand="1"/>
      </w:tblPr>
      <w:tblGrid>
        <w:gridCol w:w="1526"/>
        <w:gridCol w:w="2734"/>
        <w:gridCol w:w="1235"/>
        <w:gridCol w:w="3027"/>
      </w:tblGrid>
      <w:tr w:rsidR="00933DB0" w14:paraId="393EE207" w14:textId="77777777">
        <w:tc>
          <w:tcPr>
            <w:tcW w:w="1526" w:type="dxa"/>
            <w:shd w:val="clear" w:color="auto" w:fill="244061" w:themeFill="accent1" w:themeFillShade="80"/>
          </w:tcPr>
          <w:p w14:paraId="5BF133E1" w14:textId="77777777" w:rsidR="00933DB0" w:rsidRDefault="008845DE" w:rsidP="003E69E9">
            <w:r>
              <w:rPr>
                <w:rFonts w:hint="eastAsia"/>
              </w:rPr>
              <w:t>消息主题</w:t>
            </w:r>
          </w:p>
        </w:tc>
        <w:tc>
          <w:tcPr>
            <w:tcW w:w="6996" w:type="dxa"/>
            <w:gridSpan w:val="3"/>
            <w:shd w:val="clear" w:color="auto" w:fill="FBD4B4" w:themeFill="accent6" w:themeFillTint="66"/>
          </w:tcPr>
          <w:p w14:paraId="4F603786" w14:textId="77777777" w:rsidR="00933DB0" w:rsidRDefault="008845DE" w:rsidP="003E69E9">
            <w:r>
              <w:rPr>
                <w:rFonts w:hint="eastAsia"/>
              </w:rPr>
              <w:t>clientid/kalerm/iot/pay/result/</w:t>
            </w:r>
            <w:r>
              <w:rPr>
                <w:rFonts w:ascii="微软雅黑" w:eastAsia="微软雅黑" w:hAnsi="微软雅黑" w:hint="eastAsia"/>
                <w:sz w:val="18"/>
                <w:szCs w:val="18"/>
              </w:rPr>
              <w:t>payserver</w:t>
            </w:r>
          </w:p>
        </w:tc>
      </w:tr>
      <w:tr w:rsidR="00933DB0" w14:paraId="458BAE7D" w14:textId="77777777">
        <w:tc>
          <w:tcPr>
            <w:tcW w:w="1526" w:type="dxa"/>
            <w:shd w:val="clear" w:color="auto" w:fill="244061" w:themeFill="accent1" w:themeFillShade="80"/>
          </w:tcPr>
          <w:p w14:paraId="3C71F1EC" w14:textId="77777777" w:rsidR="00933DB0" w:rsidRDefault="008845DE" w:rsidP="003E69E9">
            <w:r>
              <w:rPr>
                <w:rFonts w:hint="eastAsia"/>
              </w:rPr>
              <w:t>订阅者</w:t>
            </w:r>
          </w:p>
        </w:tc>
        <w:tc>
          <w:tcPr>
            <w:tcW w:w="2734" w:type="dxa"/>
          </w:tcPr>
          <w:p w14:paraId="7A5ABA3B" w14:textId="77777777" w:rsidR="00933DB0" w:rsidRDefault="008845DE" w:rsidP="003E69E9">
            <w:r>
              <w:rPr>
                <w:rFonts w:hint="eastAsia"/>
              </w:rPr>
              <w:t>咖啡机</w:t>
            </w:r>
          </w:p>
        </w:tc>
        <w:tc>
          <w:tcPr>
            <w:tcW w:w="1235" w:type="dxa"/>
            <w:shd w:val="clear" w:color="auto" w:fill="244061" w:themeFill="accent1" w:themeFillShade="80"/>
          </w:tcPr>
          <w:p w14:paraId="05A75EED" w14:textId="77777777" w:rsidR="00933DB0" w:rsidRDefault="008845DE" w:rsidP="003E69E9">
            <w:r>
              <w:rPr>
                <w:rFonts w:hint="eastAsia"/>
              </w:rPr>
              <w:t>发布者</w:t>
            </w:r>
          </w:p>
        </w:tc>
        <w:tc>
          <w:tcPr>
            <w:tcW w:w="3027" w:type="dxa"/>
          </w:tcPr>
          <w:p w14:paraId="00F15662" w14:textId="77777777" w:rsidR="00933DB0" w:rsidRDefault="008845DE" w:rsidP="003E69E9">
            <w:r>
              <w:rPr>
                <w:rFonts w:hint="eastAsia"/>
              </w:rPr>
              <w:t>云平台服务器</w:t>
            </w:r>
          </w:p>
        </w:tc>
      </w:tr>
      <w:tr w:rsidR="00933DB0" w14:paraId="24CD68A2" w14:textId="77777777">
        <w:trPr>
          <w:trHeight w:val="956"/>
        </w:trPr>
        <w:tc>
          <w:tcPr>
            <w:tcW w:w="1526" w:type="dxa"/>
            <w:shd w:val="clear" w:color="auto" w:fill="244061" w:themeFill="accent1" w:themeFillShade="80"/>
          </w:tcPr>
          <w:p w14:paraId="1AB1D6CB" w14:textId="77777777" w:rsidR="00933DB0" w:rsidRDefault="008845DE" w:rsidP="003E69E9">
            <w:r>
              <w:t>J</w:t>
            </w:r>
            <w:r>
              <w:rPr>
                <w:rFonts w:hint="eastAsia"/>
              </w:rPr>
              <w:t>son</w:t>
            </w:r>
            <w:r>
              <w:rPr>
                <w:rFonts w:hint="eastAsia"/>
              </w:rPr>
              <w:t>格式</w:t>
            </w:r>
          </w:p>
        </w:tc>
        <w:tc>
          <w:tcPr>
            <w:tcW w:w="6996" w:type="dxa"/>
            <w:gridSpan w:val="3"/>
          </w:tcPr>
          <w:p w14:paraId="3389DF79" w14:textId="77777777" w:rsidR="00933DB0" w:rsidRDefault="008845DE" w:rsidP="003E69E9">
            <w:r>
              <w:t>{</w:t>
            </w:r>
          </w:p>
          <w:p w14:paraId="4B4EE180" w14:textId="77777777" w:rsidR="00933DB0" w:rsidRDefault="008845DE" w:rsidP="003E69E9">
            <w:r>
              <w:t>"</w:t>
            </w:r>
            <w:r>
              <w:rPr>
                <w:rFonts w:hint="eastAsia"/>
              </w:rPr>
              <w:t>msgId</w:t>
            </w:r>
            <w:r>
              <w:t>": "45484asd5a4d8a48a4sdads",</w:t>
            </w:r>
          </w:p>
          <w:p w14:paraId="2C2DBC59" w14:textId="77777777" w:rsidR="00933DB0" w:rsidRDefault="008845DE" w:rsidP="003E69E9">
            <w:r>
              <w:t>"version": "2.0",</w:t>
            </w:r>
          </w:p>
          <w:p w14:paraId="719F7BCB" w14:textId="77777777" w:rsidR="00933DB0" w:rsidRDefault="008845DE" w:rsidP="003E69E9">
            <w:r>
              <w:t>"timestamp": "1565499360620",</w:t>
            </w:r>
          </w:p>
          <w:p w14:paraId="0E5D164E" w14:textId="77777777" w:rsidR="00933DB0" w:rsidRDefault="008845DE" w:rsidP="003E69E9">
            <w:pPr>
              <w:rPr>
                <w:rFonts w:ascii="Consolas" w:hAnsi="Consolas" w:cs="Consolas"/>
                <w:color w:val="000000"/>
                <w:kern w:val="0"/>
                <w:sz w:val="20"/>
                <w:szCs w:val="20"/>
              </w:rPr>
            </w:pPr>
            <w:r>
              <w:t>"data": {</w:t>
            </w:r>
          </w:p>
          <w:p w14:paraId="242D760B" w14:textId="77777777" w:rsidR="00933DB0" w:rsidRDefault="008845DE" w:rsidP="003E69E9">
            <w:pPr>
              <w:rPr>
                <w:color w:val="000000"/>
              </w:rPr>
            </w:pPr>
            <w:r>
              <w:rPr>
                <w:rFonts w:hint="eastAsia"/>
              </w:rPr>
              <w:t>/*</w:t>
            </w:r>
            <w:r>
              <w:rPr>
                <w:rFonts w:hint="eastAsia"/>
              </w:rPr>
              <w:t>订单号：设备</w:t>
            </w:r>
            <w:r>
              <w:rPr>
                <w:rFonts w:hint="eastAsia"/>
              </w:rPr>
              <w:t>ID_14</w:t>
            </w:r>
            <w:r>
              <w:rPr>
                <w:rFonts w:hint="eastAsia"/>
              </w:rPr>
              <w:t>时间戳</w:t>
            </w:r>
            <w:r>
              <w:rPr>
                <w:rFonts w:hint="eastAsia"/>
              </w:rPr>
              <w:t>_6</w:t>
            </w:r>
            <w:r>
              <w:rPr>
                <w:rFonts w:hint="eastAsia"/>
              </w:rPr>
              <w:t>位随机数</w:t>
            </w:r>
            <w:r>
              <w:rPr>
                <w:rFonts w:hint="eastAsia"/>
              </w:rPr>
              <w:t>*/</w:t>
            </w:r>
          </w:p>
          <w:p w14:paraId="7F165750" w14:textId="77777777" w:rsidR="00933DB0" w:rsidRDefault="008845DE" w:rsidP="003E69E9">
            <w:r>
              <w:t>"</w:t>
            </w:r>
            <w:r>
              <w:rPr>
                <w:rFonts w:hint="eastAsia"/>
              </w:rPr>
              <w:t>t</w:t>
            </w:r>
            <w:r>
              <w:t>radeNo":"19039407001620191014103155772542"</w:t>
            </w:r>
            <w:r>
              <w:rPr>
                <w:rFonts w:hint="eastAsia"/>
              </w:rPr>
              <w:t>,</w:t>
            </w:r>
          </w:p>
          <w:p w14:paraId="172097AB" w14:textId="77777777" w:rsidR="00933DB0" w:rsidRDefault="008845DE" w:rsidP="003E69E9">
            <w:pPr>
              <w:rPr>
                <w:color w:val="000000"/>
              </w:rPr>
            </w:pPr>
            <w:r>
              <w:rPr>
                <w:rFonts w:hint="eastAsia"/>
              </w:rPr>
              <w:t>/*</w:t>
            </w:r>
            <w:r>
              <w:rPr>
                <w:rFonts w:hint="eastAsia"/>
              </w:rPr>
              <w:t>第三方支付结果，</w:t>
            </w:r>
            <w:r>
              <w:rPr>
                <w:rFonts w:hint="eastAsia"/>
              </w:rPr>
              <w:t xml:space="preserve"> </w:t>
            </w:r>
            <w:r>
              <w:rPr>
                <w:rFonts w:hint="eastAsia"/>
              </w:rPr>
              <w:t>见附录</w:t>
            </w:r>
            <w:r>
              <w:rPr>
                <w:rFonts w:hint="eastAsia"/>
              </w:rPr>
              <w:t>F:</w:t>
            </w:r>
            <w:r>
              <w:rPr>
                <w:rFonts w:hint="eastAsia"/>
              </w:rPr>
              <w:t>支付结果对照表</w:t>
            </w:r>
            <w:r>
              <w:rPr>
                <w:rFonts w:hint="eastAsia"/>
              </w:rPr>
              <w:t>*/</w:t>
            </w:r>
          </w:p>
          <w:p w14:paraId="58673B7C" w14:textId="77777777" w:rsidR="00933DB0" w:rsidRDefault="008845DE" w:rsidP="003E69E9">
            <w:pPr>
              <w:rPr>
                <w:color w:val="000000"/>
              </w:rPr>
            </w:pPr>
            <w:r>
              <w:t>"</w:t>
            </w:r>
            <w:r>
              <w:rPr>
                <w:rFonts w:hint="eastAsia"/>
              </w:rPr>
              <w:t>result</w:t>
            </w:r>
            <w:r>
              <w:t>":"</w:t>
            </w:r>
            <w:r>
              <w:rPr>
                <w:rFonts w:hint="eastAsia"/>
              </w:rPr>
              <w:t xml:space="preserve"> 0</w:t>
            </w:r>
            <w:r>
              <w:t>(</w:t>
            </w:r>
            <w:r>
              <w:rPr>
                <w:rFonts w:hint="eastAsia"/>
              </w:rPr>
              <w:t>int</w:t>
            </w:r>
            <w:r>
              <w:t>)"</w:t>
            </w:r>
            <w:r>
              <w:rPr>
                <w:rFonts w:hint="eastAsia"/>
              </w:rPr>
              <w:t xml:space="preserve"> </w:t>
            </w:r>
            <w:r>
              <w:rPr>
                <w:rFonts w:hint="eastAsia"/>
                <w:color w:val="000000"/>
              </w:rPr>
              <w:t xml:space="preserve"> </w:t>
            </w:r>
          </w:p>
          <w:p w14:paraId="0B61DF03" w14:textId="77777777" w:rsidR="00933DB0" w:rsidRDefault="008845DE" w:rsidP="003E69E9">
            <w:pPr>
              <w:rPr>
                <w:color w:val="000000"/>
              </w:rPr>
            </w:pPr>
            <w:r>
              <w:rPr>
                <w:rFonts w:hint="eastAsia"/>
              </w:rPr>
              <w:t>/*</w:t>
            </w:r>
            <w:r>
              <w:rPr>
                <w:rFonts w:hint="eastAsia"/>
              </w:rPr>
              <w:t>饮品序号</w:t>
            </w:r>
            <w:r>
              <w:rPr>
                <w:rFonts w:hint="eastAsia"/>
              </w:rPr>
              <w:t>*/</w:t>
            </w:r>
          </w:p>
          <w:p w14:paraId="44B53D32" w14:textId="77777777" w:rsidR="00933DB0" w:rsidRDefault="008845DE" w:rsidP="003E69E9">
            <w:r>
              <w:t>"goodsNo":"</w:t>
            </w:r>
            <w:r>
              <w:rPr>
                <w:rFonts w:hint="eastAsia"/>
              </w:rPr>
              <w:t>1</w:t>
            </w:r>
            <w:r>
              <w:t xml:space="preserve"> (</w:t>
            </w:r>
            <w:r>
              <w:rPr>
                <w:rFonts w:hint="eastAsia"/>
              </w:rPr>
              <w:t>int</w:t>
            </w:r>
            <w:r>
              <w:t>)"</w:t>
            </w:r>
          </w:p>
          <w:p w14:paraId="77F98F76" w14:textId="77777777" w:rsidR="00933DB0" w:rsidRDefault="008845DE" w:rsidP="003E69E9">
            <w:r>
              <w:rPr>
                <w:rFonts w:hint="eastAsia"/>
              </w:rPr>
              <w:t>}</w:t>
            </w:r>
          </w:p>
          <w:p w14:paraId="3C019C13" w14:textId="77777777" w:rsidR="00933DB0" w:rsidRDefault="008845DE" w:rsidP="003E69E9">
            <w:r>
              <w:t>}</w:t>
            </w:r>
          </w:p>
        </w:tc>
      </w:tr>
    </w:tbl>
    <w:p w14:paraId="7733DF9F" w14:textId="77777777" w:rsidR="00933DB0" w:rsidRDefault="008845DE" w:rsidP="003E69E9">
      <w:r>
        <w:rPr>
          <w:rFonts w:hint="eastAsia"/>
          <w:b/>
        </w:rPr>
        <w:t>说明：</w:t>
      </w:r>
      <w:r>
        <w:rPr>
          <w:rFonts w:hint="eastAsia"/>
        </w:rPr>
        <w:t>支付结果通知由咖乐美支付处理服务器统一推送给咖啡机，咖啡机根据支付结果消息确定是否制作咖啡。</w:t>
      </w:r>
    </w:p>
    <w:p w14:paraId="1C16CFA0" w14:textId="77777777" w:rsidR="00933DB0" w:rsidRDefault="008845DE" w:rsidP="003E69E9">
      <w:pPr>
        <w:pStyle w:val="3"/>
      </w:pPr>
      <w:r>
        <w:rPr>
          <w:rFonts w:hint="eastAsia"/>
        </w:rPr>
        <w:t>4.2.2</w:t>
      </w:r>
      <w:r>
        <w:rPr>
          <w:rFonts w:hint="eastAsia"/>
        </w:rPr>
        <w:t>通信机制</w:t>
      </w:r>
    </w:p>
    <w:p w14:paraId="3227E027" w14:textId="77777777" w:rsidR="00933DB0" w:rsidRDefault="008845DE" w:rsidP="003E69E9">
      <w:r>
        <w:rPr>
          <w:rFonts w:hint="eastAsia"/>
        </w:rPr>
        <w:t>咖啡机首先生成预下单基本信息，支付服务器生成动态二维码信息返回给咖啡机，咖啡机在机器上动态显示二维码，用户支付完成后，服务器发送支付结果消息给咖啡机。</w:t>
      </w:r>
      <w:r>
        <w:rPr>
          <w:rFonts w:hint="eastAsia"/>
        </w:rPr>
        <w:t>MQTT</w:t>
      </w:r>
      <w:r>
        <w:rPr>
          <w:rFonts w:hint="eastAsia"/>
        </w:rPr>
        <w:t>服务质量</w:t>
      </w:r>
      <w:r>
        <w:rPr>
          <w:rFonts w:hint="eastAsia"/>
        </w:rPr>
        <w:t>QoS</w:t>
      </w:r>
      <w:r>
        <w:rPr>
          <w:rFonts w:hint="eastAsia"/>
        </w:rPr>
        <w:t>设置为</w:t>
      </w:r>
      <w:r>
        <w:rPr>
          <w:rFonts w:hint="eastAsia"/>
        </w:rPr>
        <w:t>2</w:t>
      </w:r>
      <w:r>
        <w:rPr>
          <w:rFonts w:hint="eastAsia"/>
        </w:rPr>
        <w:t>，保证消息只发送一次。</w:t>
      </w:r>
    </w:p>
    <w:p w14:paraId="3ECF0665" w14:textId="77777777" w:rsidR="00933DB0" w:rsidRDefault="008845DE" w:rsidP="003E69E9">
      <w:r>
        <w:rPr>
          <w:noProof/>
        </w:rPr>
        <w:drawing>
          <wp:inline distT="0" distB="0" distL="114300" distR="114300" wp14:anchorId="48751897" wp14:editId="4F3D261B">
            <wp:extent cx="5268595" cy="1427480"/>
            <wp:effectExtent l="12700" t="12700" r="14605" b="2667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9"/>
                    <a:stretch>
                      <a:fillRect/>
                    </a:stretch>
                  </pic:blipFill>
                  <pic:spPr>
                    <a:xfrm>
                      <a:off x="0" y="0"/>
                      <a:ext cx="5268595" cy="1427480"/>
                    </a:xfrm>
                    <a:prstGeom prst="rect">
                      <a:avLst/>
                    </a:prstGeom>
                    <a:noFill/>
                    <a:ln w="12700" cmpd="sng">
                      <a:solidFill>
                        <a:schemeClr val="accent1">
                          <a:shade val="50000"/>
                        </a:schemeClr>
                      </a:solidFill>
                      <a:prstDash val="solid"/>
                    </a:ln>
                  </pic:spPr>
                </pic:pic>
              </a:graphicData>
            </a:graphic>
          </wp:inline>
        </w:drawing>
      </w:r>
    </w:p>
    <w:p w14:paraId="27351C72" w14:textId="77777777" w:rsidR="00933DB0" w:rsidRDefault="008845DE" w:rsidP="003E69E9">
      <w:r>
        <w:rPr>
          <w:rFonts w:hint="eastAsia"/>
          <w:b/>
        </w:rPr>
        <w:t>说明：</w:t>
      </w:r>
      <w:r>
        <w:rPr>
          <w:rFonts w:hint="eastAsia"/>
        </w:rPr>
        <w:t>在服务器端，有三个时机会修改售卖记录支付结果，向第三方支付系统创建订单时候，创建一条销售记录，支付结果写为</w:t>
      </w:r>
      <w:r>
        <w:rPr>
          <w:rFonts w:hint="eastAsia"/>
        </w:rPr>
        <w:t>0</w:t>
      </w:r>
      <w:r>
        <w:rPr>
          <w:rFonts w:hint="eastAsia"/>
        </w:rPr>
        <w:t>（代表创建订单，</w:t>
      </w:r>
      <w:r>
        <w:rPr>
          <w:rFonts w:hint="eastAsia"/>
          <w:b/>
        </w:rPr>
        <w:t>等待支付</w:t>
      </w:r>
      <w:r>
        <w:rPr>
          <w:rFonts w:hint="eastAsia"/>
        </w:rPr>
        <w:t>），是一个短暂中间状态；当第三方支付系统通知结果时候，更新一次支付结果；设备端消费行为发生变化时候，会上传制作结果消息，如果制作异常并触发自动退款，则会修正支付结果。</w:t>
      </w:r>
    </w:p>
    <w:p w14:paraId="3B910D64" w14:textId="77777777" w:rsidR="00933DB0" w:rsidRDefault="008845DE" w:rsidP="003E69E9">
      <w:pPr>
        <w:pStyle w:val="2"/>
      </w:pPr>
      <w:r>
        <w:rPr>
          <w:rFonts w:hint="eastAsia"/>
        </w:rPr>
        <w:t xml:space="preserve">4.3 </w:t>
      </w:r>
      <w:r>
        <w:rPr>
          <w:rFonts w:hint="eastAsia"/>
        </w:rPr>
        <w:t>支付结果消息</w:t>
      </w:r>
    </w:p>
    <w:p w14:paraId="46BB9636" w14:textId="77777777" w:rsidR="00933DB0" w:rsidRDefault="008845DE" w:rsidP="003E69E9">
      <w:pPr>
        <w:pStyle w:val="3"/>
      </w:pPr>
      <w:r>
        <w:rPr>
          <w:rFonts w:hint="eastAsia"/>
        </w:rPr>
        <w:t xml:space="preserve">4.3.1 </w:t>
      </w:r>
      <w:r>
        <w:rPr>
          <w:rFonts w:hint="eastAsia"/>
        </w:rPr>
        <w:t>消息格式</w:t>
      </w:r>
    </w:p>
    <w:p w14:paraId="257E6A23" w14:textId="77777777" w:rsidR="00933DB0" w:rsidRDefault="008845DE" w:rsidP="003E69E9">
      <w:r>
        <w:rPr>
          <w:rFonts w:hint="eastAsia"/>
        </w:rPr>
        <w:t>用户扫码支付之后，云服务器将支付结果推送给设备端，设备端响应</w:t>
      </w:r>
      <w:r>
        <w:rPr>
          <w:rFonts w:hint="eastAsia"/>
        </w:rPr>
        <w:t>ACK</w:t>
      </w:r>
      <w:r>
        <w:rPr>
          <w:rFonts w:hint="eastAsia"/>
        </w:rPr>
        <w:t>给云服务器</w:t>
      </w:r>
    </w:p>
    <w:p w14:paraId="7DBA965B" w14:textId="77777777" w:rsidR="00933DB0" w:rsidRDefault="008845DE" w:rsidP="003E69E9">
      <w:pPr>
        <w:pStyle w:val="4"/>
      </w:pPr>
      <w:r>
        <w:t>4</w:t>
      </w:r>
      <w:r>
        <w:rPr>
          <w:rFonts w:hint="eastAsia"/>
        </w:rPr>
        <w:t>.3</w:t>
      </w:r>
      <w:r>
        <w:t>.1</w:t>
      </w:r>
      <w:r>
        <w:rPr>
          <w:rFonts w:hint="eastAsia"/>
        </w:rPr>
        <w:t xml:space="preserve">.1 </w:t>
      </w:r>
      <w:r>
        <w:rPr>
          <w:rFonts w:hint="eastAsia"/>
        </w:rPr>
        <w:t>服务器支付结果消息结构体</w:t>
      </w:r>
    </w:p>
    <w:p w14:paraId="7A27127F" w14:textId="77777777" w:rsidR="00933DB0" w:rsidRDefault="008845DE" w:rsidP="003E69E9">
      <w:r>
        <w:rPr>
          <w:rFonts w:hint="eastAsia"/>
        </w:rPr>
        <w:t>云服务推送支付结果消息给设备</w:t>
      </w:r>
    </w:p>
    <w:tbl>
      <w:tblPr>
        <w:tblStyle w:val="af4"/>
        <w:tblW w:w="0" w:type="auto"/>
        <w:tblLook w:val="04A0" w:firstRow="1" w:lastRow="0" w:firstColumn="1" w:lastColumn="0" w:noHBand="0" w:noVBand="1"/>
      </w:tblPr>
      <w:tblGrid>
        <w:gridCol w:w="1526"/>
        <w:gridCol w:w="2734"/>
        <w:gridCol w:w="1235"/>
        <w:gridCol w:w="3027"/>
      </w:tblGrid>
      <w:tr w:rsidR="00933DB0" w14:paraId="2BFC359E" w14:textId="77777777">
        <w:tc>
          <w:tcPr>
            <w:tcW w:w="1526" w:type="dxa"/>
            <w:shd w:val="clear" w:color="auto" w:fill="244061" w:themeFill="accent1" w:themeFillShade="80"/>
          </w:tcPr>
          <w:p w14:paraId="47FD92A3" w14:textId="77777777" w:rsidR="00933DB0" w:rsidRDefault="008845DE" w:rsidP="003E69E9">
            <w:r>
              <w:rPr>
                <w:rFonts w:hint="eastAsia"/>
              </w:rPr>
              <w:t>消息主题</w:t>
            </w:r>
          </w:p>
        </w:tc>
        <w:tc>
          <w:tcPr>
            <w:tcW w:w="6996" w:type="dxa"/>
            <w:gridSpan w:val="3"/>
            <w:shd w:val="clear" w:color="auto" w:fill="FBD4B4" w:themeFill="accent6" w:themeFillTint="66"/>
          </w:tcPr>
          <w:p w14:paraId="65EF64D5" w14:textId="77777777" w:rsidR="00933DB0" w:rsidRDefault="008845DE" w:rsidP="003E69E9">
            <w:r>
              <w:rPr>
                <w:rFonts w:hint="eastAsia"/>
              </w:rPr>
              <w:t>clientid/kalerm/iot/pay/result/</w:t>
            </w:r>
            <w:r>
              <w:rPr>
                <w:rFonts w:ascii="微软雅黑" w:eastAsia="微软雅黑" w:hAnsi="微软雅黑" w:hint="eastAsia"/>
                <w:sz w:val="18"/>
                <w:szCs w:val="18"/>
              </w:rPr>
              <w:t>payserver</w:t>
            </w:r>
          </w:p>
        </w:tc>
      </w:tr>
      <w:tr w:rsidR="00933DB0" w14:paraId="43B97B8A" w14:textId="77777777">
        <w:tc>
          <w:tcPr>
            <w:tcW w:w="1526" w:type="dxa"/>
            <w:shd w:val="clear" w:color="auto" w:fill="244061" w:themeFill="accent1" w:themeFillShade="80"/>
          </w:tcPr>
          <w:p w14:paraId="05A1BA01" w14:textId="77777777" w:rsidR="00933DB0" w:rsidRDefault="008845DE" w:rsidP="003E69E9">
            <w:r>
              <w:rPr>
                <w:rFonts w:hint="eastAsia"/>
              </w:rPr>
              <w:t>订阅者</w:t>
            </w:r>
          </w:p>
        </w:tc>
        <w:tc>
          <w:tcPr>
            <w:tcW w:w="2734" w:type="dxa"/>
          </w:tcPr>
          <w:p w14:paraId="28697668" w14:textId="77777777" w:rsidR="00933DB0" w:rsidRDefault="008845DE" w:rsidP="003E69E9">
            <w:r>
              <w:rPr>
                <w:rFonts w:hint="eastAsia"/>
              </w:rPr>
              <w:t>咖啡机</w:t>
            </w:r>
          </w:p>
        </w:tc>
        <w:tc>
          <w:tcPr>
            <w:tcW w:w="1235" w:type="dxa"/>
            <w:shd w:val="clear" w:color="auto" w:fill="244061" w:themeFill="accent1" w:themeFillShade="80"/>
          </w:tcPr>
          <w:p w14:paraId="70F0368A" w14:textId="77777777" w:rsidR="00933DB0" w:rsidRDefault="008845DE" w:rsidP="003E69E9">
            <w:r>
              <w:rPr>
                <w:rFonts w:hint="eastAsia"/>
              </w:rPr>
              <w:t>发布者</w:t>
            </w:r>
          </w:p>
        </w:tc>
        <w:tc>
          <w:tcPr>
            <w:tcW w:w="3027" w:type="dxa"/>
          </w:tcPr>
          <w:p w14:paraId="4A694644" w14:textId="77777777" w:rsidR="00933DB0" w:rsidRDefault="008845DE" w:rsidP="003E69E9">
            <w:r>
              <w:rPr>
                <w:rFonts w:hint="eastAsia"/>
              </w:rPr>
              <w:t>云平台服务器</w:t>
            </w:r>
          </w:p>
        </w:tc>
      </w:tr>
      <w:tr w:rsidR="00933DB0" w14:paraId="674DE1A6" w14:textId="77777777">
        <w:trPr>
          <w:trHeight w:val="956"/>
        </w:trPr>
        <w:tc>
          <w:tcPr>
            <w:tcW w:w="1526" w:type="dxa"/>
            <w:shd w:val="clear" w:color="auto" w:fill="244061" w:themeFill="accent1" w:themeFillShade="80"/>
          </w:tcPr>
          <w:p w14:paraId="3DC538FF" w14:textId="77777777" w:rsidR="00933DB0" w:rsidRDefault="008845DE" w:rsidP="003E69E9">
            <w:r>
              <w:t>J</w:t>
            </w:r>
            <w:r>
              <w:rPr>
                <w:rFonts w:hint="eastAsia"/>
              </w:rPr>
              <w:t>son</w:t>
            </w:r>
            <w:r>
              <w:rPr>
                <w:rFonts w:hint="eastAsia"/>
              </w:rPr>
              <w:t>格式</w:t>
            </w:r>
          </w:p>
        </w:tc>
        <w:tc>
          <w:tcPr>
            <w:tcW w:w="6996" w:type="dxa"/>
            <w:gridSpan w:val="3"/>
          </w:tcPr>
          <w:p w14:paraId="52285CA3" w14:textId="77777777" w:rsidR="00933DB0" w:rsidRDefault="008845DE" w:rsidP="003E69E9">
            <w:r>
              <w:t>{</w:t>
            </w:r>
          </w:p>
          <w:p w14:paraId="7176B66C" w14:textId="77777777" w:rsidR="00933DB0" w:rsidRDefault="008845DE" w:rsidP="003E69E9">
            <w:r>
              <w:t>"</w:t>
            </w:r>
            <w:r>
              <w:rPr>
                <w:rFonts w:hint="eastAsia"/>
              </w:rPr>
              <w:t>msgId</w:t>
            </w:r>
            <w:r>
              <w:t>": "45484asd5a4d8a48a4sdads",</w:t>
            </w:r>
          </w:p>
          <w:p w14:paraId="72414BEF" w14:textId="77777777" w:rsidR="00933DB0" w:rsidRDefault="008845DE" w:rsidP="003E69E9">
            <w:r>
              <w:t>"version": "2.0",</w:t>
            </w:r>
          </w:p>
          <w:p w14:paraId="4E0B1605" w14:textId="77777777" w:rsidR="00933DB0" w:rsidRDefault="008845DE" w:rsidP="003E69E9">
            <w:r>
              <w:t>"timestamp": "1565499360620",</w:t>
            </w:r>
          </w:p>
          <w:p w14:paraId="1A58A3F2" w14:textId="77777777" w:rsidR="00933DB0" w:rsidRDefault="008845DE" w:rsidP="003E69E9">
            <w:pPr>
              <w:rPr>
                <w:rFonts w:ascii="Consolas" w:hAnsi="Consolas" w:cs="Consolas"/>
                <w:color w:val="000000"/>
                <w:kern w:val="0"/>
                <w:sz w:val="20"/>
                <w:szCs w:val="20"/>
              </w:rPr>
            </w:pPr>
            <w:r>
              <w:t>"data": {</w:t>
            </w:r>
          </w:p>
          <w:p w14:paraId="5596447E" w14:textId="77777777" w:rsidR="00933DB0" w:rsidRDefault="008845DE" w:rsidP="003E69E9">
            <w:pPr>
              <w:rPr>
                <w:color w:val="000000"/>
              </w:rPr>
            </w:pPr>
            <w:r>
              <w:rPr>
                <w:rFonts w:hint="eastAsia"/>
              </w:rPr>
              <w:t>/*</w:t>
            </w:r>
            <w:r>
              <w:rPr>
                <w:rFonts w:hint="eastAsia"/>
              </w:rPr>
              <w:t>订单号：设备</w:t>
            </w:r>
            <w:r>
              <w:rPr>
                <w:rFonts w:hint="eastAsia"/>
              </w:rPr>
              <w:t>ID_14</w:t>
            </w:r>
            <w:r>
              <w:rPr>
                <w:rFonts w:hint="eastAsia"/>
              </w:rPr>
              <w:t>时间戳</w:t>
            </w:r>
            <w:r>
              <w:rPr>
                <w:rFonts w:hint="eastAsia"/>
              </w:rPr>
              <w:t>_6</w:t>
            </w:r>
            <w:r>
              <w:rPr>
                <w:rFonts w:hint="eastAsia"/>
              </w:rPr>
              <w:t>位随机数</w:t>
            </w:r>
            <w:r>
              <w:rPr>
                <w:rFonts w:hint="eastAsia"/>
              </w:rPr>
              <w:t>*/</w:t>
            </w:r>
          </w:p>
          <w:p w14:paraId="00CE7DDA" w14:textId="77777777" w:rsidR="00933DB0" w:rsidRDefault="008845DE" w:rsidP="003E69E9">
            <w:r>
              <w:t>"</w:t>
            </w:r>
            <w:r>
              <w:rPr>
                <w:rFonts w:hint="eastAsia"/>
              </w:rPr>
              <w:t>t</w:t>
            </w:r>
            <w:r>
              <w:t>radeNo":"19039407001620191014103155772542"</w:t>
            </w:r>
            <w:r>
              <w:rPr>
                <w:rFonts w:hint="eastAsia"/>
              </w:rPr>
              <w:t>,</w:t>
            </w:r>
          </w:p>
          <w:p w14:paraId="0CBED323" w14:textId="77777777" w:rsidR="00933DB0" w:rsidRDefault="008845DE" w:rsidP="003E69E9">
            <w:pPr>
              <w:rPr>
                <w:color w:val="000000"/>
              </w:rPr>
            </w:pPr>
            <w:r>
              <w:rPr>
                <w:rFonts w:hint="eastAsia"/>
              </w:rPr>
              <w:t>/*</w:t>
            </w:r>
            <w:r>
              <w:rPr>
                <w:rFonts w:hint="eastAsia"/>
              </w:rPr>
              <w:t>第三方支付结果，</w:t>
            </w:r>
            <w:r>
              <w:rPr>
                <w:rFonts w:hint="eastAsia"/>
              </w:rPr>
              <w:t xml:space="preserve"> </w:t>
            </w:r>
            <w:r>
              <w:rPr>
                <w:rFonts w:hint="eastAsia"/>
              </w:rPr>
              <w:t>见附录</w:t>
            </w:r>
            <w:r>
              <w:rPr>
                <w:rFonts w:hint="eastAsia"/>
              </w:rPr>
              <w:t>F:</w:t>
            </w:r>
            <w:r>
              <w:rPr>
                <w:rFonts w:hint="eastAsia"/>
              </w:rPr>
              <w:t>支付结果对照表</w:t>
            </w:r>
            <w:r>
              <w:rPr>
                <w:rFonts w:hint="eastAsia"/>
              </w:rPr>
              <w:t>*/</w:t>
            </w:r>
          </w:p>
          <w:p w14:paraId="0FB6AF60" w14:textId="77777777" w:rsidR="00933DB0" w:rsidRDefault="008845DE" w:rsidP="003E69E9">
            <w:pPr>
              <w:rPr>
                <w:color w:val="000000"/>
              </w:rPr>
            </w:pPr>
            <w:r>
              <w:t>"</w:t>
            </w:r>
            <w:r>
              <w:rPr>
                <w:rFonts w:hint="eastAsia"/>
              </w:rPr>
              <w:t>result</w:t>
            </w:r>
            <w:r>
              <w:t>":"</w:t>
            </w:r>
            <w:r>
              <w:rPr>
                <w:rFonts w:hint="eastAsia"/>
              </w:rPr>
              <w:t xml:space="preserve"> 0</w:t>
            </w:r>
            <w:r>
              <w:t>(</w:t>
            </w:r>
            <w:r>
              <w:rPr>
                <w:rFonts w:hint="eastAsia"/>
              </w:rPr>
              <w:t>int</w:t>
            </w:r>
            <w:r>
              <w:t>)"</w:t>
            </w:r>
            <w:r>
              <w:rPr>
                <w:rFonts w:hint="eastAsia"/>
              </w:rPr>
              <w:t xml:space="preserve"> </w:t>
            </w:r>
            <w:r>
              <w:rPr>
                <w:rFonts w:hint="eastAsia"/>
                <w:color w:val="000000"/>
              </w:rPr>
              <w:t xml:space="preserve"> </w:t>
            </w:r>
          </w:p>
          <w:p w14:paraId="6E72A3B1" w14:textId="77777777" w:rsidR="00933DB0" w:rsidRDefault="008845DE" w:rsidP="003E69E9">
            <w:pPr>
              <w:rPr>
                <w:color w:val="000000"/>
              </w:rPr>
            </w:pPr>
            <w:r>
              <w:rPr>
                <w:rFonts w:hint="eastAsia"/>
              </w:rPr>
              <w:t>/*</w:t>
            </w:r>
            <w:r>
              <w:rPr>
                <w:rFonts w:hint="eastAsia"/>
              </w:rPr>
              <w:t>饮品序号</w:t>
            </w:r>
            <w:r>
              <w:rPr>
                <w:rFonts w:hint="eastAsia"/>
              </w:rPr>
              <w:t>*/</w:t>
            </w:r>
          </w:p>
          <w:p w14:paraId="3EFEAD22" w14:textId="77777777" w:rsidR="00933DB0" w:rsidRDefault="008845DE" w:rsidP="003E69E9">
            <w:r>
              <w:t>"goodsNo":"</w:t>
            </w:r>
            <w:r>
              <w:rPr>
                <w:rFonts w:hint="eastAsia"/>
              </w:rPr>
              <w:t>1</w:t>
            </w:r>
            <w:r>
              <w:t xml:space="preserve"> (</w:t>
            </w:r>
            <w:r>
              <w:rPr>
                <w:rFonts w:hint="eastAsia"/>
              </w:rPr>
              <w:t>int</w:t>
            </w:r>
            <w:r>
              <w:t>)"</w:t>
            </w:r>
          </w:p>
          <w:p w14:paraId="4B44BBE8" w14:textId="77777777" w:rsidR="00933DB0" w:rsidRDefault="008845DE" w:rsidP="003E69E9">
            <w:r>
              <w:rPr>
                <w:rFonts w:hint="eastAsia"/>
              </w:rPr>
              <w:t>}</w:t>
            </w:r>
          </w:p>
          <w:p w14:paraId="26E982DB" w14:textId="77777777" w:rsidR="00933DB0" w:rsidRDefault="008845DE" w:rsidP="003E69E9">
            <w:r>
              <w:t>}</w:t>
            </w:r>
          </w:p>
        </w:tc>
      </w:tr>
    </w:tbl>
    <w:p w14:paraId="31D69232" w14:textId="77777777" w:rsidR="00933DB0" w:rsidRDefault="008845DE" w:rsidP="003E69E9">
      <w:r>
        <w:rPr>
          <w:rFonts w:hint="eastAsia"/>
          <w:b/>
        </w:rPr>
        <w:t>说明：</w:t>
      </w:r>
      <w:r>
        <w:rPr>
          <w:rFonts w:hint="eastAsia"/>
        </w:rPr>
        <w:t>支付结果通知由咖乐美支付处理服务器统一推送给咖啡机，咖啡机根据支付结果消息确定是否制作咖啡。</w:t>
      </w:r>
    </w:p>
    <w:p w14:paraId="0FB3496E" w14:textId="77777777" w:rsidR="00933DB0" w:rsidRDefault="008845DE" w:rsidP="003E69E9">
      <w:pPr>
        <w:pStyle w:val="4"/>
      </w:pPr>
      <w:r>
        <w:t>4</w:t>
      </w:r>
      <w:r>
        <w:rPr>
          <w:rFonts w:hint="eastAsia"/>
        </w:rPr>
        <w:t>.3</w:t>
      </w:r>
      <w:r>
        <w:t>.1</w:t>
      </w:r>
      <w:r>
        <w:rPr>
          <w:rFonts w:hint="eastAsia"/>
        </w:rPr>
        <w:t xml:space="preserve">.2 </w:t>
      </w:r>
      <w:r>
        <w:rPr>
          <w:rFonts w:hint="eastAsia"/>
        </w:rPr>
        <w:t>设备端响应消息结构体</w:t>
      </w:r>
    </w:p>
    <w:tbl>
      <w:tblPr>
        <w:tblStyle w:val="af4"/>
        <w:tblW w:w="0" w:type="auto"/>
        <w:tblLook w:val="04A0" w:firstRow="1" w:lastRow="0" w:firstColumn="1" w:lastColumn="0" w:noHBand="0" w:noVBand="1"/>
      </w:tblPr>
      <w:tblGrid>
        <w:gridCol w:w="1526"/>
        <w:gridCol w:w="2734"/>
        <w:gridCol w:w="1235"/>
        <w:gridCol w:w="3027"/>
      </w:tblGrid>
      <w:tr w:rsidR="00933DB0" w14:paraId="624B2B2F" w14:textId="77777777">
        <w:tc>
          <w:tcPr>
            <w:tcW w:w="1526" w:type="dxa"/>
            <w:shd w:val="clear" w:color="auto" w:fill="244061" w:themeFill="accent1" w:themeFillShade="80"/>
          </w:tcPr>
          <w:p w14:paraId="6C14BC74" w14:textId="77777777" w:rsidR="00933DB0" w:rsidRDefault="008845DE" w:rsidP="003E69E9">
            <w:r>
              <w:rPr>
                <w:rFonts w:hint="eastAsia"/>
              </w:rPr>
              <w:t>消息主题</w:t>
            </w:r>
          </w:p>
        </w:tc>
        <w:tc>
          <w:tcPr>
            <w:tcW w:w="6996" w:type="dxa"/>
            <w:gridSpan w:val="3"/>
            <w:shd w:val="clear" w:color="auto" w:fill="FBD4B4" w:themeFill="accent6" w:themeFillTint="66"/>
          </w:tcPr>
          <w:p w14:paraId="728E9085" w14:textId="77777777" w:rsidR="00933DB0" w:rsidRDefault="008845DE" w:rsidP="003E69E9">
            <w:r>
              <w:rPr>
                <w:rFonts w:hint="eastAsia"/>
              </w:rPr>
              <w:t>kalerm/iot/pay/result/ack/clientid</w:t>
            </w:r>
          </w:p>
        </w:tc>
      </w:tr>
      <w:tr w:rsidR="00933DB0" w14:paraId="71E5EBA3" w14:textId="77777777">
        <w:tc>
          <w:tcPr>
            <w:tcW w:w="1526" w:type="dxa"/>
            <w:shd w:val="clear" w:color="auto" w:fill="244061" w:themeFill="accent1" w:themeFillShade="80"/>
          </w:tcPr>
          <w:p w14:paraId="78C4A76D" w14:textId="77777777" w:rsidR="00933DB0" w:rsidRDefault="008845DE" w:rsidP="003E69E9">
            <w:r>
              <w:rPr>
                <w:rFonts w:hint="eastAsia"/>
              </w:rPr>
              <w:t>订阅者</w:t>
            </w:r>
          </w:p>
        </w:tc>
        <w:tc>
          <w:tcPr>
            <w:tcW w:w="2734" w:type="dxa"/>
          </w:tcPr>
          <w:p w14:paraId="2B57FC61" w14:textId="77777777" w:rsidR="00933DB0" w:rsidRDefault="008845DE" w:rsidP="003E69E9">
            <w:r>
              <w:rPr>
                <w:rFonts w:hint="eastAsia"/>
              </w:rPr>
              <w:t>云平台服务器</w:t>
            </w:r>
          </w:p>
        </w:tc>
        <w:tc>
          <w:tcPr>
            <w:tcW w:w="1235" w:type="dxa"/>
            <w:shd w:val="clear" w:color="auto" w:fill="244061" w:themeFill="accent1" w:themeFillShade="80"/>
          </w:tcPr>
          <w:p w14:paraId="6979F1C6" w14:textId="77777777" w:rsidR="00933DB0" w:rsidRDefault="008845DE" w:rsidP="003E69E9">
            <w:r>
              <w:rPr>
                <w:rFonts w:hint="eastAsia"/>
              </w:rPr>
              <w:t>发布者</w:t>
            </w:r>
          </w:p>
        </w:tc>
        <w:tc>
          <w:tcPr>
            <w:tcW w:w="3027" w:type="dxa"/>
          </w:tcPr>
          <w:p w14:paraId="063D1F49" w14:textId="77777777" w:rsidR="00933DB0" w:rsidRDefault="008845DE" w:rsidP="003E69E9">
            <w:r>
              <w:rPr>
                <w:rFonts w:hint="eastAsia"/>
              </w:rPr>
              <w:t>咖啡机</w:t>
            </w:r>
          </w:p>
        </w:tc>
      </w:tr>
      <w:tr w:rsidR="00933DB0" w14:paraId="5D3E768D" w14:textId="77777777">
        <w:trPr>
          <w:trHeight w:val="956"/>
        </w:trPr>
        <w:tc>
          <w:tcPr>
            <w:tcW w:w="1526" w:type="dxa"/>
            <w:shd w:val="clear" w:color="auto" w:fill="244061" w:themeFill="accent1" w:themeFillShade="80"/>
          </w:tcPr>
          <w:p w14:paraId="1C8DCE4B" w14:textId="77777777" w:rsidR="00933DB0" w:rsidRDefault="008845DE" w:rsidP="003E69E9">
            <w:r>
              <w:t>J</w:t>
            </w:r>
            <w:r>
              <w:rPr>
                <w:rFonts w:hint="eastAsia"/>
              </w:rPr>
              <w:t>son</w:t>
            </w:r>
            <w:r>
              <w:rPr>
                <w:rFonts w:hint="eastAsia"/>
              </w:rPr>
              <w:t>格式</w:t>
            </w:r>
          </w:p>
        </w:tc>
        <w:tc>
          <w:tcPr>
            <w:tcW w:w="6996" w:type="dxa"/>
            <w:gridSpan w:val="3"/>
          </w:tcPr>
          <w:p w14:paraId="072FD350" w14:textId="77777777" w:rsidR="00933DB0" w:rsidRDefault="008845DE" w:rsidP="003E69E9">
            <w:r>
              <w:t>{</w:t>
            </w:r>
          </w:p>
          <w:p w14:paraId="50CA6327" w14:textId="77777777" w:rsidR="00933DB0" w:rsidRDefault="008845DE" w:rsidP="003E69E9">
            <w:r>
              <w:t>"</w:t>
            </w:r>
            <w:r>
              <w:rPr>
                <w:rFonts w:hint="eastAsia"/>
              </w:rPr>
              <w:t>msgId</w:t>
            </w:r>
            <w:r>
              <w:t>": "45484asd5a4d8a48a4sdads",</w:t>
            </w:r>
          </w:p>
          <w:p w14:paraId="7F4AA6C1" w14:textId="77777777" w:rsidR="00933DB0" w:rsidRDefault="008845DE" w:rsidP="003E69E9">
            <w:r>
              <w:t>"version": "2.0",</w:t>
            </w:r>
          </w:p>
          <w:p w14:paraId="6DEC4747" w14:textId="77777777" w:rsidR="00933DB0" w:rsidRDefault="008845DE" w:rsidP="003E69E9">
            <w:r>
              <w:t>"timestamp": "1565499360629",</w:t>
            </w:r>
          </w:p>
          <w:p w14:paraId="1C7750BA" w14:textId="77777777" w:rsidR="00933DB0" w:rsidRDefault="008845DE" w:rsidP="003E69E9">
            <w:r>
              <w:t>"ackCode": "</w:t>
            </w:r>
            <w:r>
              <w:rPr>
                <w:rFonts w:hint="eastAsia"/>
              </w:rPr>
              <w:t>OK</w:t>
            </w:r>
            <w:r>
              <w:t>"</w:t>
            </w:r>
            <w:r>
              <w:rPr>
                <w:rFonts w:hint="eastAsia"/>
              </w:rPr>
              <w:t>,</w:t>
            </w:r>
          </w:p>
          <w:p w14:paraId="2860B2A2" w14:textId="77777777" w:rsidR="00933DB0" w:rsidRDefault="008845DE" w:rsidP="003E69E9">
            <w:pPr>
              <w:rPr>
                <w:rFonts w:ascii="Consolas" w:hAnsi="Consolas" w:cs="Consolas"/>
                <w:color w:val="000000" w:themeColor="text1"/>
                <w:kern w:val="0"/>
                <w:sz w:val="20"/>
                <w:szCs w:val="20"/>
              </w:rPr>
            </w:pPr>
            <w:r>
              <w:t>"data": {</w:t>
            </w:r>
            <w:r>
              <w:rPr>
                <w:rFonts w:hint="eastAsia"/>
              </w:rPr>
              <w:t>}</w:t>
            </w:r>
          </w:p>
          <w:p w14:paraId="20B1BA22" w14:textId="77777777" w:rsidR="00933DB0" w:rsidRDefault="008845DE" w:rsidP="003E69E9">
            <w:r>
              <w:t>}</w:t>
            </w:r>
          </w:p>
        </w:tc>
      </w:tr>
    </w:tbl>
    <w:p w14:paraId="4056F503" w14:textId="77777777" w:rsidR="00933DB0" w:rsidRDefault="00933DB0" w:rsidP="003E69E9"/>
    <w:p w14:paraId="63023C3E" w14:textId="77777777" w:rsidR="00933DB0" w:rsidRDefault="008845DE" w:rsidP="003E69E9">
      <w:pPr>
        <w:pStyle w:val="3"/>
        <w:rPr>
          <w:i/>
          <w:color w:val="FF0000"/>
        </w:rPr>
      </w:pPr>
      <w:r>
        <w:rPr>
          <w:rFonts w:hint="eastAsia"/>
        </w:rPr>
        <w:t>4.3.2</w:t>
      </w:r>
      <w:r>
        <w:rPr>
          <w:rFonts w:hint="eastAsia"/>
        </w:rPr>
        <w:t>通信机制</w:t>
      </w:r>
    </w:p>
    <w:p w14:paraId="67CE13A7" w14:textId="77777777" w:rsidR="00933DB0" w:rsidRDefault="008845DE" w:rsidP="003E69E9">
      <w:pPr>
        <w:rPr>
          <w:color w:val="FF0000"/>
        </w:rPr>
      </w:pPr>
      <w:r>
        <w:rPr>
          <w:noProof/>
        </w:rPr>
        <w:drawing>
          <wp:inline distT="0" distB="0" distL="114300" distR="114300" wp14:anchorId="77EBBE0F" wp14:editId="29E74700">
            <wp:extent cx="5262880" cy="1364615"/>
            <wp:effectExtent l="12700" t="12700" r="20320" b="1333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0"/>
                    <a:stretch>
                      <a:fillRect/>
                    </a:stretch>
                  </pic:blipFill>
                  <pic:spPr>
                    <a:xfrm>
                      <a:off x="0" y="0"/>
                      <a:ext cx="5262880" cy="1364615"/>
                    </a:xfrm>
                    <a:prstGeom prst="rect">
                      <a:avLst/>
                    </a:prstGeom>
                    <a:noFill/>
                    <a:ln w="12700" cmpd="sng">
                      <a:solidFill>
                        <a:schemeClr val="accent1">
                          <a:shade val="50000"/>
                        </a:schemeClr>
                      </a:solidFill>
                      <a:prstDash val="solid"/>
                    </a:ln>
                  </pic:spPr>
                </pic:pic>
              </a:graphicData>
            </a:graphic>
          </wp:inline>
        </w:drawing>
      </w:r>
    </w:p>
    <w:p w14:paraId="67D4D48B" w14:textId="77777777" w:rsidR="00933DB0" w:rsidRDefault="008845DE" w:rsidP="003E69E9">
      <w:pPr>
        <w:pStyle w:val="2"/>
      </w:pPr>
      <w:r>
        <w:rPr>
          <w:rFonts w:hint="eastAsia"/>
        </w:rPr>
        <w:t>4.4 RFID</w:t>
      </w:r>
      <w:r>
        <w:rPr>
          <w:rFonts w:hint="eastAsia"/>
        </w:rPr>
        <w:t>云卡流程</w:t>
      </w:r>
    </w:p>
    <w:p w14:paraId="63E5BFE8" w14:textId="6466B667" w:rsidR="00933DB0" w:rsidRDefault="008845DE" w:rsidP="003E69E9">
      <w:r>
        <w:rPr>
          <w:rFonts w:hint="eastAsia"/>
        </w:rPr>
        <w:t>平台标记管理仅是用于设备分组作用，一张卡只能归属于一个标记，一个标记可以关联</w:t>
      </w:r>
      <w:r>
        <w:rPr>
          <w:rFonts w:hint="eastAsia"/>
        </w:rPr>
        <w:t>N</w:t>
      </w:r>
      <w:r>
        <w:rPr>
          <w:rFonts w:hint="eastAsia"/>
        </w:rPr>
        <w:t>台设备；归属于此标记的</w:t>
      </w:r>
      <w:r>
        <w:rPr>
          <w:rFonts w:hint="eastAsia"/>
        </w:rPr>
        <w:t>RFID</w:t>
      </w:r>
      <w:r>
        <w:rPr>
          <w:rFonts w:hint="eastAsia"/>
        </w:rPr>
        <w:t>卡仅能在关联设备上消费、对卡管理等操作。</w:t>
      </w:r>
    </w:p>
    <w:p w14:paraId="000003F9" w14:textId="77777777" w:rsidR="00933DB0" w:rsidRDefault="008845DE" w:rsidP="003E69E9">
      <w:pPr>
        <w:pStyle w:val="3"/>
      </w:pPr>
      <w:r>
        <w:rPr>
          <w:rFonts w:hint="eastAsia"/>
        </w:rPr>
        <w:t xml:space="preserve">4.4.1.1 </w:t>
      </w:r>
      <w:r>
        <w:rPr>
          <w:rFonts w:hint="eastAsia"/>
        </w:rPr>
        <w:t>卡相关操作消息内容</w:t>
      </w:r>
    </w:p>
    <w:p w14:paraId="1BA50F06" w14:textId="77777777" w:rsidR="00933DB0" w:rsidRDefault="008845DE" w:rsidP="003E69E9">
      <w:r>
        <w:rPr>
          <w:rFonts w:hint="eastAsia"/>
        </w:rPr>
        <w:t>设备端</w:t>
      </w:r>
      <w:r>
        <w:rPr>
          <w:rFonts w:hint="eastAsia"/>
        </w:rPr>
        <w:t>---</w:t>
      </w:r>
      <w:r>
        <w:rPr>
          <w:rFonts w:hint="eastAsia"/>
        </w:rPr>
        <w:t>上报对卡相关操作（卡注册、充值、冻结、挂失、注销）</w:t>
      </w:r>
    </w:p>
    <w:p w14:paraId="263E0910" w14:textId="77777777" w:rsidR="00933DB0" w:rsidRDefault="00933DB0" w:rsidP="003E69E9"/>
    <w:p w14:paraId="34EE6EB3" w14:textId="77777777" w:rsidR="00933DB0" w:rsidRDefault="008845DE" w:rsidP="003E69E9">
      <w:r>
        <w:rPr>
          <w:rFonts w:hint="eastAsia"/>
        </w:rPr>
        <w:t>校验流程：</w:t>
      </w:r>
    </w:p>
    <w:p w14:paraId="3A19923C" w14:textId="77777777" w:rsidR="00933DB0" w:rsidRDefault="008845DE" w:rsidP="003E69E9">
      <w:r>
        <w:rPr>
          <w:rFonts w:hint="eastAsia"/>
        </w:rPr>
        <w:t>1</w:t>
      </w:r>
      <w:r>
        <w:rPr>
          <w:rFonts w:hint="eastAsia"/>
        </w:rPr>
        <w:t>、先判断本次卡操作是否为注册操作，是则判断卡号是否已存在，如果已存在则响应设备不能进行注册操作；如果没有此卡号，则生成一条卡信息。</w:t>
      </w:r>
    </w:p>
    <w:p w14:paraId="020BCD09" w14:textId="77777777" w:rsidR="00933DB0" w:rsidRDefault="008845DE" w:rsidP="003E69E9">
      <w:r>
        <w:rPr>
          <w:rFonts w:hint="eastAsia"/>
        </w:rPr>
        <w:t>2</w:t>
      </w:r>
      <w:r>
        <w:rPr>
          <w:rFonts w:hint="eastAsia"/>
        </w:rPr>
        <w:t>、校验上报的设备序列号在标记关联表中是否有关联数据，没有则再判断此卡号信息中是否有标记信息，如果卡信息中没有标记信息，则生成一个标记并且与此设备建立关联关系，然后将标记信息更新到卡信息中；</w:t>
      </w:r>
    </w:p>
    <w:p w14:paraId="19C57F74" w14:textId="77777777" w:rsidR="00933DB0" w:rsidRDefault="008845DE" w:rsidP="003E69E9">
      <w:r>
        <w:rPr>
          <w:rFonts w:hint="eastAsia"/>
        </w:rPr>
        <w:t>如果已经有关联数据了，则判断此卡信息中的标记与设备关联的标记是否一致，如果不一致，则响应设备不能对卡操作。</w:t>
      </w:r>
    </w:p>
    <w:p w14:paraId="48B74CED" w14:textId="77777777" w:rsidR="00933DB0" w:rsidRDefault="008845DE" w:rsidP="003E69E9">
      <w:r>
        <w:rPr>
          <w:rFonts w:hint="eastAsia"/>
        </w:rPr>
        <w:t>3</w:t>
      </w:r>
      <w:r>
        <w:rPr>
          <w:rFonts w:hint="eastAsia"/>
        </w:rPr>
        <w:t>、如果</w:t>
      </w:r>
      <w:r>
        <w:rPr>
          <w:rFonts w:hint="eastAsia"/>
        </w:rPr>
        <w:t>1</w:t>
      </w:r>
      <w:r>
        <w:rPr>
          <w:rFonts w:hint="eastAsia"/>
        </w:rPr>
        <w:t>、</w:t>
      </w:r>
      <w:r>
        <w:rPr>
          <w:rFonts w:hint="eastAsia"/>
        </w:rPr>
        <w:t>2</w:t>
      </w:r>
      <w:r>
        <w:rPr>
          <w:rFonts w:hint="eastAsia"/>
        </w:rPr>
        <w:t>流程校验通过，则对卡进行相关操作，更新卡信息状态，最后响应设备更新成功。</w:t>
      </w:r>
    </w:p>
    <w:p w14:paraId="3B0EEB07" w14:textId="77777777" w:rsidR="00933DB0" w:rsidRDefault="00933DB0" w:rsidP="003E69E9"/>
    <w:p w14:paraId="465B3798" w14:textId="77777777" w:rsidR="00933DB0" w:rsidRDefault="008845DE" w:rsidP="003E69E9">
      <w:pPr>
        <w:pStyle w:val="3"/>
      </w:pPr>
      <w:r>
        <w:rPr>
          <w:rFonts w:hint="eastAsia"/>
        </w:rPr>
        <w:t xml:space="preserve">4.4.1.2 </w:t>
      </w:r>
      <w:r>
        <w:rPr>
          <w:rFonts w:hint="eastAsia"/>
        </w:rPr>
        <w:t>卡相关操作消息格式</w:t>
      </w:r>
    </w:p>
    <w:tbl>
      <w:tblPr>
        <w:tblStyle w:val="af4"/>
        <w:tblW w:w="10047" w:type="dxa"/>
        <w:tblLook w:val="04A0" w:firstRow="1" w:lastRow="0" w:firstColumn="1" w:lastColumn="0" w:noHBand="0" w:noVBand="1"/>
      </w:tblPr>
      <w:tblGrid>
        <w:gridCol w:w="1526"/>
        <w:gridCol w:w="2734"/>
        <w:gridCol w:w="1235"/>
        <w:gridCol w:w="4552"/>
      </w:tblGrid>
      <w:tr w:rsidR="00933DB0" w14:paraId="6D168134" w14:textId="77777777">
        <w:tc>
          <w:tcPr>
            <w:tcW w:w="1526" w:type="dxa"/>
            <w:shd w:val="clear" w:color="auto" w:fill="244061" w:themeFill="accent1" w:themeFillShade="80"/>
          </w:tcPr>
          <w:p w14:paraId="3470AA12" w14:textId="77777777" w:rsidR="00933DB0" w:rsidRDefault="008845DE" w:rsidP="003E69E9">
            <w:r>
              <w:rPr>
                <w:rFonts w:hint="eastAsia"/>
              </w:rPr>
              <w:t>消息主题</w:t>
            </w:r>
          </w:p>
        </w:tc>
        <w:tc>
          <w:tcPr>
            <w:tcW w:w="8521" w:type="dxa"/>
            <w:gridSpan w:val="3"/>
            <w:shd w:val="clear" w:color="auto" w:fill="FBD4B4" w:themeFill="accent6" w:themeFillTint="66"/>
          </w:tcPr>
          <w:p w14:paraId="613944EF" w14:textId="77777777" w:rsidR="00933DB0" w:rsidRDefault="008845DE" w:rsidP="003E69E9">
            <w:r>
              <w:rPr>
                <w:rFonts w:hint="eastAsia"/>
              </w:rPr>
              <w:t>report/kalerm/iot/rfid/operation/cilentId</w:t>
            </w:r>
          </w:p>
        </w:tc>
      </w:tr>
      <w:tr w:rsidR="00933DB0" w14:paraId="2D953C76" w14:textId="77777777">
        <w:tc>
          <w:tcPr>
            <w:tcW w:w="1526" w:type="dxa"/>
            <w:shd w:val="clear" w:color="auto" w:fill="244061" w:themeFill="accent1" w:themeFillShade="80"/>
          </w:tcPr>
          <w:p w14:paraId="136795D0" w14:textId="77777777" w:rsidR="00933DB0" w:rsidRDefault="008845DE" w:rsidP="003E69E9">
            <w:r>
              <w:rPr>
                <w:rFonts w:hint="eastAsia"/>
              </w:rPr>
              <w:t>订阅者</w:t>
            </w:r>
          </w:p>
        </w:tc>
        <w:tc>
          <w:tcPr>
            <w:tcW w:w="2734" w:type="dxa"/>
          </w:tcPr>
          <w:p w14:paraId="07EB1206" w14:textId="77777777" w:rsidR="00933DB0" w:rsidRDefault="008845DE" w:rsidP="003E69E9">
            <w:r>
              <w:rPr>
                <w:rFonts w:hint="eastAsia"/>
              </w:rPr>
              <w:t>服务器</w:t>
            </w:r>
          </w:p>
        </w:tc>
        <w:tc>
          <w:tcPr>
            <w:tcW w:w="1235" w:type="dxa"/>
            <w:shd w:val="clear" w:color="auto" w:fill="244061" w:themeFill="accent1" w:themeFillShade="80"/>
          </w:tcPr>
          <w:p w14:paraId="601F3244" w14:textId="77777777" w:rsidR="00933DB0" w:rsidRDefault="008845DE" w:rsidP="003E69E9">
            <w:r>
              <w:rPr>
                <w:rFonts w:hint="eastAsia"/>
              </w:rPr>
              <w:t>发布者</w:t>
            </w:r>
          </w:p>
        </w:tc>
        <w:tc>
          <w:tcPr>
            <w:tcW w:w="4552" w:type="dxa"/>
          </w:tcPr>
          <w:p w14:paraId="27D83C7D" w14:textId="77777777" w:rsidR="00933DB0" w:rsidRDefault="008845DE" w:rsidP="003E69E9">
            <w:r>
              <w:rPr>
                <w:rFonts w:hint="eastAsia"/>
              </w:rPr>
              <w:t>咖啡机</w:t>
            </w:r>
            <w:r>
              <w:t xml:space="preserve"> </w:t>
            </w:r>
          </w:p>
        </w:tc>
      </w:tr>
      <w:tr w:rsidR="00933DB0" w14:paraId="30C118CA" w14:textId="77777777">
        <w:trPr>
          <w:trHeight w:val="956"/>
        </w:trPr>
        <w:tc>
          <w:tcPr>
            <w:tcW w:w="1526" w:type="dxa"/>
            <w:shd w:val="clear" w:color="auto" w:fill="244061" w:themeFill="accent1" w:themeFillShade="80"/>
          </w:tcPr>
          <w:p w14:paraId="513D456C" w14:textId="77777777" w:rsidR="00933DB0" w:rsidRDefault="008845DE" w:rsidP="003E69E9">
            <w:r>
              <w:t>J</w:t>
            </w:r>
            <w:r>
              <w:rPr>
                <w:rFonts w:hint="eastAsia"/>
              </w:rPr>
              <w:t>son</w:t>
            </w:r>
            <w:r>
              <w:rPr>
                <w:rFonts w:hint="eastAsia"/>
              </w:rPr>
              <w:t>格式</w:t>
            </w:r>
          </w:p>
        </w:tc>
        <w:tc>
          <w:tcPr>
            <w:tcW w:w="8521" w:type="dxa"/>
            <w:gridSpan w:val="3"/>
          </w:tcPr>
          <w:p w14:paraId="369D0FCF" w14:textId="77777777" w:rsidR="00933DB0" w:rsidRDefault="008845DE" w:rsidP="003E69E9">
            <w:r>
              <w:t>{</w:t>
            </w:r>
          </w:p>
          <w:p w14:paraId="42744E4B" w14:textId="77777777" w:rsidR="00933DB0" w:rsidRDefault="008845DE" w:rsidP="003E69E9">
            <w:r>
              <w:t>"</w:t>
            </w:r>
            <w:r>
              <w:rPr>
                <w:rFonts w:hint="eastAsia"/>
              </w:rPr>
              <w:t>msgId</w:t>
            </w:r>
            <w:r>
              <w:t>": "45484asd5a4d8a48a4sdads</w:t>
            </w:r>
            <w:r>
              <w:rPr>
                <w:rFonts w:hint="eastAsia"/>
              </w:rPr>
              <w:t xml:space="preserve"> </w:t>
            </w:r>
            <w:r>
              <w:rPr>
                <w:rFonts w:ascii="Consolas" w:hAnsi="Consolas" w:cs="Consolas" w:hint="eastAsia"/>
                <w:b/>
                <w:bCs/>
                <w:color w:val="000000" w:themeColor="text1"/>
                <w:kern w:val="0"/>
                <w:sz w:val="15"/>
                <w:szCs w:val="15"/>
              </w:rPr>
              <w:t>(String)</w:t>
            </w:r>
            <w:r>
              <w:t>",</w:t>
            </w:r>
          </w:p>
          <w:p w14:paraId="02EC61C6" w14:textId="77777777" w:rsidR="00933DB0" w:rsidRDefault="008845DE" w:rsidP="003E69E9">
            <w:r>
              <w:t>"version": "2.0</w:t>
            </w:r>
            <w:r>
              <w:rPr>
                <w:rFonts w:hint="eastAsia"/>
              </w:rPr>
              <w:t xml:space="preserve"> </w:t>
            </w:r>
            <w:r>
              <w:rPr>
                <w:rFonts w:ascii="Consolas" w:hAnsi="Consolas" w:cs="Consolas" w:hint="eastAsia"/>
                <w:b/>
                <w:bCs/>
                <w:color w:val="000000" w:themeColor="text1"/>
                <w:kern w:val="0"/>
                <w:sz w:val="15"/>
                <w:szCs w:val="15"/>
              </w:rPr>
              <w:t>(String)</w:t>
            </w:r>
            <w:r>
              <w:t>",</w:t>
            </w:r>
          </w:p>
          <w:p w14:paraId="416FAA31" w14:textId="77777777" w:rsidR="00933DB0" w:rsidRDefault="008845DE" w:rsidP="003E69E9">
            <w:r>
              <w:t>"timestamp": "1565499360620</w:t>
            </w:r>
            <w:r>
              <w:rPr>
                <w:rFonts w:hint="eastAsia"/>
              </w:rPr>
              <w:t xml:space="preserve"> </w:t>
            </w:r>
            <w:r>
              <w:rPr>
                <w:rFonts w:ascii="Consolas" w:hAnsi="Consolas" w:cs="Consolas" w:hint="eastAsia"/>
                <w:b/>
                <w:bCs/>
                <w:color w:val="000000" w:themeColor="text1"/>
                <w:kern w:val="0"/>
                <w:sz w:val="15"/>
                <w:szCs w:val="15"/>
              </w:rPr>
              <w:t>(String)</w:t>
            </w:r>
            <w:r>
              <w:t>",</w:t>
            </w:r>
          </w:p>
          <w:p w14:paraId="73E0FBA8" w14:textId="77777777" w:rsidR="00933DB0" w:rsidRDefault="008845DE" w:rsidP="003E69E9">
            <w:pPr>
              <w:rPr>
                <w:rFonts w:ascii="Consolas" w:hAnsi="Consolas" w:cs="Consolas"/>
                <w:color w:val="000000" w:themeColor="text1"/>
                <w:kern w:val="0"/>
                <w:sz w:val="20"/>
                <w:szCs w:val="20"/>
              </w:rPr>
            </w:pPr>
            <w:r>
              <w:t>"data": {</w:t>
            </w:r>
          </w:p>
          <w:p w14:paraId="1923556B" w14:textId="77777777" w:rsidR="00933DB0" w:rsidRDefault="008845DE" w:rsidP="003E69E9">
            <w:r>
              <w:t>"</w:t>
            </w:r>
            <w:r>
              <w:rPr>
                <w:rFonts w:hint="eastAsia"/>
              </w:rPr>
              <w:t>cardNo</w:t>
            </w:r>
            <w:r>
              <w:t>":"</w:t>
            </w:r>
            <w:r>
              <w:rPr>
                <w:rFonts w:hint="eastAsia"/>
              </w:rPr>
              <w:t xml:space="preserve">123456 </w:t>
            </w:r>
            <w:r>
              <w:rPr>
                <w:rFonts w:hint="eastAsia"/>
                <w:b/>
                <w:bCs/>
                <w:sz w:val="15"/>
                <w:szCs w:val="15"/>
              </w:rPr>
              <w:t>(String)</w:t>
            </w:r>
            <w:r>
              <w:t>",</w:t>
            </w:r>
          </w:p>
          <w:p w14:paraId="7B90A73C" w14:textId="77777777" w:rsidR="00933DB0" w:rsidRDefault="008845DE" w:rsidP="003E69E9">
            <w:r>
              <w:t>"</w:t>
            </w:r>
            <w:r>
              <w:rPr>
                <w:rFonts w:hint="eastAsia"/>
              </w:rPr>
              <w:t>registerDevice</w:t>
            </w:r>
            <w:r>
              <w:t>":"</w:t>
            </w:r>
            <w:r>
              <w:rPr>
                <w:rFonts w:hint="eastAsia"/>
              </w:rPr>
              <w:t>注册机器</w:t>
            </w:r>
            <w:r>
              <w:rPr>
                <w:rFonts w:hint="eastAsia"/>
              </w:rPr>
              <w:t xml:space="preserve"> </w:t>
            </w:r>
            <w:r>
              <w:rPr>
                <w:rFonts w:hint="eastAsia"/>
                <w:b/>
                <w:bCs/>
                <w:sz w:val="15"/>
                <w:szCs w:val="15"/>
              </w:rPr>
              <w:t>(String)</w:t>
            </w:r>
            <w:r>
              <w:t>",</w:t>
            </w:r>
          </w:p>
          <w:p w14:paraId="776C9FEE" w14:textId="77777777" w:rsidR="00933DB0" w:rsidRDefault="008845DE" w:rsidP="003E69E9">
            <w:r>
              <w:t>"</w:t>
            </w:r>
            <w:r>
              <w:rPr>
                <w:rFonts w:hint="eastAsia"/>
              </w:rPr>
              <w:t>owner</w:t>
            </w:r>
            <w:r>
              <w:t>":"</w:t>
            </w:r>
            <w:r>
              <w:rPr>
                <w:rFonts w:hint="eastAsia"/>
              </w:rPr>
              <w:t>拥有者，使用者</w:t>
            </w:r>
            <w:r>
              <w:t>或者公司</w:t>
            </w:r>
            <w:r>
              <w:t>ID</w:t>
            </w:r>
            <w:r>
              <w:rPr>
                <w:rFonts w:hint="eastAsia"/>
                <w:b/>
                <w:bCs/>
                <w:sz w:val="15"/>
                <w:szCs w:val="15"/>
              </w:rPr>
              <w:t>(String)</w:t>
            </w:r>
            <w:r>
              <w:t>",</w:t>
            </w:r>
          </w:p>
          <w:p w14:paraId="1D406679" w14:textId="77777777" w:rsidR="00933DB0" w:rsidRDefault="008845DE" w:rsidP="003E69E9">
            <w:pPr>
              <w:rPr>
                <w:rFonts w:ascii="宋体" w:eastAsia="宋体" w:hAnsi="宋体" w:cs="宋体"/>
                <w:sz w:val="24"/>
                <w:szCs w:val="24"/>
              </w:rPr>
            </w:pPr>
            <w:r>
              <w:t>"</w:t>
            </w:r>
            <w:r>
              <w:rPr>
                <w:rFonts w:hint="eastAsia"/>
              </w:rPr>
              <w:t>phone</w:t>
            </w:r>
            <w:r>
              <w:t>":"</w:t>
            </w:r>
            <w:r>
              <w:rPr>
                <w:rFonts w:hint="eastAsia"/>
              </w:rPr>
              <w:t>手机号</w:t>
            </w:r>
            <w:r>
              <w:rPr>
                <w:rFonts w:hint="eastAsia"/>
                <w:b/>
                <w:bCs/>
                <w:sz w:val="15"/>
                <w:szCs w:val="15"/>
              </w:rPr>
              <w:t>(String)</w:t>
            </w:r>
            <w:r>
              <w:t>",</w:t>
            </w:r>
          </w:p>
          <w:p w14:paraId="4AA7F0EB" w14:textId="77777777" w:rsidR="00933DB0" w:rsidRDefault="008845DE" w:rsidP="003E69E9">
            <w:r>
              <w:t>"</w:t>
            </w:r>
            <w:r>
              <w:rPr>
                <w:rFonts w:hint="eastAsia"/>
              </w:rPr>
              <w:t>operationType</w:t>
            </w:r>
            <w:r>
              <w:t>":</w:t>
            </w:r>
            <w:r>
              <w:rPr>
                <w:rFonts w:hint="eastAsia"/>
              </w:rPr>
              <w:t>操作类型（</w:t>
            </w:r>
            <w:r>
              <w:rPr>
                <w:rFonts w:hint="eastAsia"/>
              </w:rPr>
              <w:t>0</w:t>
            </w:r>
            <w:r>
              <w:rPr>
                <w:rFonts w:hint="eastAsia"/>
              </w:rPr>
              <w:t>正常</w:t>
            </w:r>
            <w:r>
              <w:rPr>
                <w:rFonts w:hint="eastAsia"/>
              </w:rPr>
              <w:t>;1</w:t>
            </w:r>
            <w:r>
              <w:rPr>
                <w:rFonts w:hint="eastAsia"/>
              </w:rPr>
              <w:t>注册</w:t>
            </w:r>
            <w:r>
              <w:rPr>
                <w:rFonts w:hint="eastAsia"/>
              </w:rPr>
              <w:t>;2</w:t>
            </w:r>
            <w:r>
              <w:rPr>
                <w:rFonts w:hint="eastAsia"/>
              </w:rPr>
              <w:t>注销</w:t>
            </w:r>
            <w:r>
              <w:rPr>
                <w:rFonts w:hint="eastAsia"/>
              </w:rPr>
              <w:t>;3</w:t>
            </w:r>
            <w:r>
              <w:rPr>
                <w:rFonts w:hint="eastAsia"/>
              </w:rPr>
              <w:t>冻结</w:t>
            </w:r>
            <w:r>
              <w:rPr>
                <w:rFonts w:hint="eastAsia"/>
              </w:rPr>
              <w:t>;4</w:t>
            </w:r>
            <w:r>
              <w:rPr>
                <w:rFonts w:hint="eastAsia"/>
              </w:rPr>
              <w:t>编辑</w:t>
            </w:r>
            <w:r>
              <w:rPr>
                <w:rFonts w:hint="eastAsia"/>
              </w:rPr>
              <w:t>;10</w:t>
            </w:r>
            <w:r>
              <w:rPr>
                <w:rFonts w:hint="eastAsia"/>
              </w:rPr>
              <w:t>撤销冻结</w:t>
            </w:r>
            <w:r>
              <w:rPr>
                <w:rFonts w:hint="eastAsia"/>
              </w:rPr>
              <w:t>;11:</w:t>
            </w:r>
            <w:r>
              <w:rPr>
                <w:rFonts w:hint="eastAsia"/>
              </w:rPr>
              <w:t>挂失</w:t>
            </w:r>
            <w:r>
              <w:rPr>
                <w:rFonts w:hint="eastAsia"/>
              </w:rPr>
              <w:t>;12:</w:t>
            </w:r>
            <w:r>
              <w:rPr>
                <w:rFonts w:hint="eastAsia"/>
              </w:rPr>
              <w:t>撤销挂失</w:t>
            </w:r>
            <w:r>
              <w:rPr>
                <w:rFonts w:hint="eastAsia"/>
              </w:rPr>
              <w:t>;21:</w:t>
            </w:r>
            <w:r>
              <w:rPr>
                <w:rFonts w:hint="eastAsia"/>
              </w:rPr>
              <w:t>充值</w:t>
            </w:r>
            <w:r>
              <w:rPr>
                <w:rFonts w:hint="eastAsia"/>
              </w:rPr>
              <w:t>;</w:t>
            </w:r>
            <w:r>
              <w:rPr>
                <w:rFonts w:hint="eastAsia"/>
              </w:rPr>
              <w:t>）</w:t>
            </w:r>
            <w:r>
              <w:rPr>
                <w:rFonts w:hint="eastAsia"/>
                <w:b/>
                <w:bCs/>
                <w:sz w:val="15"/>
                <w:szCs w:val="15"/>
              </w:rPr>
              <w:t>(int)</w:t>
            </w:r>
            <w:r>
              <w:t>,</w:t>
            </w:r>
          </w:p>
          <w:p w14:paraId="27D253B8" w14:textId="77777777" w:rsidR="00933DB0" w:rsidRDefault="008845DE" w:rsidP="003E69E9">
            <w:r>
              <w:t>"</w:t>
            </w:r>
            <w:r>
              <w:rPr>
                <w:rFonts w:hint="eastAsia"/>
              </w:rPr>
              <w:t>userType</w:t>
            </w:r>
            <w:r>
              <w:t>":</w:t>
            </w:r>
            <w:r>
              <w:rPr>
                <w:rFonts w:hint="eastAsia"/>
              </w:rPr>
              <w:t>使用类型（</w:t>
            </w:r>
            <w:r>
              <w:rPr>
                <w:rFonts w:hint="eastAsia"/>
              </w:rPr>
              <w:t xml:space="preserve"> 1-</w:t>
            </w:r>
            <w:r>
              <w:rPr>
                <w:rFonts w:hint="eastAsia"/>
              </w:rPr>
              <w:t>限当前机器使用</w:t>
            </w:r>
            <w:r>
              <w:rPr>
                <w:rFonts w:hint="eastAsia"/>
              </w:rPr>
              <w:t>; 2-</w:t>
            </w:r>
            <w:r>
              <w:rPr>
                <w:rFonts w:hint="eastAsia"/>
              </w:rPr>
              <w:t>内部通用）</w:t>
            </w:r>
            <w:r>
              <w:rPr>
                <w:rFonts w:hint="eastAsia"/>
                <w:b/>
                <w:bCs/>
                <w:sz w:val="15"/>
                <w:szCs w:val="15"/>
              </w:rPr>
              <w:t>(int)</w:t>
            </w:r>
            <w:r>
              <w:t>,</w:t>
            </w:r>
          </w:p>
          <w:p w14:paraId="4AE28658" w14:textId="77777777" w:rsidR="00933DB0" w:rsidRDefault="008845DE" w:rsidP="003E69E9">
            <w:r>
              <w:t>"</w:t>
            </w:r>
            <w:r>
              <w:rPr>
                <w:rFonts w:hint="eastAsia"/>
              </w:rPr>
              <w:t>appType</w:t>
            </w:r>
            <w:r>
              <w:t>":</w:t>
            </w:r>
            <w:r>
              <w:rPr>
                <w:rFonts w:hint="eastAsia"/>
              </w:rPr>
              <w:t>应用类型</w:t>
            </w:r>
            <w:r>
              <w:rPr>
                <w:rFonts w:hint="eastAsia"/>
              </w:rPr>
              <w:t xml:space="preserve"> 1-</w:t>
            </w:r>
            <w:r>
              <w:rPr>
                <w:rFonts w:hint="eastAsia"/>
              </w:rPr>
              <w:t>计次限时</w:t>
            </w:r>
            <w:r>
              <w:rPr>
                <w:rFonts w:hint="eastAsia"/>
              </w:rPr>
              <w:t xml:space="preserve"> 2-</w:t>
            </w:r>
            <w:r>
              <w:rPr>
                <w:rFonts w:hint="eastAsia"/>
              </w:rPr>
              <w:t>计次不限时</w:t>
            </w:r>
            <w:r>
              <w:rPr>
                <w:rFonts w:hint="eastAsia"/>
              </w:rPr>
              <w:t xml:space="preserve"> 3-</w:t>
            </w:r>
            <w:r>
              <w:rPr>
                <w:rFonts w:hint="eastAsia"/>
              </w:rPr>
              <w:t>计额限时</w:t>
            </w:r>
            <w:r>
              <w:rPr>
                <w:rFonts w:hint="eastAsia"/>
              </w:rPr>
              <w:t xml:space="preserve"> 4-</w:t>
            </w:r>
            <w:r>
              <w:rPr>
                <w:rFonts w:hint="eastAsia"/>
              </w:rPr>
              <w:t>计额不限时</w:t>
            </w:r>
            <w:r>
              <w:rPr>
                <w:rFonts w:hint="eastAsia"/>
              </w:rPr>
              <w:t xml:space="preserve"> </w:t>
            </w:r>
            <w:r>
              <w:rPr>
                <w:rFonts w:hint="eastAsia"/>
                <w:b/>
                <w:bCs/>
                <w:sz w:val="15"/>
                <w:szCs w:val="15"/>
              </w:rPr>
              <w:t>(int)</w:t>
            </w:r>
            <w:r>
              <w:t>,</w:t>
            </w:r>
          </w:p>
          <w:p w14:paraId="6F48C943" w14:textId="77777777" w:rsidR="00933DB0" w:rsidRDefault="008845DE" w:rsidP="003E69E9">
            <w:r>
              <w:t>"</w:t>
            </w:r>
            <w:r>
              <w:rPr>
                <w:rFonts w:hint="eastAsia"/>
              </w:rPr>
              <w:t>accumulatedFlag</w:t>
            </w:r>
            <w:r>
              <w:t>":</w:t>
            </w:r>
            <w:r>
              <w:rPr>
                <w:rFonts w:hint="eastAsia"/>
              </w:rPr>
              <w:t>是否累加</w:t>
            </w:r>
            <w:r>
              <w:rPr>
                <w:rFonts w:hint="eastAsia"/>
              </w:rPr>
              <w:t xml:space="preserve"> 1-</w:t>
            </w:r>
            <w:r>
              <w:rPr>
                <w:rFonts w:hint="eastAsia"/>
              </w:rPr>
              <w:t>累加</w:t>
            </w:r>
            <w:r>
              <w:rPr>
                <w:rFonts w:hint="eastAsia"/>
              </w:rPr>
              <w:t xml:space="preserve"> 0-</w:t>
            </w:r>
            <w:r>
              <w:rPr>
                <w:rFonts w:hint="eastAsia"/>
              </w:rPr>
              <w:t>不累加</w:t>
            </w:r>
            <w:r>
              <w:rPr>
                <w:rFonts w:hint="eastAsia"/>
                <w:b/>
                <w:bCs/>
                <w:sz w:val="15"/>
                <w:szCs w:val="15"/>
              </w:rPr>
              <w:t xml:space="preserve"> (int)</w:t>
            </w:r>
            <w:r>
              <w:t>,</w:t>
            </w:r>
          </w:p>
          <w:p w14:paraId="565E13BD" w14:textId="77777777" w:rsidR="00933DB0" w:rsidRDefault="008845DE" w:rsidP="003E69E9">
            <w:r>
              <w:t>"</w:t>
            </w:r>
            <w:r>
              <w:rPr>
                <w:rFonts w:hint="eastAsia"/>
              </w:rPr>
              <w:t>leftAmount</w:t>
            </w:r>
            <w:r>
              <w:t>":"</w:t>
            </w:r>
            <w:r>
              <w:rPr>
                <w:rFonts w:hint="eastAsia"/>
              </w:rPr>
              <w:t>剩余金额</w:t>
            </w:r>
            <w:r>
              <w:rPr>
                <w:rFonts w:hint="eastAsia"/>
              </w:rPr>
              <w:t>(</w:t>
            </w:r>
            <w:r>
              <w:rPr>
                <w:rFonts w:hint="eastAsia"/>
              </w:rPr>
              <w:t>单位：分</w:t>
            </w:r>
            <w:r>
              <w:rPr>
                <w:rFonts w:hint="eastAsia"/>
              </w:rPr>
              <w:t>)/</w:t>
            </w:r>
            <w:r>
              <w:rPr>
                <w:rFonts w:hint="eastAsia"/>
              </w:rPr>
              <w:t>次数</w:t>
            </w:r>
            <w:r>
              <w:rPr>
                <w:rFonts w:hint="eastAsia"/>
                <w:b/>
                <w:bCs/>
                <w:sz w:val="15"/>
                <w:szCs w:val="15"/>
              </w:rPr>
              <w:t>(String)</w:t>
            </w:r>
            <w:r>
              <w:t>",</w:t>
            </w:r>
          </w:p>
          <w:p w14:paraId="722811FF" w14:textId="77777777" w:rsidR="00933DB0" w:rsidRDefault="008845DE" w:rsidP="003E69E9">
            <w:pPr>
              <w:rPr>
                <w:sz w:val="20"/>
                <w:szCs w:val="20"/>
              </w:rPr>
            </w:pPr>
            <w:r>
              <w:rPr>
                <w:sz w:val="20"/>
                <w:szCs w:val="20"/>
              </w:rPr>
              <w:t>"</w:t>
            </w:r>
            <w:r>
              <w:rPr>
                <w:rFonts w:hint="eastAsia"/>
                <w:sz w:val="20"/>
                <w:szCs w:val="20"/>
              </w:rPr>
              <w:t>limitTime</w:t>
            </w:r>
            <w:r>
              <w:rPr>
                <w:sz w:val="20"/>
                <w:szCs w:val="20"/>
              </w:rPr>
              <w:t>":"</w:t>
            </w:r>
            <w:r>
              <w:rPr>
                <w:rFonts w:hint="eastAsia"/>
                <w:sz w:val="20"/>
                <w:szCs w:val="20"/>
              </w:rPr>
              <w:t>有效期截止时间</w:t>
            </w:r>
            <w:r>
              <w:rPr>
                <w:rFonts w:hint="eastAsia"/>
              </w:rPr>
              <w:t>格式：</w:t>
            </w:r>
            <w:r>
              <w:rPr>
                <w:rFonts w:hint="eastAsia"/>
              </w:rPr>
              <w:t>yyyy-MM-dd HH:mm:ss</w:t>
            </w:r>
            <w:r>
              <w:rPr>
                <w:rFonts w:hint="eastAsia"/>
                <w:sz w:val="20"/>
                <w:szCs w:val="20"/>
              </w:rPr>
              <w:t xml:space="preserve"> </w:t>
            </w:r>
            <w:r>
              <w:rPr>
                <w:rFonts w:hint="eastAsia"/>
              </w:rPr>
              <w:t xml:space="preserve">(String) </w:t>
            </w:r>
            <w:r>
              <w:rPr>
                <w:sz w:val="20"/>
                <w:szCs w:val="20"/>
              </w:rPr>
              <w:t>"</w:t>
            </w:r>
          </w:p>
          <w:p w14:paraId="064769C3" w14:textId="77777777" w:rsidR="00933DB0" w:rsidRDefault="008845DE" w:rsidP="003E69E9">
            <w:r>
              <w:rPr>
                <w:rFonts w:hint="eastAsia"/>
              </w:rPr>
              <w:t>}</w:t>
            </w:r>
          </w:p>
          <w:p w14:paraId="7CB116B5" w14:textId="77777777" w:rsidR="00933DB0" w:rsidRDefault="008845DE" w:rsidP="003E69E9">
            <w:r>
              <w:t>}</w:t>
            </w:r>
          </w:p>
        </w:tc>
      </w:tr>
    </w:tbl>
    <w:p w14:paraId="7AE0BABF" w14:textId="77777777" w:rsidR="00933DB0" w:rsidRDefault="00933DB0" w:rsidP="003E69E9"/>
    <w:p w14:paraId="1A692886" w14:textId="77777777" w:rsidR="00933DB0" w:rsidRDefault="008845DE" w:rsidP="003E69E9">
      <w:r>
        <w:rPr>
          <w:rFonts w:hint="eastAsia"/>
        </w:rPr>
        <w:t>WEB</w:t>
      </w:r>
      <w:r>
        <w:rPr>
          <w:rFonts w:hint="eastAsia"/>
        </w:rPr>
        <w:t>端</w:t>
      </w:r>
      <w:r>
        <w:rPr>
          <w:rFonts w:hint="eastAsia"/>
        </w:rPr>
        <w:t>--</w:t>
      </w:r>
      <w:r>
        <w:rPr>
          <w:rFonts w:hint="eastAsia"/>
        </w:rPr>
        <w:t>返回</w:t>
      </w:r>
      <w:r>
        <w:rPr>
          <w:rFonts w:hint="eastAsia"/>
        </w:rPr>
        <w:t>ACK</w:t>
      </w:r>
    </w:p>
    <w:tbl>
      <w:tblPr>
        <w:tblStyle w:val="af4"/>
        <w:tblW w:w="0" w:type="auto"/>
        <w:tblLook w:val="04A0" w:firstRow="1" w:lastRow="0" w:firstColumn="1" w:lastColumn="0" w:noHBand="0" w:noVBand="1"/>
      </w:tblPr>
      <w:tblGrid>
        <w:gridCol w:w="1526"/>
        <w:gridCol w:w="2734"/>
        <w:gridCol w:w="1235"/>
        <w:gridCol w:w="3027"/>
      </w:tblGrid>
      <w:tr w:rsidR="00933DB0" w14:paraId="49E916CC" w14:textId="77777777">
        <w:tc>
          <w:tcPr>
            <w:tcW w:w="1526" w:type="dxa"/>
            <w:shd w:val="clear" w:color="auto" w:fill="244061" w:themeFill="accent1" w:themeFillShade="80"/>
          </w:tcPr>
          <w:p w14:paraId="4F446F53" w14:textId="77777777" w:rsidR="00933DB0" w:rsidRDefault="008845DE" w:rsidP="003E69E9">
            <w:r>
              <w:rPr>
                <w:rFonts w:hint="eastAsia"/>
              </w:rPr>
              <w:t>消息主题</w:t>
            </w:r>
          </w:p>
        </w:tc>
        <w:tc>
          <w:tcPr>
            <w:tcW w:w="6996" w:type="dxa"/>
            <w:gridSpan w:val="3"/>
            <w:shd w:val="clear" w:color="auto" w:fill="FBD4B4" w:themeFill="accent6" w:themeFillTint="66"/>
          </w:tcPr>
          <w:p w14:paraId="0F6FAA68" w14:textId="77777777" w:rsidR="00933DB0" w:rsidRDefault="008845DE" w:rsidP="003E69E9">
            <w:r>
              <w:rPr>
                <w:rFonts w:hint="eastAsia"/>
              </w:rPr>
              <w:t>cilentId/kalerm/iot/rfid/operation</w:t>
            </w:r>
          </w:p>
        </w:tc>
      </w:tr>
      <w:tr w:rsidR="00933DB0" w14:paraId="64C5D870" w14:textId="77777777">
        <w:tc>
          <w:tcPr>
            <w:tcW w:w="1526" w:type="dxa"/>
            <w:shd w:val="clear" w:color="auto" w:fill="244061" w:themeFill="accent1" w:themeFillShade="80"/>
          </w:tcPr>
          <w:p w14:paraId="0E1C60BC" w14:textId="77777777" w:rsidR="00933DB0" w:rsidRDefault="008845DE" w:rsidP="003E69E9">
            <w:r>
              <w:rPr>
                <w:rFonts w:hint="eastAsia"/>
              </w:rPr>
              <w:t>订阅者</w:t>
            </w:r>
          </w:p>
        </w:tc>
        <w:tc>
          <w:tcPr>
            <w:tcW w:w="2734" w:type="dxa"/>
          </w:tcPr>
          <w:p w14:paraId="71B7D0DB" w14:textId="77777777" w:rsidR="00933DB0" w:rsidRDefault="008845DE" w:rsidP="003E69E9">
            <w:r>
              <w:rPr>
                <w:rFonts w:hint="eastAsia"/>
              </w:rPr>
              <w:t>咖啡机</w:t>
            </w:r>
          </w:p>
        </w:tc>
        <w:tc>
          <w:tcPr>
            <w:tcW w:w="1235" w:type="dxa"/>
            <w:shd w:val="clear" w:color="auto" w:fill="244061" w:themeFill="accent1" w:themeFillShade="80"/>
          </w:tcPr>
          <w:p w14:paraId="33D4431E" w14:textId="77777777" w:rsidR="00933DB0" w:rsidRDefault="008845DE" w:rsidP="003E69E9">
            <w:r>
              <w:rPr>
                <w:rFonts w:hint="eastAsia"/>
              </w:rPr>
              <w:t>发布者</w:t>
            </w:r>
          </w:p>
        </w:tc>
        <w:tc>
          <w:tcPr>
            <w:tcW w:w="3027" w:type="dxa"/>
          </w:tcPr>
          <w:p w14:paraId="711F9C8E" w14:textId="77777777" w:rsidR="00933DB0" w:rsidRDefault="008845DE" w:rsidP="003E69E9">
            <w:r>
              <w:rPr>
                <w:rFonts w:hint="eastAsia"/>
              </w:rPr>
              <w:t>服务器</w:t>
            </w:r>
            <w:r>
              <w:t xml:space="preserve"> </w:t>
            </w:r>
          </w:p>
        </w:tc>
      </w:tr>
      <w:tr w:rsidR="00933DB0" w14:paraId="52BD09F8" w14:textId="77777777">
        <w:trPr>
          <w:trHeight w:val="956"/>
        </w:trPr>
        <w:tc>
          <w:tcPr>
            <w:tcW w:w="1526" w:type="dxa"/>
            <w:shd w:val="clear" w:color="auto" w:fill="244061" w:themeFill="accent1" w:themeFillShade="80"/>
          </w:tcPr>
          <w:p w14:paraId="150D2D69" w14:textId="77777777" w:rsidR="00933DB0" w:rsidRDefault="008845DE" w:rsidP="003E69E9">
            <w:r>
              <w:t>J</w:t>
            </w:r>
            <w:r>
              <w:rPr>
                <w:rFonts w:hint="eastAsia"/>
              </w:rPr>
              <w:t>son</w:t>
            </w:r>
            <w:r>
              <w:rPr>
                <w:rFonts w:hint="eastAsia"/>
              </w:rPr>
              <w:t>格式</w:t>
            </w:r>
          </w:p>
        </w:tc>
        <w:tc>
          <w:tcPr>
            <w:tcW w:w="6996" w:type="dxa"/>
            <w:gridSpan w:val="3"/>
          </w:tcPr>
          <w:p w14:paraId="3593DE20" w14:textId="77777777" w:rsidR="00933DB0" w:rsidRDefault="008845DE" w:rsidP="003E69E9">
            <w:r>
              <w:t>{</w:t>
            </w:r>
          </w:p>
          <w:p w14:paraId="04BD4852" w14:textId="77777777" w:rsidR="00933DB0" w:rsidRDefault="008845DE" w:rsidP="003E69E9">
            <w:r>
              <w:t>"</w:t>
            </w:r>
            <w:r>
              <w:rPr>
                <w:rFonts w:hint="eastAsia"/>
              </w:rPr>
              <w:t>msgId</w:t>
            </w:r>
            <w:r>
              <w:t>": "45484asd5a4d8a48a4sdads</w:t>
            </w:r>
            <w:r>
              <w:rPr>
                <w:rFonts w:hint="eastAsia"/>
              </w:rPr>
              <w:t xml:space="preserve"> </w:t>
            </w:r>
            <w:r>
              <w:rPr>
                <w:rFonts w:ascii="Consolas" w:hAnsi="Consolas" w:cs="Consolas" w:hint="eastAsia"/>
                <w:b/>
                <w:bCs/>
                <w:color w:val="000000" w:themeColor="text1"/>
                <w:kern w:val="0"/>
                <w:sz w:val="15"/>
                <w:szCs w:val="15"/>
              </w:rPr>
              <w:t>(String)</w:t>
            </w:r>
            <w:r>
              <w:t>",</w:t>
            </w:r>
          </w:p>
          <w:p w14:paraId="6C8C2B55" w14:textId="77777777" w:rsidR="00933DB0" w:rsidRDefault="008845DE" w:rsidP="003E69E9">
            <w:r>
              <w:t>"version": "2.0</w:t>
            </w:r>
            <w:r>
              <w:rPr>
                <w:rFonts w:hint="eastAsia"/>
              </w:rPr>
              <w:t xml:space="preserve"> </w:t>
            </w:r>
            <w:r>
              <w:rPr>
                <w:rFonts w:ascii="Consolas" w:hAnsi="Consolas" w:cs="Consolas" w:hint="eastAsia"/>
                <w:b/>
                <w:bCs/>
                <w:color w:val="000000" w:themeColor="text1"/>
                <w:kern w:val="0"/>
                <w:sz w:val="15"/>
                <w:szCs w:val="15"/>
              </w:rPr>
              <w:t>(String)</w:t>
            </w:r>
            <w:r>
              <w:t>",</w:t>
            </w:r>
          </w:p>
          <w:p w14:paraId="586748E6" w14:textId="77777777" w:rsidR="00933DB0" w:rsidRDefault="008845DE" w:rsidP="003E69E9">
            <w:r>
              <w:t>"timestamp": "1565499360629</w:t>
            </w:r>
            <w:r>
              <w:rPr>
                <w:rFonts w:hint="eastAsia"/>
              </w:rPr>
              <w:t xml:space="preserve"> </w:t>
            </w:r>
            <w:r>
              <w:rPr>
                <w:rFonts w:ascii="Consolas" w:hAnsi="Consolas" w:cs="Consolas" w:hint="eastAsia"/>
                <w:b/>
                <w:bCs/>
                <w:color w:val="000000" w:themeColor="text1"/>
                <w:kern w:val="0"/>
                <w:sz w:val="15"/>
                <w:szCs w:val="15"/>
              </w:rPr>
              <w:t>(String)</w:t>
            </w:r>
            <w:r>
              <w:t>",</w:t>
            </w:r>
          </w:p>
          <w:p w14:paraId="0D64847D" w14:textId="77777777" w:rsidR="00933DB0" w:rsidRDefault="008845DE" w:rsidP="003E69E9">
            <w:r>
              <w:t>/*</w:t>
            </w:r>
            <w:r>
              <w:t>返回结果码</w:t>
            </w:r>
            <w:r>
              <w:t xml:space="preserve"> 0 </w:t>
            </w:r>
            <w:r>
              <w:rPr>
                <w:rFonts w:hint="eastAsia"/>
              </w:rPr>
              <w:t>成功；失败则参照附录</w:t>
            </w:r>
            <w:r>
              <w:rPr>
                <w:rFonts w:hint="eastAsia"/>
              </w:rPr>
              <w:t>C</w:t>
            </w:r>
            <w:r>
              <w:rPr>
                <w:rFonts w:hint="eastAsia"/>
              </w:rPr>
              <w:t>：协议响应码列表；</w:t>
            </w:r>
            <w:r>
              <w:t>*/</w:t>
            </w:r>
          </w:p>
          <w:p w14:paraId="643B5639" w14:textId="77777777" w:rsidR="00933DB0" w:rsidRDefault="008845DE" w:rsidP="003E69E9">
            <w:pPr>
              <w:rPr>
                <w:rFonts w:ascii="Consolas" w:hAnsi="Consolas" w:cs="Consolas"/>
                <w:color w:val="000000" w:themeColor="text1"/>
                <w:kern w:val="0"/>
                <w:sz w:val="20"/>
                <w:szCs w:val="20"/>
              </w:rPr>
            </w:pPr>
            <w:r>
              <w:t>"</w:t>
            </w:r>
            <w:r>
              <w:rPr>
                <w:rFonts w:hint="eastAsia"/>
              </w:rPr>
              <w:t>c</w:t>
            </w:r>
            <w:r>
              <w:t xml:space="preserve">ode": </w:t>
            </w:r>
            <w:r>
              <w:rPr>
                <w:rFonts w:hint="eastAsia"/>
              </w:rPr>
              <w:t xml:space="preserve">0 </w:t>
            </w:r>
            <w:r>
              <w:rPr>
                <w:rFonts w:ascii="Consolas" w:hAnsi="Consolas" w:cs="Consolas" w:hint="eastAsia"/>
                <w:b/>
                <w:bCs/>
                <w:color w:val="000000" w:themeColor="text1"/>
                <w:kern w:val="0"/>
                <w:sz w:val="15"/>
                <w:szCs w:val="15"/>
              </w:rPr>
              <w:t>(int)</w:t>
            </w:r>
            <w:r>
              <w:rPr>
                <w:rFonts w:ascii="Consolas" w:hAnsi="Consolas" w:cs="Consolas" w:hint="eastAsia"/>
                <w:color w:val="000000" w:themeColor="text1"/>
                <w:kern w:val="0"/>
                <w:sz w:val="20"/>
                <w:szCs w:val="20"/>
              </w:rPr>
              <w:t>,</w:t>
            </w:r>
          </w:p>
          <w:p w14:paraId="5367A5FE" w14:textId="77777777" w:rsidR="00933DB0" w:rsidRDefault="008845DE" w:rsidP="003E69E9">
            <w:pPr>
              <w:rPr>
                <w:rFonts w:ascii="Consolas" w:hAnsi="Consolas" w:cs="Consolas"/>
                <w:color w:val="000000" w:themeColor="text1"/>
                <w:kern w:val="0"/>
                <w:sz w:val="20"/>
                <w:szCs w:val="20"/>
              </w:rPr>
            </w:pPr>
            <w:r>
              <w:t>"data": {</w:t>
            </w:r>
          </w:p>
          <w:p w14:paraId="4A57E095" w14:textId="77777777" w:rsidR="00933DB0" w:rsidRDefault="008845DE" w:rsidP="003E69E9">
            <w:r>
              <w:tab/>
              <w:t>"msg":"</w:t>
            </w:r>
            <w:r>
              <w:t>错误原因</w:t>
            </w:r>
            <w:r>
              <w:rPr>
                <w:rFonts w:hint="eastAsia"/>
              </w:rPr>
              <w:t>：扇区信息不一致</w:t>
            </w:r>
            <w:r>
              <w:rPr>
                <w:rFonts w:hint="eastAsia"/>
              </w:rPr>
              <w:t xml:space="preserve"> </w:t>
            </w:r>
            <w:r>
              <w:rPr>
                <w:rFonts w:hint="eastAsia"/>
                <w:b/>
                <w:bCs/>
                <w:sz w:val="15"/>
                <w:szCs w:val="15"/>
              </w:rPr>
              <w:t>(String)</w:t>
            </w:r>
            <w:r>
              <w:t>"</w:t>
            </w:r>
          </w:p>
          <w:p w14:paraId="284F8FC5" w14:textId="77777777" w:rsidR="00933DB0" w:rsidRDefault="008845DE" w:rsidP="003E69E9">
            <w:r>
              <w:rPr>
                <w:rFonts w:hint="eastAsia"/>
              </w:rPr>
              <w:t>}</w:t>
            </w:r>
          </w:p>
          <w:p w14:paraId="0F4B31AA" w14:textId="77777777" w:rsidR="00933DB0" w:rsidRDefault="008845DE" w:rsidP="003E69E9">
            <w:r>
              <w:t>}</w:t>
            </w:r>
          </w:p>
        </w:tc>
      </w:tr>
    </w:tbl>
    <w:p w14:paraId="39344650" w14:textId="77777777" w:rsidR="00933DB0" w:rsidRDefault="00933DB0" w:rsidP="003E69E9"/>
    <w:p w14:paraId="257A2F06" w14:textId="77777777" w:rsidR="00933DB0" w:rsidRDefault="008845DE" w:rsidP="003E69E9">
      <w:pPr>
        <w:pStyle w:val="3"/>
      </w:pPr>
      <w:r>
        <w:rPr>
          <w:rFonts w:hint="eastAsia"/>
        </w:rPr>
        <w:t xml:space="preserve">4.4.2.1 </w:t>
      </w:r>
      <w:r>
        <w:rPr>
          <w:rFonts w:hint="eastAsia"/>
        </w:rPr>
        <w:t>刷卡消费消息内容</w:t>
      </w:r>
    </w:p>
    <w:p w14:paraId="5B6AC95A" w14:textId="77777777" w:rsidR="00933DB0" w:rsidRDefault="008845DE" w:rsidP="003E69E9">
      <w:r>
        <w:rPr>
          <w:rFonts w:hint="eastAsia"/>
        </w:rPr>
        <w:t>刷卡消费时，上报卡号到平台校验卡信息</w:t>
      </w:r>
    </w:p>
    <w:p w14:paraId="2ABB692C" w14:textId="77777777" w:rsidR="00933DB0" w:rsidRDefault="00933DB0" w:rsidP="003E69E9"/>
    <w:p w14:paraId="72BE90E7" w14:textId="77777777" w:rsidR="00933DB0" w:rsidRDefault="008845DE" w:rsidP="003E69E9">
      <w:r>
        <w:rPr>
          <w:rFonts w:hint="eastAsia"/>
        </w:rPr>
        <w:t>平台校验流程：</w:t>
      </w:r>
    </w:p>
    <w:p w14:paraId="13C9D88B" w14:textId="77777777" w:rsidR="00933DB0" w:rsidRDefault="008845DE" w:rsidP="003E69E9">
      <w:r>
        <w:rPr>
          <w:rFonts w:hint="eastAsia"/>
        </w:rPr>
        <w:t>1</w:t>
      </w:r>
      <w:r>
        <w:rPr>
          <w:rFonts w:hint="eastAsia"/>
        </w:rPr>
        <w:t>、拿着上报的设备序列号到关联表中检索查看是否已有关联标记，没有关联则响应设备不能刷卡消费；有关联则进行第二步校验。</w:t>
      </w:r>
    </w:p>
    <w:p w14:paraId="41851241" w14:textId="77777777" w:rsidR="00933DB0" w:rsidRDefault="008845DE" w:rsidP="003E69E9">
      <w:r>
        <w:rPr>
          <w:rFonts w:hint="eastAsia"/>
        </w:rPr>
        <w:t>2</w:t>
      </w:r>
      <w:r>
        <w:rPr>
          <w:rFonts w:hint="eastAsia"/>
        </w:rPr>
        <w:t>、拿着卡号到卡信息表中校验卡当前状态是否为正常，非正常状态则响应给设备不能刷卡消费；正常状态则进行第三步校验。</w:t>
      </w:r>
    </w:p>
    <w:p w14:paraId="291A2593" w14:textId="77777777" w:rsidR="00933DB0" w:rsidRDefault="008845DE" w:rsidP="003E69E9">
      <w:r>
        <w:rPr>
          <w:rFonts w:hint="eastAsia"/>
        </w:rPr>
        <w:t>3</w:t>
      </w:r>
      <w:r>
        <w:rPr>
          <w:rFonts w:hint="eastAsia"/>
        </w:rPr>
        <w:t>、校验卡的余额是否足够买此饮品，余额不足则响应设备不能消费；余额充足则进行扣款更新卡余额，然后响应给设备可以制作咖啡饮品。</w:t>
      </w:r>
    </w:p>
    <w:p w14:paraId="6B2049B2" w14:textId="77777777" w:rsidR="00933DB0" w:rsidRDefault="008845DE" w:rsidP="003E69E9">
      <w:pPr>
        <w:pStyle w:val="3"/>
      </w:pPr>
      <w:r>
        <w:t>4</w:t>
      </w:r>
      <w:r>
        <w:rPr>
          <w:rFonts w:hint="eastAsia"/>
        </w:rPr>
        <w:t>.4</w:t>
      </w:r>
      <w:r>
        <w:t>.</w:t>
      </w:r>
      <w:r>
        <w:rPr>
          <w:rFonts w:hint="eastAsia"/>
        </w:rPr>
        <w:t>2.2 RFID</w:t>
      </w:r>
      <w:r>
        <w:rPr>
          <w:rFonts w:hint="eastAsia"/>
        </w:rPr>
        <w:t>云购买消息结构体</w:t>
      </w:r>
    </w:p>
    <w:tbl>
      <w:tblPr>
        <w:tblStyle w:val="af4"/>
        <w:tblW w:w="0" w:type="auto"/>
        <w:tblLook w:val="04A0" w:firstRow="1" w:lastRow="0" w:firstColumn="1" w:lastColumn="0" w:noHBand="0" w:noVBand="1"/>
      </w:tblPr>
      <w:tblGrid>
        <w:gridCol w:w="1526"/>
        <w:gridCol w:w="2734"/>
        <w:gridCol w:w="1235"/>
        <w:gridCol w:w="2260"/>
      </w:tblGrid>
      <w:tr w:rsidR="00933DB0" w14:paraId="672D8FB2" w14:textId="77777777">
        <w:tc>
          <w:tcPr>
            <w:tcW w:w="1526" w:type="dxa"/>
            <w:shd w:val="clear" w:color="auto" w:fill="244061" w:themeFill="accent1" w:themeFillShade="80"/>
          </w:tcPr>
          <w:p w14:paraId="50B834F0" w14:textId="77777777" w:rsidR="00933DB0" w:rsidRDefault="008845DE" w:rsidP="003E69E9">
            <w:r>
              <w:rPr>
                <w:rFonts w:hint="eastAsia"/>
              </w:rPr>
              <w:t>消息主题</w:t>
            </w:r>
          </w:p>
        </w:tc>
        <w:tc>
          <w:tcPr>
            <w:tcW w:w="6229" w:type="dxa"/>
            <w:gridSpan w:val="3"/>
            <w:shd w:val="clear" w:color="auto" w:fill="FBD4B4" w:themeFill="accent6" w:themeFillTint="66"/>
          </w:tcPr>
          <w:p w14:paraId="45D3BE05" w14:textId="77777777" w:rsidR="00933DB0" w:rsidRDefault="008845DE" w:rsidP="003E69E9">
            <w:r>
              <w:rPr>
                <w:rFonts w:hint="eastAsia"/>
              </w:rPr>
              <w:t>report/kalerm/iot/rfid/buy/drink/cilentId</w:t>
            </w:r>
          </w:p>
        </w:tc>
      </w:tr>
      <w:tr w:rsidR="00933DB0" w14:paraId="52F27877" w14:textId="77777777">
        <w:trPr>
          <w:trHeight w:val="90"/>
        </w:trPr>
        <w:tc>
          <w:tcPr>
            <w:tcW w:w="1526" w:type="dxa"/>
            <w:shd w:val="clear" w:color="auto" w:fill="244061" w:themeFill="accent1" w:themeFillShade="80"/>
          </w:tcPr>
          <w:p w14:paraId="59EE7D40" w14:textId="77777777" w:rsidR="00933DB0" w:rsidRDefault="008845DE" w:rsidP="003E69E9">
            <w:r>
              <w:rPr>
                <w:rFonts w:hint="eastAsia"/>
              </w:rPr>
              <w:t>订阅者</w:t>
            </w:r>
          </w:p>
        </w:tc>
        <w:tc>
          <w:tcPr>
            <w:tcW w:w="2734" w:type="dxa"/>
          </w:tcPr>
          <w:p w14:paraId="2D47D512" w14:textId="77777777" w:rsidR="00933DB0" w:rsidRDefault="008845DE" w:rsidP="003E69E9">
            <w:r>
              <w:rPr>
                <w:rFonts w:hint="eastAsia"/>
              </w:rPr>
              <w:t>云服务器</w:t>
            </w:r>
          </w:p>
        </w:tc>
        <w:tc>
          <w:tcPr>
            <w:tcW w:w="1235" w:type="dxa"/>
            <w:shd w:val="clear" w:color="auto" w:fill="244061" w:themeFill="accent1" w:themeFillShade="80"/>
          </w:tcPr>
          <w:p w14:paraId="37C5DEB1" w14:textId="77777777" w:rsidR="00933DB0" w:rsidRDefault="008845DE" w:rsidP="003E69E9">
            <w:r>
              <w:rPr>
                <w:rFonts w:hint="eastAsia"/>
              </w:rPr>
              <w:t>发布者</w:t>
            </w:r>
          </w:p>
        </w:tc>
        <w:tc>
          <w:tcPr>
            <w:tcW w:w="2260" w:type="dxa"/>
          </w:tcPr>
          <w:p w14:paraId="3CFD0D42" w14:textId="77777777" w:rsidR="00933DB0" w:rsidRDefault="008845DE" w:rsidP="003E69E9">
            <w:r>
              <w:rPr>
                <w:rFonts w:hint="eastAsia"/>
              </w:rPr>
              <w:t>咖啡机</w:t>
            </w:r>
            <w:r>
              <w:t xml:space="preserve"> </w:t>
            </w:r>
          </w:p>
        </w:tc>
      </w:tr>
      <w:tr w:rsidR="00933DB0" w14:paraId="3246EF9D" w14:textId="77777777">
        <w:trPr>
          <w:trHeight w:val="956"/>
        </w:trPr>
        <w:tc>
          <w:tcPr>
            <w:tcW w:w="1526" w:type="dxa"/>
            <w:shd w:val="clear" w:color="auto" w:fill="244061" w:themeFill="accent1" w:themeFillShade="80"/>
          </w:tcPr>
          <w:p w14:paraId="3B043EC1" w14:textId="77777777" w:rsidR="00933DB0" w:rsidRDefault="008845DE" w:rsidP="003E69E9">
            <w:r>
              <w:t>J</w:t>
            </w:r>
            <w:r>
              <w:rPr>
                <w:rFonts w:hint="eastAsia"/>
              </w:rPr>
              <w:t>son</w:t>
            </w:r>
            <w:r>
              <w:rPr>
                <w:rFonts w:hint="eastAsia"/>
              </w:rPr>
              <w:t>格式</w:t>
            </w:r>
          </w:p>
        </w:tc>
        <w:tc>
          <w:tcPr>
            <w:tcW w:w="6229" w:type="dxa"/>
            <w:gridSpan w:val="3"/>
          </w:tcPr>
          <w:p w14:paraId="2CE83D91" w14:textId="77777777" w:rsidR="00933DB0" w:rsidRDefault="008845DE" w:rsidP="003E69E9">
            <w:r>
              <w:t>{</w:t>
            </w:r>
          </w:p>
          <w:p w14:paraId="648EBA24" w14:textId="77777777" w:rsidR="00933DB0" w:rsidRDefault="008845DE" w:rsidP="003E69E9">
            <w:r>
              <w:t>"</w:t>
            </w:r>
            <w:r>
              <w:rPr>
                <w:rFonts w:hint="eastAsia"/>
              </w:rPr>
              <w:t>msgId</w:t>
            </w:r>
            <w:r>
              <w:t>": "45484asd5a4d8a48a4sdads</w:t>
            </w:r>
            <w:r>
              <w:rPr>
                <w:rFonts w:hint="eastAsia"/>
              </w:rPr>
              <w:t xml:space="preserve"> </w:t>
            </w:r>
            <w:r>
              <w:rPr>
                <w:rFonts w:ascii="Consolas" w:hAnsi="Consolas" w:cs="Consolas" w:hint="eastAsia"/>
                <w:b/>
                <w:bCs/>
                <w:color w:val="000000" w:themeColor="text1"/>
                <w:kern w:val="0"/>
                <w:sz w:val="15"/>
                <w:szCs w:val="15"/>
              </w:rPr>
              <w:t>(String)</w:t>
            </w:r>
            <w:r>
              <w:t>",</w:t>
            </w:r>
          </w:p>
          <w:p w14:paraId="5287E872" w14:textId="77777777" w:rsidR="00933DB0" w:rsidRDefault="008845DE" w:rsidP="003E69E9">
            <w:r>
              <w:t>"version": "2.0</w:t>
            </w:r>
            <w:r>
              <w:rPr>
                <w:rFonts w:hint="eastAsia"/>
              </w:rPr>
              <w:t xml:space="preserve"> </w:t>
            </w:r>
            <w:r>
              <w:rPr>
                <w:rFonts w:ascii="Consolas" w:hAnsi="Consolas" w:cs="Consolas" w:hint="eastAsia"/>
                <w:b/>
                <w:bCs/>
                <w:color w:val="000000" w:themeColor="text1"/>
                <w:kern w:val="0"/>
                <w:sz w:val="15"/>
                <w:szCs w:val="15"/>
              </w:rPr>
              <w:t>(String)</w:t>
            </w:r>
            <w:r>
              <w:t>",</w:t>
            </w:r>
          </w:p>
          <w:p w14:paraId="42ED306F" w14:textId="77777777" w:rsidR="00933DB0" w:rsidRDefault="008845DE" w:rsidP="003E69E9">
            <w:r>
              <w:t>"timestamp": "1565499360620</w:t>
            </w:r>
            <w:r>
              <w:rPr>
                <w:rFonts w:hint="eastAsia"/>
              </w:rPr>
              <w:t xml:space="preserve"> </w:t>
            </w:r>
            <w:r>
              <w:rPr>
                <w:rFonts w:ascii="Consolas" w:hAnsi="Consolas" w:cs="Consolas" w:hint="eastAsia"/>
                <w:b/>
                <w:bCs/>
                <w:color w:val="000000" w:themeColor="text1"/>
                <w:kern w:val="0"/>
                <w:sz w:val="15"/>
                <w:szCs w:val="15"/>
              </w:rPr>
              <w:t>(String)</w:t>
            </w:r>
            <w:r>
              <w:t>",</w:t>
            </w:r>
          </w:p>
          <w:p w14:paraId="2067F60E" w14:textId="77777777" w:rsidR="00933DB0" w:rsidRDefault="008845DE" w:rsidP="003E69E9">
            <w:pPr>
              <w:rPr>
                <w:rFonts w:ascii="Consolas" w:hAnsi="Consolas" w:cs="Consolas"/>
                <w:color w:val="FF0000"/>
                <w:kern w:val="0"/>
                <w:sz w:val="20"/>
                <w:szCs w:val="20"/>
              </w:rPr>
            </w:pPr>
            <w:r>
              <w:t>"data": {</w:t>
            </w:r>
          </w:p>
          <w:p w14:paraId="4638F43B" w14:textId="77777777" w:rsidR="004272E9" w:rsidRDefault="004272E9" w:rsidP="003E69E9">
            <w:pPr>
              <w:rPr>
                <w:color w:val="FF0000"/>
              </w:rPr>
            </w:pPr>
            <w:r>
              <w:rPr>
                <w:rFonts w:hint="eastAsia"/>
              </w:rPr>
              <w:t xml:space="preserve">    </w:t>
            </w:r>
            <w:r w:rsidRPr="0093670E">
              <w:rPr>
                <w:highlight w:val="yellow"/>
              </w:rPr>
              <w:t>"</w:t>
            </w:r>
            <w:r w:rsidRPr="0093670E">
              <w:rPr>
                <w:rFonts w:hint="eastAsia"/>
                <w:highlight w:val="yellow"/>
              </w:rPr>
              <w:t>tradeNo</w:t>
            </w:r>
            <w:r w:rsidRPr="0093670E">
              <w:rPr>
                <w:highlight w:val="yellow"/>
              </w:rPr>
              <w:t>":"</w:t>
            </w:r>
            <w:r w:rsidRPr="0093670E">
              <w:rPr>
                <w:rFonts w:hint="eastAsia"/>
                <w:highlight w:val="yellow"/>
              </w:rPr>
              <w:t>订单号</w:t>
            </w:r>
            <w:r w:rsidRPr="0093670E">
              <w:rPr>
                <w:rFonts w:hint="eastAsia"/>
                <w:highlight w:val="yellow"/>
              </w:rPr>
              <w:t xml:space="preserve"> </w:t>
            </w:r>
            <w:r w:rsidRPr="0093670E">
              <w:rPr>
                <w:rFonts w:hint="eastAsia"/>
                <w:b/>
                <w:bCs/>
                <w:sz w:val="15"/>
                <w:szCs w:val="15"/>
                <w:highlight w:val="yellow"/>
              </w:rPr>
              <w:t>(String)</w:t>
            </w:r>
            <w:r w:rsidRPr="0093670E">
              <w:rPr>
                <w:highlight w:val="yellow"/>
              </w:rPr>
              <w:t>",</w:t>
            </w:r>
          </w:p>
          <w:p w14:paraId="11FE5606" w14:textId="77777777" w:rsidR="004272E9" w:rsidRDefault="004272E9" w:rsidP="003E69E9">
            <w:r>
              <w:tab/>
              <w:t>"</w:t>
            </w:r>
            <w:r>
              <w:rPr>
                <w:rFonts w:hint="eastAsia"/>
              </w:rPr>
              <w:t>cardNo</w:t>
            </w:r>
            <w:r>
              <w:t>":"</w:t>
            </w:r>
            <w:r>
              <w:rPr>
                <w:rFonts w:hint="eastAsia"/>
              </w:rPr>
              <w:t>卡号</w:t>
            </w:r>
            <w:r>
              <w:rPr>
                <w:rFonts w:hint="eastAsia"/>
              </w:rPr>
              <w:t xml:space="preserve"> </w:t>
            </w:r>
            <w:r>
              <w:rPr>
                <w:rFonts w:hint="eastAsia"/>
                <w:b/>
                <w:bCs/>
                <w:sz w:val="15"/>
                <w:szCs w:val="15"/>
              </w:rPr>
              <w:t>(String)</w:t>
            </w:r>
            <w:r>
              <w:t>",</w:t>
            </w:r>
          </w:p>
          <w:p w14:paraId="6536EECE" w14:textId="77777777" w:rsidR="004272E9" w:rsidRDefault="004272E9" w:rsidP="003E69E9">
            <w:pPr>
              <w:rPr>
                <w:color w:val="FF0000"/>
              </w:rPr>
            </w:pPr>
            <w:r>
              <w:t>"</w:t>
            </w:r>
            <w:r>
              <w:rPr>
                <w:rFonts w:hint="eastAsia"/>
              </w:rPr>
              <w:t>drinkPrice</w:t>
            </w:r>
            <w:r>
              <w:t>":</w:t>
            </w:r>
            <w:r>
              <w:rPr>
                <w:rFonts w:hint="eastAsia"/>
              </w:rPr>
              <w:t>饮品价格</w:t>
            </w:r>
            <w:r>
              <w:rPr>
                <w:rFonts w:hint="eastAsia"/>
              </w:rPr>
              <w:t xml:space="preserve"> </w:t>
            </w:r>
            <w:r>
              <w:rPr>
                <w:rFonts w:hint="eastAsia"/>
                <w:b/>
                <w:bCs/>
                <w:color w:val="FF0000"/>
                <w:sz w:val="15"/>
                <w:szCs w:val="15"/>
              </w:rPr>
              <w:t>(</w:t>
            </w:r>
            <w:r>
              <w:rPr>
                <w:rFonts w:hint="eastAsia"/>
                <w:b/>
                <w:bCs/>
                <w:color w:val="FF0000"/>
                <w:sz w:val="15"/>
                <w:szCs w:val="15"/>
              </w:rPr>
              <w:t>单位：元</w:t>
            </w:r>
            <w:r>
              <w:rPr>
                <w:rFonts w:hint="eastAsia"/>
                <w:b/>
                <w:bCs/>
                <w:color w:val="FF0000"/>
                <w:sz w:val="15"/>
                <w:szCs w:val="15"/>
              </w:rPr>
              <w:t>)</w:t>
            </w:r>
            <w:r>
              <w:rPr>
                <w:rFonts w:hint="eastAsia"/>
              </w:rPr>
              <w:t xml:space="preserve"> </w:t>
            </w:r>
            <w:r>
              <w:rPr>
                <w:rFonts w:hint="eastAsia"/>
                <w:b/>
                <w:bCs/>
                <w:sz w:val="15"/>
                <w:szCs w:val="15"/>
              </w:rPr>
              <w:t>(Float)</w:t>
            </w:r>
          </w:p>
          <w:p w14:paraId="077451BF" w14:textId="77777777" w:rsidR="004272E9" w:rsidRDefault="004272E9" w:rsidP="003E69E9">
            <w:r>
              <w:tab/>
            </w:r>
            <w:r>
              <w:rPr>
                <w:rFonts w:hint="eastAsia"/>
              </w:rPr>
              <w:t>"goodsNo": "</w:t>
            </w:r>
            <w:r>
              <w:rPr>
                <w:rFonts w:hint="eastAsia"/>
              </w:rPr>
              <w:t>饮品</w:t>
            </w:r>
            <w:r>
              <w:rPr>
                <w:rFonts w:hint="eastAsia"/>
              </w:rPr>
              <w:t>ID (</w:t>
            </w:r>
            <w:r>
              <w:rPr>
                <w:rFonts w:hint="eastAsia"/>
                <w:b/>
                <w:bCs/>
                <w:sz w:val="15"/>
                <w:szCs w:val="15"/>
              </w:rPr>
              <w:t>String</w:t>
            </w:r>
            <w:r>
              <w:rPr>
                <w:rFonts w:hint="eastAsia"/>
              </w:rPr>
              <w:t>)",</w:t>
            </w:r>
          </w:p>
          <w:p w14:paraId="1470B7FF" w14:textId="77777777" w:rsidR="004272E9" w:rsidRDefault="004272E9" w:rsidP="003E69E9">
            <w:r>
              <w:rPr>
                <w:rFonts w:hint="eastAsia"/>
              </w:rPr>
              <w:tab/>
              <w:t>"name":"</w:t>
            </w:r>
            <w:r>
              <w:rPr>
                <w:rFonts w:hint="eastAsia"/>
              </w:rPr>
              <w:t>饮品名称</w:t>
            </w:r>
            <w:r>
              <w:rPr>
                <w:rFonts w:hint="eastAsia"/>
              </w:rPr>
              <w:t xml:space="preserve"> (</w:t>
            </w:r>
            <w:r>
              <w:rPr>
                <w:rFonts w:hint="eastAsia"/>
                <w:b/>
                <w:bCs/>
                <w:sz w:val="15"/>
                <w:szCs w:val="15"/>
              </w:rPr>
              <w:t>String</w:t>
            </w:r>
            <w:r>
              <w:rPr>
                <w:rFonts w:hint="eastAsia"/>
              </w:rPr>
              <w:t>)"</w:t>
            </w:r>
          </w:p>
          <w:p w14:paraId="7AAD032F" w14:textId="77777777" w:rsidR="00933DB0" w:rsidRDefault="008845DE" w:rsidP="003E69E9">
            <w:r>
              <w:rPr>
                <w:rFonts w:hint="eastAsia"/>
              </w:rPr>
              <w:t>}</w:t>
            </w:r>
          </w:p>
          <w:p w14:paraId="5A600FB1" w14:textId="77777777" w:rsidR="00933DB0" w:rsidRDefault="008845DE" w:rsidP="003E69E9">
            <w:r>
              <w:t>}</w:t>
            </w:r>
          </w:p>
        </w:tc>
      </w:tr>
    </w:tbl>
    <w:p w14:paraId="66632C9B" w14:textId="77777777" w:rsidR="00933DB0" w:rsidRDefault="008845DE" w:rsidP="003E69E9">
      <w:r>
        <w:rPr>
          <w:rFonts w:hint="eastAsia"/>
          <w:b/>
        </w:rPr>
        <w:t>说明</w:t>
      </w:r>
      <w:r>
        <w:rPr>
          <w:rFonts w:hint="eastAsia"/>
        </w:rPr>
        <w:t>：设备端将</w:t>
      </w:r>
      <w:r>
        <w:rPr>
          <w:rFonts w:hint="eastAsia"/>
        </w:rPr>
        <w:t>RFID</w:t>
      </w:r>
      <w:r>
        <w:rPr>
          <w:rFonts w:hint="eastAsia"/>
        </w:rPr>
        <w:t>卡号和购买的饮品价格推送给云平台</w:t>
      </w:r>
    </w:p>
    <w:p w14:paraId="05B31698" w14:textId="77777777" w:rsidR="00933DB0" w:rsidRDefault="00933DB0" w:rsidP="003E69E9"/>
    <w:p w14:paraId="4276885B" w14:textId="77777777" w:rsidR="00933DB0" w:rsidRDefault="008845DE" w:rsidP="003E69E9">
      <w:r>
        <w:rPr>
          <w:rFonts w:hint="eastAsia"/>
        </w:rPr>
        <w:t>WEB</w:t>
      </w:r>
      <w:r>
        <w:rPr>
          <w:rFonts w:hint="eastAsia"/>
        </w:rPr>
        <w:t>端</w:t>
      </w:r>
      <w:r>
        <w:rPr>
          <w:rFonts w:hint="eastAsia"/>
        </w:rPr>
        <w:t>--</w:t>
      </w:r>
      <w:r>
        <w:rPr>
          <w:rFonts w:hint="eastAsia"/>
        </w:rPr>
        <w:t>返回</w:t>
      </w:r>
      <w:r>
        <w:rPr>
          <w:rFonts w:hint="eastAsia"/>
        </w:rPr>
        <w:t>ACK</w:t>
      </w:r>
    </w:p>
    <w:tbl>
      <w:tblPr>
        <w:tblStyle w:val="af4"/>
        <w:tblW w:w="0" w:type="auto"/>
        <w:tblLook w:val="04A0" w:firstRow="1" w:lastRow="0" w:firstColumn="1" w:lastColumn="0" w:noHBand="0" w:noVBand="1"/>
      </w:tblPr>
      <w:tblGrid>
        <w:gridCol w:w="1526"/>
        <w:gridCol w:w="2734"/>
        <w:gridCol w:w="1235"/>
        <w:gridCol w:w="2270"/>
      </w:tblGrid>
      <w:tr w:rsidR="00933DB0" w14:paraId="34CC2175" w14:textId="77777777">
        <w:tc>
          <w:tcPr>
            <w:tcW w:w="1526" w:type="dxa"/>
            <w:shd w:val="clear" w:color="auto" w:fill="244061" w:themeFill="accent1" w:themeFillShade="80"/>
          </w:tcPr>
          <w:p w14:paraId="5859DB4E" w14:textId="77777777" w:rsidR="00933DB0" w:rsidRDefault="008845DE" w:rsidP="003E69E9">
            <w:r>
              <w:rPr>
                <w:rFonts w:hint="eastAsia"/>
              </w:rPr>
              <w:t>消息主题</w:t>
            </w:r>
          </w:p>
        </w:tc>
        <w:tc>
          <w:tcPr>
            <w:tcW w:w="6239" w:type="dxa"/>
            <w:gridSpan w:val="3"/>
            <w:shd w:val="clear" w:color="auto" w:fill="FBD4B4" w:themeFill="accent6" w:themeFillTint="66"/>
          </w:tcPr>
          <w:p w14:paraId="0A3F2DC9" w14:textId="77777777" w:rsidR="00933DB0" w:rsidRDefault="008845DE" w:rsidP="003E69E9">
            <w:r>
              <w:rPr>
                <w:rFonts w:hint="eastAsia"/>
              </w:rPr>
              <w:t>cilentId/kalerm/iot/rfid/buy/drink</w:t>
            </w:r>
          </w:p>
        </w:tc>
      </w:tr>
      <w:tr w:rsidR="00933DB0" w14:paraId="181C7832" w14:textId="77777777">
        <w:tc>
          <w:tcPr>
            <w:tcW w:w="1526" w:type="dxa"/>
            <w:shd w:val="clear" w:color="auto" w:fill="244061" w:themeFill="accent1" w:themeFillShade="80"/>
          </w:tcPr>
          <w:p w14:paraId="162C4A24" w14:textId="77777777" w:rsidR="00933DB0" w:rsidRDefault="008845DE" w:rsidP="003E69E9">
            <w:r>
              <w:rPr>
                <w:rFonts w:hint="eastAsia"/>
              </w:rPr>
              <w:t>订阅者</w:t>
            </w:r>
          </w:p>
        </w:tc>
        <w:tc>
          <w:tcPr>
            <w:tcW w:w="2734" w:type="dxa"/>
          </w:tcPr>
          <w:p w14:paraId="3C25093E" w14:textId="77777777" w:rsidR="00933DB0" w:rsidRDefault="008845DE" w:rsidP="003E69E9">
            <w:r>
              <w:rPr>
                <w:rFonts w:hint="eastAsia"/>
              </w:rPr>
              <w:t>咖啡机</w:t>
            </w:r>
          </w:p>
        </w:tc>
        <w:tc>
          <w:tcPr>
            <w:tcW w:w="1235" w:type="dxa"/>
            <w:shd w:val="clear" w:color="auto" w:fill="244061" w:themeFill="accent1" w:themeFillShade="80"/>
          </w:tcPr>
          <w:p w14:paraId="73E051E8" w14:textId="77777777" w:rsidR="00933DB0" w:rsidRDefault="008845DE" w:rsidP="003E69E9">
            <w:r>
              <w:rPr>
                <w:rFonts w:hint="eastAsia"/>
              </w:rPr>
              <w:t>发布者</w:t>
            </w:r>
          </w:p>
        </w:tc>
        <w:tc>
          <w:tcPr>
            <w:tcW w:w="2270" w:type="dxa"/>
          </w:tcPr>
          <w:p w14:paraId="7FB32EEF" w14:textId="77777777" w:rsidR="00933DB0" w:rsidRDefault="008845DE" w:rsidP="003E69E9">
            <w:r>
              <w:rPr>
                <w:rFonts w:hint="eastAsia"/>
              </w:rPr>
              <w:t>云服务器</w:t>
            </w:r>
            <w:r>
              <w:t xml:space="preserve"> </w:t>
            </w:r>
          </w:p>
        </w:tc>
      </w:tr>
      <w:tr w:rsidR="00933DB0" w14:paraId="749ECD7F" w14:textId="77777777">
        <w:trPr>
          <w:trHeight w:val="956"/>
        </w:trPr>
        <w:tc>
          <w:tcPr>
            <w:tcW w:w="1526" w:type="dxa"/>
            <w:shd w:val="clear" w:color="auto" w:fill="244061" w:themeFill="accent1" w:themeFillShade="80"/>
          </w:tcPr>
          <w:p w14:paraId="173BC2E6" w14:textId="77777777" w:rsidR="00933DB0" w:rsidRDefault="008845DE" w:rsidP="003E69E9">
            <w:r>
              <w:t>J</w:t>
            </w:r>
            <w:r>
              <w:rPr>
                <w:rFonts w:hint="eastAsia"/>
              </w:rPr>
              <w:t>son</w:t>
            </w:r>
            <w:r>
              <w:rPr>
                <w:rFonts w:hint="eastAsia"/>
              </w:rPr>
              <w:t>格式</w:t>
            </w:r>
          </w:p>
        </w:tc>
        <w:tc>
          <w:tcPr>
            <w:tcW w:w="6239" w:type="dxa"/>
            <w:gridSpan w:val="3"/>
          </w:tcPr>
          <w:p w14:paraId="6AB0B5E3" w14:textId="77777777" w:rsidR="00933DB0" w:rsidRDefault="008845DE" w:rsidP="003E69E9">
            <w:r>
              <w:t>{</w:t>
            </w:r>
          </w:p>
          <w:p w14:paraId="183EB87C" w14:textId="77777777" w:rsidR="00933DB0" w:rsidRDefault="008845DE" w:rsidP="003E69E9">
            <w:r>
              <w:t>"</w:t>
            </w:r>
            <w:r>
              <w:rPr>
                <w:rFonts w:hint="eastAsia"/>
              </w:rPr>
              <w:t>msgId</w:t>
            </w:r>
            <w:r>
              <w:t>": "45484asd5a4d8a48a4sdads</w:t>
            </w:r>
            <w:r>
              <w:rPr>
                <w:rFonts w:hint="eastAsia"/>
              </w:rPr>
              <w:t xml:space="preserve"> </w:t>
            </w:r>
            <w:r>
              <w:rPr>
                <w:rFonts w:ascii="Consolas" w:hAnsi="Consolas" w:cs="Consolas" w:hint="eastAsia"/>
                <w:b/>
                <w:bCs/>
                <w:color w:val="000000" w:themeColor="text1"/>
                <w:kern w:val="0"/>
                <w:sz w:val="15"/>
                <w:szCs w:val="15"/>
              </w:rPr>
              <w:t>(String)</w:t>
            </w:r>
            <w:r>
              <w:t>",</w:t>
            </w:r>
          </w:p>
          <w:p w14:paraId="3938198E" w14:textId="77777777" w:rsidR="00933DB0" w:rsidRDefault="008845DE" w:rsidP="003E69E9">
            <w:r>
              <w:t>"version": "2.0</w:t>
            </w:r>
            <w:r>
              <w:rPr>
                <w:rFonts w:hint="eastAsia"/>
              </w:rPr>
              <w:t xml:space="preserve"> </w:t>
            </w:r>
            <w:r>
              <w:rPr>
                <w:rFonts w:ascii="Consolas" w:hAnsi="Consolas" w:cs="Consolas" w:hint="eastAsia"/>
                <w:b/>
                <w:bCs/>
                <w:color w:val="000000" w:themeColor="text1"/>
                <w:kern w:val="0"/>
                <w:sz w:val="15"/>
                <w:szCs w:val="15"/>
              </w:rPr>
              <w:t>(String)</w:t>
            </w:r>
            <w:r>
              <w:t>",</w:t>
            </w:r>
          </w:p>
          <w:p w14:paraId="38393261" w14:textId="77777777" w:rsidR="00933DB0" w:rsidRDefault="008845DE" w:rsidP="003E69E9">
            <w:r>
              <w:t>"timestamp": "1565499360629</w:t>
            </w:r>
            <w:r>
              <w:rPr>
                <w:rFonts w:hint="eastAsia"/>
              </w:rPr>
              <w:t xml:space="preserve"> </w:t>
            </w:r>
            <w:r>
              <w:rPr>
                <w:rFonts w:ascii="Consolas" w:hAnsi="Consolas" w:cs="Consolas" w:hint="eastAsia"/>
                <w:b/>
                <w:bCs/>
                <w:color w:val="000000" w:themeColor="text1"/>
                <w:kern w:val="0"/>
                <w:sz w:val="15"/>
                <w:szCs w:val="15"/>
              </w:rPr>
              <w:t>(String)</w:t>
            </w:r>
            <w:r>
              <w:t>",</w:t>
            </w:r>
          </w:p>
          <w:p w14:paraId="054E8C42" w14:textId="77777777" w:rsidR="00933DB0" w:rsidRDefault="008845DE" w:rsidP="003E69E9">
            <w:r>
              <w:t>/*</w:t>
            </w:r>
            <w:r>
              <w:t>返回结果码</w:t>
            </w:r>
            <w:r>
              <w:t xml:space="preserve"> 0 </w:t>
            </w:r>
            <w:r>
              <w:rPr>
                <w:rFonts w:hint="eastAsia"/>
              </w:rPr>
              <w:t>成功；失败则参照附录</w:t>
            </w:r>
            <w:r>
              <w:rPr>
                <w:rFonts w:hint="eastAsia"/>
              </w:rPr>
              <w:t>C</w:t>
            </w:r>
            <w:r>
              <w:rPr>
                <w:rFonts w:hint="eastAsia"/>
              </w:rPr>
              <w:t>：协议响应码列表；</w:t>
            </w:r>
            <w:r>
              <w:t>*/</w:t>
            </w:r>
          </w:p>
          <w:p w14:paraId="31676B5C" w14:textId="77777777" w:rsidR="00933DB0" w:rsidRDefault="008845DE" w:rsidP="003E69E9">
            <w:pPr>
              <w:rPr>
                <w:rFonts w:ascii="Consolas" w:hAnsi="Consolas" w:cs="Consolas"/>
                <w:color w:val="000000" w:themeColor="text1"/>
                <w:kern w:val="0"/>
                <w:sz w:val="20"/>
                <w:szCs w:val="20"/>
              </w:rPr>
            </w:pPr>
            <w:r>
              <w:t>"</w:t>
            </w:r>
            <w:r>
              <w:rPr>
                <w:rFonts w:hint="eastAsia"/>
              </w:rPr>
              <w:t>c</w:t>
            </w:r>
            <w:r>
              <w:t xml:space="preserve">ode": </w:t>
            </w:r>
            <w:r>
              <w:rPr>
                <w:rFonts w:hint="eastAsia"/>
              </w:rPr>
              <w:t>0 (int)</w:t>
            </w:r>
            <w:r>
              <w:rPr>
                <w:rFonts w:ascii="Consolas" w:hAnsi="Consolas" w:cs="Consolas" w:hint="eastAsia"/>
                <w:color w:val="000000" w:themeColor="text1"/>
                <w:kern w:val="0"/>
                <w:sz w:val="20"/>
                <w:szCs w:val="20"/>
              </w:rPr>
              <w:t>,</w:t>
            </w:r>
          </w:p>
          <w:p w14:paraId="678E88C7" w14:textId="77777777" w:rsidR="00933DB0" w:rsidRDefault="008845DE" w:rsidP="003E69E9">
            <w:pPr>
              <w:rPr>
                <w:rFonts w:ascii="Consolas" w:hAnsi="Consolas" w:cs="Consolas"/>
                <w:color w:val="000000" w:themeColor="text1"/>
                <w:kern w:val="0"/>
                <w:sz w:val="20"/>
                <w:szCs w:val="20"/>
              </w:rPr>
            </w:pPr>
            <w:r>
              <w:t>"data": {</w:t>
            </w:r>
          </w:p>
          <w:p w14:paraId="02737647" w14:textId="77777777" w:rsidR="00A349E4" w:rsidRDefault="00A349E4" w:rsidP="003E69E9">
            <w:r>
              <w:tab/>
              <w:t>"msg":"</w:t>
            </w:r>
            <w:r>
              <w:t>错误原因</w:t>
            </w:r>
            <w:r>
              <w:rPr>
                <w:rFonts w:hint="eastAsia"/>
              </w:rPr>
              <w:t>：扇区信息不一致</w:t>
            </w:r>
            <w:r>
              <w:rPr>
                <w:rFonts w:hint="eastAsia"/>
              </w:rPr>
              <w:t xml:space="preserve"> </w:t>
            </w:r>
            <w:r>
              <w:rPr>
                <w:rFonts w:hint="eastAsia"/>
                <w:b/>
                <w:bCs/>
                <w:sz w:val="15"/>
                <w:szCs w:val="15"/>
              </w:rPr>
              <w:t>(String)</w:t>
            </w:r>
            <w:r>
              <w:t>"</w:t>
            </w:r>
            <w:r>
              <w:rPr>
                <w:rFonts w:hint="eastAsia"/>
              </w:rPr>
              <w:t>,</w:t>
            </w:r>
          </w:p>
          <w:p w14:paraId="228D2CE1" w14:textId="2726BAF4" w:rsidR="00A349E4" w:rsidRPr="00B36351" w:rsidRDefault="00A349E4" w:rsidP="003E69E9">
            <w:pPr>
              <w:rPr>
                <w:highlight w:val="yellow"/>
              </w:rPr>
            </w:pPr>
            <w:r w:rsidRPr="00B36351">
              <w:rPr>
                <w:highlight w:val="yellow"/>
              </w:rPr>
              <w:t>"</w:t>
            </w:r>
            <w:r w:rsidR="002414B8" w:rsidRPr="002414B8">
              <w:rPr>
                <w:highlight w:val="yellow"/>
              </w:rPr>
              <w:t>balance</w:t>
            </w:r>
            <w:r w:rsidRPr="00B36351">
              <w:rPr>
                <w:highlight w:val="yellow"/>
              </w:rPr>
              <w:t>":"</w:t>
            </w:r>
            <w:r w:rsidRPr="00B36351">
              <w:rPr>
                <w:rFonts w:hint="eastAsia"/>
                <w:highlight w:val="yellow"/>
              </w:rPr>
              <w:t xml:space="preserve">10.00/7 </w:t>
            </w:r>
            <w:r w:rsidRPr="00B36351">
              <w:rPr>
                <w:rFonts w:hint="eastAsia"/>
                <w:b/>
                <w:bCs/>
                <w:sz w:val="15"/>
                <w:szCs w:val="15"/>
                <w:highlight w:val="yellow"/>
              </w:rPr>
              <w:t>(String)</w:t>
            </w:r>
            <w:r w:rsidRPr="00B36351">
              <w:rPr>
                <w:highlight w:val="yellow"/>
              </w:rPr>
              <w:t>"</w:t>
            </w:r>
            <w:r w:rsidRPr="00B36351">
              <w:rPr>
                <w:rFonts w:hint="eastAsia"/>
                <w:highlight w:val="yellow"/>
              </w:rPr>
              <w:t>,</w:t>
            </w:r>
          </w:p>
          <w:p w14:paraId="1CFF783A" w14:textId="77777777" w:rsidR="00A349E4" w:rsidRDefault="00A349E4" w:rsidP="003E69E9">
            <w:r w:rsidRPr="00B36351">
              <w:rPr>
                <w:highlight w:val="yellow"/>
              </w:rPr>
              <w:t>"</w:t>
            </w:r>
            <w:r w:rsidRPr="00B36351">
              <w:rPr>
                <w:rFonts w:hint="eastAsia"/>
                <w:highlight w:val="yellow"/>
              </w:rPr>
              <w:t>type</w:t>
            </w:r>
            <w:r w:rsidRPr="00B36351">
              <w:rPr>
                <w:highlight w:val="yellow"/>
              </w:rPr>
              <w:t>":"</w:t>
            </w:r>
            <w:r w:rsidRPr="00B36351">
              <w:rPr>
                <w:rFonts w:hint="eastAsia"/>
                <w:highlight w:val="yellow"/>
              </w:rPr>
              <w:t xml:space="preserve">0/1 </w:t>
            </w:r>
            <w:r w:rsidRPr="00B36351">
              <w:rPr>
                <w:rFonts w:hint="eastAsia"/>
                <w:b/>
                <w:bCs/>
                <w:sz w:val="15"/>
                <w:szCs w:val="15"/>
                <w:highlight w:val="yellow"/>
              </w:rPr>
              <w:t>(String)</w:t>
            </w:r>
            <w:r w:rsidRPr="00B36351">
              <w:rPr>
                <w:highlight w:val="yellow"/>
              </w:rPr>
              <w:t>"</w:t>
            </w:r>
            <w:r w:rsidRPr="00B36351">
              <w:rPr>
                <w:rFonts w:hint="eastAsia"/>
                <w:highlight w:val="yellow"/>
              </w:rPr>
              <w:t xml:space="preserve"> //0 </w:t>
            </w:r>
            <w:r w:rsidRPr="00B36351">
              <w:rPr>
                <w:rFonts w:hint="eastAsia"/>
                <w:highlight w:val="yellow"/>
              </w:rPr>
              <w:t>计费</w:t>
            </w:r>
            <w:r w:rsidRPr="00B36351">
              <w:rPr>
                <w:rFonts w:hint="eastAsia"/>
                <w:highlight w:val="yellow"/>
              </w:rPr>
              <w:t xml:space="preserve"> 1 </w:t>
            </w:r>
            <w:r w:rsidRPr="00B36351">
              <w:rPr>
                <w:rFonts w:hint="eastAsia"/>
                <w:highlight w:val="yellow"/>
              </w:rPr>
              <w:t>计次</w:t>
            </w:r>
          </w:p>
          <w:p w14:paraId="53CF46F7" w14:textId="77777777" w:rsidR="00933DB0" w:rsidRDefault="008845DE" w:rsidP="003E69E9">
            <w:r>
              <w:rPr>
                <w:rFonts w:hint="eastAsia"/>
              </w:rPr>
              <w:t>}</w:t>
            </w:r>
          </w:p>
          <w:p w14:paraId="51E2608C" w14:textId="77777777" w:rsidR="00933DB0" w:rsidRDefault="008845DE" w:rsidP="003E69E9">
            <w:r>
              <w:t>}</w:t>
            </w:r>
          </w:p>
        </w:tc>
      </w:tr>
    </w:tbl>
    <w:p w14:paraId="0B3E7DE5" w14:textId="77777777" w:rsidR="00933DB0" w:rsidRDefault="008845DE" w:rsidP="003E69E9">
      <w:r>
        <w:rPr>
          <w:rFonts w:hint="eastAsia"/>
          <w:b/>
        </w:rPr>
        <w:t>说明</w:t>
      </w:r>
      <w:r>
        <w:rPr>
          <w:rFonts w:hint="eastAsia"/>
        </w:rPr>
        <w:t>：经过云平台校验，将是否能制作饮品信息推送给设备，如是</w:t>
      </w:r>
      <w:r>
        <w:rPr>
          <w:rFonts w:hint="eastAsia"/>
        </w:rPr>
        <w:t>0</w:t>
      </w:r>
      <w:r>
        <w:rPr>
          <w:rFonts w:hint="eastAsia"/>
        </w:rPr>
        <w:t>机器进行制作饮品，如果是</w:t>
      </w:r>
      <w:r>
        <w:rPr>
          <w:rFonts w:hint="eastAsia"/>
        </w:rPr>
        <w:t>1</w:t>
      </w:r>
      <w:r>
        <w:rPr>
          <w:rFonts w:hint="eastAsia"/>
        </w:rPr>
        <w:t>，机器则展示错误原因给客户</w:t>
      </w:r>
    </w:p>
    <w:p w14:paraId="77707E4C" w14:textId="77777777" w:rsidR="00933DB0" w:rsidRDefault="00933DB0" w:rsidP="003E69E9"/>
    <w:p w14:paraId="31AA2E15" w14:textId="77777777" w:rsidR="00933DB0" w:rsidRDefault="00933DB0" w:rsidP="003E69E9"/>
    <w:p w14:paraId="68B6BADC" w14:textId="77777777" w:rsidR="00933DB0" w:rsidRDefault="008845DE" w:rsidP="003E69E9">
      <w:pPr>
        <w:pStyle w:val="3"/>
      </w:pPr>
      <w:r>
        <w:rPr>
          <w:rFonts w:hint="eastAsia"/>
        </w:rPr>
        <w:t xml:space="preserve">4.4.3.1 </w:t>
      </w:r>
      <w:r>
        <w:rPr>
          <w:rFonts w:hint="eastAsia"/>
        </w:rPr>
        <w:t>获取卡信息消息内容</w:t>
      </w:r>
    </w:p>
    <w:p w14:paraId="452B84F4" w14:textId="77777777" w:rsidR="00933DB0" w:rsidRDefault="008845DE" w:rsidP="003E69E9">
      <w:r>
        <w:rPr>
          <w:rFonts w:hint="eastAsia"/>
        </w:rPr>
        <w:t>设备端上报</w:t>
      </w:r>
      <w:r>
        <w:rPr>
          <w:rFonts w:hint="eastAsia"/>
        </w:rPr>
        <w:t>---</w:t>
      </w:r>
      <w:r>
        <w:rPr>
          <w:rFonts w:hint="eastAsia"/>
        </w:rPr>
        <w:t>根据卡号获取卡基本信息</w:t>
      </w:r>
    </w:p>
    <w:p w14:paraId="31986839" w14:textId="77777777" w:rsidR="00933DB0" w:rsidRDefault="00933DB0" w:rsidP="003E69E9"/>
    <w:p w14:paraId="3EE3158B" w14:textId="77777777" w:rsidR="00933DB0" w:rsidRDefault="008845DE" w:rsidP="003E69E9">
      <w:r>
        <w:rPr>
          <w:rFonts w:hint="eastAsia"/>
        </w:rPr>
        <w:t>设备端上报卡号到云平台，云平台根据卡号获取平台上卡的基本信息并响应给设备端</w:t>
      </w:r>
    </w:p>
    <w:p w14:paraId="28BE503C" w14:textId="77777777" w:rsidR="00933DB0" w:rsidRDefault="008845DE" w:rsidP="003E69E9">
      <w:pPr>
        <w:pStyle w:val="3"/>
      </w:pPr>
      <w:r>
        <w:rPr>
          <w:rFonts w:hint="eastAsia"/>
        </w:rPr>
        <w:t xml:space="preserve">4.4.3.2 </w:t>
      </w:r>
      <w:r>
        <w:rPr>
          <w:rFonts w:hint="eastAsia"/>
        </w:rPr>
        <w:t>获取卡信息消息格式</w:t>
      </w:r>
    </w:p>
    <w:tbl>
      <w:tblPr>
        <w:tblStyle w:val="af4"/>
        <w:tblW w:w="0" w:type="auto"/>
        <w:tblLook w:val="04A0" w:firstRow="1" w:lastRow="0" w:firstColumn="1" w:lastColumn="0" w:noHBand="0" w:noVBand="1"/>
      </w:tblPr>
      <w:tblGrid>
        <w:gridCol w:w="1526"/>
        <w:gridCol w:w="2734"/>
        <w:gridCol w:w="1235"/>
        <w:gridCol w:w="3027"/>
      </w:tblGrid>
      <w:tr w:rsidR="00933DB0" w14:paraId="6355BAB6" w14:textId="77777777">
        <w:tc>
          <w:tcPr>
            <w:tcW w:w="1526" w:type="dxa"/>
            <w:shd w:val="clear" w:color="auto" w:fill="244061" w:themeFill="accent1" w:themeFillShade="80"/>
          </w:tcPr>
          <w:p w14:paraId="2818E65D" w14:textId="77777777" w:rsidR="00933DB0" w:rsidRDefault="008845DE" w:rsidP="003E69E9">
            <w:r>
              <w:rPr>
                <w:rFonts w:hint="eastAsia"/>
              </w:rPr>
              <w:t>消息主题</w:t>
            </w:r>
          </w:p>
        </w:tc>
        <w:tc>
          <w:tcPr>
            <w:tcW w:w="6996" w:type="dxa"/>
            <w:gridSpan w:val="3"/>
            <w:shd w:val="clear" w:color="auto" w:fill="FBD4B4" w:themeFill="accent6" w:themeFillTint="66"/>
          </w:tcPr>
          <w:p w14:paraId="5E4A4C15" w14:textId="77777777" w:rsidR="00933DB0" w:rsidRDefault="008845DE" w:rsidP="003E69E9">
            <w:r>
              <w:rPr>
                <w:rFonts w:hint="eastAsia"/>
              </w:rPr>
              <w:t>get/kalerm/iot/rfid/info</w:t>
            </w:r>
            <w:r>
              <w:rPr>
                <w:rFonts w:hint="eastAsia"/>
                <w:sz w:val="24"/>
                <w:szCs w:val="24"/>
              </w:rPr>
              <w:t>/cilentId</w:t>
            </w:r>
          </w:p>
        </w:tc>
      </w:tr>
      <w:tr w:rsidR="00933DB0" w14:paraId="207BB2BD" w14:textId="77777777">
        <w:tc>
          <w:tcPr>
            <w:tcW w:w="1526" w:type="dxa"/>
            <w:shd w:val="clear" w:color="auto" w:fill="244061" w:themeFill="accent1" w:themeFillShade="80"/>
          </w:tcPr>
          <w:p w14:paraId="6AE8C656" w14:textId="77777777" w:rsidR="00933DB0" w:rsidRDefault="008845DE" w:rsidP="003E69E9">
            <w:r>
              <w:rPr>
                <w:rFonts w:hint="eastAsia"/>
              </w:rPr>
              <w:t>订阅者</w:t>
            </w:r>
          </w:p>
        </w:tc>
        <w:tc>
          <w:tcPr>
            <w:tcW w:w="2734" w:type="dxa"/>
          </w:tcPr>
          <w:p w14:paraId="7F0DB27F" w14:textId="77777777" w:rsidR="00933DB0" w:rsidRDefault="008845DE" w:rsidP="003E69E9">
            <w:r>
              <w:rPr>
                <w:rFonts w:hint="eastAsia"/>
              </w:rPr>
              <w:t>服务器</w:t>
            </w:r>
          </w:p>
        </w:tc>
        <w:tc>
          <w:tcPr>
            <w:tcW w:w="1235" w:type="dxa"/>
            <w:shd w:val="clear" w:color="auto" w:fill="244061" w:themeFill="accent1" w:themeFillShade="80"/>
          </w:tcPr>
          <w:p w14:paraId="4B85A9A6" w14:textId="77777777" w:rsidR="00933DB0" w:rsidRDefault="008845DE" w:rsidP="003E69E9">
            <w:r>
              <w:rPr>
                <w:rFonts w:hint="eastAsia"/>
              </w:rPr>
              <w:t>发布者</w:t>
            </w:r>
          </w:p>
        </w:tc>
        <w:tc>
          <w:tcPr>
            <w:tcW w:w="3027" w:type="dxa"/>
          </w:tcPr>
          <w:p w14:paraId="61CA145A" w14:textId="77777777" w:rsidR="00933DB0" w:rsidRDefault="008845DE" w:rsidP="003E69E9">
            <w:r>
              <w:rPr>
                <w:rFonts w:hint="eastAsia"/>
              </w:rPr>
              <w:t>咖啡机</w:t>
            </w:r>
            <w:r>
              <w:t xml:space="preserve"> </w:t>
            </w:r>
          </w:p>
        </w:tc>
      </w:tr>
      <w:tr w:rsidR="00933DB0" w14:paraId="39F38AD3" w14:textId="77777777">
        <w:trPr>
          <w:trHeight w:val="956"/>
        </w:trPr>
        <w:tc>
          <w:tcPr>
            <w:tcW w:w="1526" w:type="dxa"/>
            <w:shd w:val="clear" w:color="auto" w:fill="244061" w:themeFill="accent1" w:themeFillShade="80"/>
          </w:tcPr>
          <w:p w14:paraId="4484C1AB" w14:textId="77777777" w:rsidR="00933DB0" w:rsidRDefault="008845DE" w:rsidP="003E69E9">
            <w:r>
              <w:t>J</w:t>
            </w:r>
            <w:r>
              <w:rPr>
                <w:rFonts w:hint="eastAsia"/>
              </w:rPr>
              <w:t>son</w:t>
            </w:r>
            <w:r>
              <w:rPr>
                <w:rFonts w:hint="eastAsia"/>
              </w:rPr>
              <w:t>格式</w:t>
            </w:r>
          </w:p>
        </w:tc>
        <w:tc>
          <w:tcPr>
            <w:tcW w:w="6996" w:type="dxa"/>
            <w:gridSpan w:val="3"/>
          </w:tcPr>
          <w:p w14:paraId="3406A220" w14:textId="77777777" w:rsidR="00933DB0" w:rsidRDefault="008845DE" w:rsidP="003E69E9">
            <w:r>
              <w:t>{</w:t>
            </w:r>
          </w:p>
          <w:p w14:paraId="7D8679C4" w14:textId="77777777" w:rsidR="00933DB0" w:rsidRDefault="008845DE" w:rsidP="003E69E9">
            <w:r>
              <w:t>"</w:t>
            </w:r>
            <w:r>
              <w:rPr>
                <w:rFonts w:hint="eastAsia"/>
              </w:rPr>
              <w:t>msgId</w:t>
            </w:r>
            <w:r>
              <w:t>": "45484asd5a4d8a48a4sdads</w:t>
            </w:r>
            <w:r>
              <w:rPr>
                <w:rFonts w:hint="eastAsia"/>
              </w:rPr>
              <w:t xml:space="preserve"> </w:t>
            </w:r>
            <w:r>
              <w:rPr>
                <w:rFonts w:ascii="Consolas" w:hAnsi="Consolas" w:cs="Consolas" w:hint="eastAsia"/>
                <w:b/>
                <w:bCs/>
                <w:color w:val="000000" w:themeColor="text1"/>
                <w:kern w:val="0"/>
                <w:sz w:val="15"/>
                <w:szCs w:val="15"/>
              </w:rPr>
              <w:t>(String)</w:t>
            </w:r>
            <w:r>
              <w:t>",</w:t>
            </w:r>
          </w:p>
          <w:p w14:paraId="2AFA53BC" w14:textId="77777777" w:rsidR="00933DB0" w:rsidRDefault="008845DE" w:rsidP="003E69E9">
            <w:r>
              <w:t>"version": "2.0</w:t>
            </w:r>
            <w:r>
              <w:rPr>
                <w:rFonts w:hint="eastAsia"/>
              </w:rPr>
              <w:t xml:space="preserve"> </w:t>
            </w:r>
            <w:r>
              <w:rPr>
                <w:rFonts w:ascii="Consolas" w:hAnsi="Consolas" w:cs="Consolas" w:hint="eastAsia"/>
                <w:b/>
                <w:bCs/>
                <w:color w:val="000000" w:themeColor="text1"/>
                <w:kern w:val="0"/>
                <w:sz w:val="15"/>
                <w:szCs w:val="15"/>
              </w:rPr>
              <w:t>(String)</w:t>
            </w:r>
            <w:r>
              <w:t>",</w:t>
            </w:r>
          </w:p>
          <w:p w14:paraId="606B0CC4" w14:textId="77777777" w:rsidR="00933DB0" w:rsidRDefault="008845DE" w:rsidP="003E69E9">
            <w:r>
              <w:t>"timestamp": "1565499360620</w:t>
            </w:r>
            <w:r>
              <w:rPr>
                <w:rFonts w:hint="eastAsia"/>
              </w:rPr>
              <w:t xml:space="preserve"> </w:t>
            </w:r>
            <w:r>
              <w:rPr>
                <w:rFonts w:ascii="Consolas" w:hAnsi="Consolas" w:cs="Consolas" w:hint="eastAsia"/>
                <w:b/>
                <w:bCs/>
                <w:color w:val="000000" w:themeColor="text1"/>
                <w:kern w:val="0"/>
                <w:sz w:val="15"/>
                <w:szCs w:val="15"/>
              </w:rPr>
              <w:t>(String)</w:t>
            </w:r>
            <w:r>
              <w:t>",</w:t>
            </w:r>
          </w:p>
          <w:p w14:paraId="05D5A142" w14:textId="77777777" w:rsidR="00933DB0" w:rsidRDefault="008845DE" w:rsidP="003E69E9">
            <w:pPr>
              <w:rPr>
                <w:rFonts w:ascii="Consolas" w:hAnsi="Consolas" w:cs="Consolas"/>
                <w:color w:val="FF0000"/>
                <w:kern w:val="0"/>
                <w:sz w:val="20"/>
                <w:szCs w:val="20"/>
              </w:rPr>
            </w:pPr>
            <w:r>
              <w:t>"data": {</w:t>
            </w:r>
          </w:p>
          <w:p w14:paraId="6F982396" w14:textId="77777777" w:rsidR="00933DB0" w:rsidRDefault="008845DE" w:rsidP="003E69E9">
            <w:r>
              <w:tab/>
              <w:t>"</w:t>
            </w:r>
            <w:r>
              <w:rPr>
                <w:rFonts w:hint="eastAsia"/>
              </w:rPr>
              <w:t>cardNo</w:t>
            </w:r>
            <w:r>
              <w:t>":"</w:t>
            </w:r>
            <w:r>
              <w:rPr>
                <w:rFonts w:hint="eastAsia"/>
              </w:rPr>
              <w:t>卡号</w:t>
            </w:r>
            <w:r>
              <w:rPr>
                <w:rFonts w:hint="eastAsia"/>
              </w:rPr>
              <w:t xml:space="preserve"> </w:t>
            </w:r>
            <w:r>
              <w:rPr>
                <w:rFonts w:hint="eastAsia"/>
                <w:b/>
                <w:bCs/>
                <w:sz w:val="15"/>
                <w:szCs w:val="15"/>
              </w:rPr>
              <w:t>(String)</w:t>
            </w:r>
            <w:r>
              <w:t>"</w:t>
            </w:r>
          </w:p>
          <w:p w14:paraId="3A9A1DB0" w14:textId="77777777" w:rsidR="00933DB0" w:rsidRDefault="008845DE" w:rsidP="003E69E9">
            <w:r>
              <w:rPr>
                <w:rFonts w:hint="eastAsia"/>
              </w:rPr>
              <w:t>}</w:t>
            </w:r>
          </w:p>
          <w:p w14:paraId="4571CDDE" w14:textId="77777777" w:rsidR="00933DB0" w:rsidRDefault="008845DE" w:rsidP="003E69E9">
            <w:r>
              <w:t>}</w:t>
            </w:r>
          </w:p>
        </w:tc>
      </w:tr>
    </w:tbl>
    <w:p w14:paraId="4F219DF0" w14:textId="77777777" w:rsidR="00933DB0" w:rsidRDefault="00933DB0" w:rsidP="003E69E9"/>
    <w:p w14:paraId="57B4DF7F" w14:textId="77777777" w:rsidR="00933DB0" w:rsidRDefault="008845DE" w:rsidP="003E69E9">
      <w:r>
        <w:rPr>
          <w:rFonts w:hint="eastAsia"/>
        </w:rPr>
        <w:t>WEB</w:t>
      </w:r>
      <w:r>
        <w:rPr>
          <w:rFonts w:hint="eastAsia"/>
        </w:rPr>
        <w:t>端</w:t>
      </w:r>
      <w:r>
        <w:rPr>
          <w:rFonts w:hint="eastAsia"/>
        </w:rPr>
        <w:t>--</w:t>
      </w:r>
      <w:r>
        <w:rPr>
          <w:rFonts w:hint="eastAsia"/>
        </w:rPr>
        <w:t>返回</w:t>
      </w:r>
      <w:r>
        <w:rPr>
          <w:rFonts w:hint="eastAsia"/>
        </w:rPr>
        <w:t>ACK</w:t>
      </w:r>
    </w:p>
    <w:tbl>
      <w:tblPr>
        <w:tblStyle w:val="af4"/>
        <w:tblW w:w="10078" w:type="dxa"/>
        <w:tblLook w:val="04A0" w:firstRow="1" w:lastRow="0" w:firstColumn="1" w:lastColumn="0" w:noHBand="0" w:noVBand="1"/>
      </w:tblPr>
      <w:tblGrid>
        <w:gridCol w:w="1526"/>
        <w:gridCol w:w="2734"/>
        <w:gridCol w:w="1235"/>
        <w:gridCol w:w="4583"/>
      </w:tblGrid>
      <w:tr w:rsidR="00933DB0" w14:paraId="4F92D48A" w14:textId="77777777">
        <w:tc>
          <w:tcPr>
            <w:tcW w:w="1526" w:type="dxa"/>
            <w:shd w:val="clear" w:color="auto" w:fill="244061" w:themeFill="accent1" w:themeFillShade="80"/>
          </w:tcPr>
          <w:p w14:paraId="50EEE6C6" w14:textId="77777777" w:rsidR="00933DB0" w:rsidRDefault="008845DE" w:rsidP="003E69E9">
            <w:r>
              <w:rPr>
                <w:rFonts w:hint="eastAsia"/>
              </w:rPr>
              <w:t>消息主题</w:t>
            </w:r>
          </w:p>
        </w:tc>
        <w:tc>
          <w:tcPr>
            <w:tcW w:w="8552" w:type="dxa"/>
            <w:gridSpan w:val="3"/>
            <w:shd w:val="clear" w:color="auto" w:fill="FBD4B4" w:themeFill="accent6" w:themeFillTint="66"/>
          </w:tcPr>
          <w:p w14:paraId="78181963" w14:textId="77777777" w:rsidR="00933DB0" w:rsidRDefault="008845DE" w:rsidP="003E69E9">
            <w:r>
              <w:rPr>
                <w:rFonts w:hint="eastAsia"/>
                <w:sz w:val="24"/>
                <w:szCs w:val="24"/>
              </w:rPr>
              <w:t>c</w:t>
            </w:r>
            <w:r>
              <w:rPr>
                <w:rFonts w:hint="eastAsia"/>
              </w:rPr>
              <w:t>ilentId/kalerm/iot/rfid/info</w:t>
            </w:r>
          </w:p>
        </w:tc>
      </w:tr>
      <w:tr w:rsidR="00933DB0" w14:paraId="4D4E094F" w14:textId="77777777">
        <w:tc>
          <w:tcPr>
            <w:tcW w:w="1526" w:type="dxa"/>
            <w:shd w:val="clear" w:color="auto" w:fill="244061" w:themeFill="accent1" w:themeFillShade="80"/>
          </w:tcPr>
          <w:p w14:paraId="4EF0896C" w14:textId="77777777" w:rsidR="00933DB0" w:rsidRDefault="008845DE" w:rsidP="003E69E9">
            <w:r>
              <w:rPr>
                <w:rFonts w:hint="eastAsia"/>
              </w:rPr>
              <w:t>订阅者</w:t>
            </w:r>
          </w:p>
        </w:tc>
        <w:tc>
          <w:tcPr>
            <w:tcW w:w="2734" w:type="dxa"/>
          </w:tcPr>
          <w:p w14:paraId="7CD4E586" w14:textId="77777777" w:rsidR="00933DB0" w:rsidRDefault="008845DE" w:rsidP="003E69E9">
            <w:r>
              <w:rPr>
                <w:rFonts w:hint="eastAsia"/>
              </w:rPr>
              <w:t>咖啡机</w:t>
            </w:r>
          </w:p>
        </w:tc>
        <w:tc>
          <w:tcPr>
            <w:tcW w:w="1235" w:type="dxa"/>
            <w:shd w:val="clear" w:color="auto" w:fill="244061" w:themeFill="accent1" w:themeFillShade="80"/>
          </w:tcPr>
          <w:p w14:paraId="0E763819" w14:textId="77777777" w:rsidR="00933DB0" w:rsidRDefault="008845DE" w:rsidP="003E69E9">
            <w:r>
              <w:rPr>
                <w:rFonts w:hint="eastAsia"/>
              </w:rPr>
              <w:t>发布者</w:t>
            </w:r>
          </w:p>
        </w:tc>
        <w:tc>
          <w:tcPr>
            <w:tcW w:w="4583" w:type="dxa"/>
          </w:tcPr>
          <w:p w14:paraId="6852D8A4" w14:textId="77777777" w:rsidR="00933DB0" w:rsidRDefault="008845DE" w:rsidP="003E69E9">
            <w:r>
              <w:rPr>
                <w:rFonts w:hint="eastAsia"/>
              </w:rPr>
              <w:t>服务器</w:t>
            </w:r>
            <w:r>
              <w:t xml:space="preserve"> </w:t>
            </w:r>
          </w:p>
        </w:tc>
      </w:tr>
      <w:tr w:rsidR="00933DB0" w14:paraId="3E7B974A" w14:textId="77777777">
        <w:trPr>
          <w:trHeight w:val="956"/>
        </w:trPr>
        <w:tc>
          <w:tcPr>
            <w:tcW w:w="1526" w:type="dxa"/>
            <w:shd w:val="clear" w:color="auto" w:fill="244061" w:themeFill="accent1" w:themeFillShade="80"/>
          </w:tcPr>
          <w:p w14:paraId="45C7ED99" w14:textId="77777777" w:rsidR="00933DB0" w:rsidRDefault="008845DE" w:rsidP="003E69E9">
            <w:r>
              <w:t>J</w:t>
            </w:r>
            <w:r>
              <w:rPr>
                <w:rFonts w:hint="eastAsia"/>
              </w:rPr>
              <w:t>son</w:t>
            </w:r>
            <w:r>
              <w:rPr>
                <w:rFonts w:hint="eastAsia"/>
              </w:rPr>
              <w:t>格式</w:t>
            </w:r>
          </w:p>
        </w:tc>
        <w:tc>
          <w:tcPr>
            <w:tcW w:w="8552" w:type="dxa"/>
            <w:gridSpan w:val="3"/>
          </w:tcPr>
          <w:p w14:paraId="21F2CE84" w14:textId="77777777" w:rsidR="00933DB0" w:rsidRDefault="008845DE" w:rsidP="003E69E9">
            <w:r>
              <w:t>{</w:t>
            </w:r>
          </w:p>
          <w:p w14:paraId="7AE95FD0" w14:textId="77777777" w:rsidR="00933DB0" w:rsidRDefault="008845DE" w:rsidP="003E69E9">
            <w:r>
              <w:t>"</w:t>
            </w:r>
            <w:r>
              <w:rPr>
                <w:rFonts w:hint="eastAsia"/>
              </w:rPr>
              <w:t>msgId</w:t>
            </w:r>
            <w:r>
              <w:t>": "45484asd5a4d8a48a4sdads</w:t>
            </w:r>
            <w:r>
              <w:rPr>
                <w:rFonts w:hint="eastAsia"/>
              </w:rPr>
              <w:t xml:space="preserve"> </w:t>
            </w:r>
            <w:r>
              <w:rPr>
                <w:rFonts w:ascii="Consolas" w:hAnsi="Consolas" w:cs="Consolas" w:hint="eastAsia"/>
                <w:b/>
                <w:bCs/>
                <w:color w:val="000000" w:themeColor="text1"/>
                <w:kern w:val="0"/>
                <w:sz w:val="15"/>
                <w:szCs w:val="15"/>
              </w:rPr>
              <w:t>(String)</w:t>
            </w:r>
            <w:r>
              <w:t>",</w:t>
            </w:r>
          </w:p>
          <w:p w14:paraId="660DA1CD" w14:textId="77777777" w:rsidR="00933DB0" w:rsidRDefault="008845DE" w:rsidP="003E69E9">
            <w:r>
              <w:t>"version": "2.0</w:t>
            </w:r>
            <w:r>
              <w:rPr>
                <w:rFonts w:hint="eastAsia"/>
              </w:rPr>
              <w:t xml:space="preserve"> </w:t>
            </w:r>
            <w:r>
              <w:rPr>
                <w:rFonts w:ascii="Consolas" w:hAnsi="Consolas" w:cs="Consolas" w:hint="eastAsia"/>
                <w:b/>
                <w:bCs/>
                <w:color w:val="000000" w:themeColor="text1"/>
                <w:kern w:val="0"/>
                <w:sz w:val="15"/>
                <w:szCs w:val="15"/>
              </w:rPr>
              <w:t>(String)</w:t>
            </w:r>
            <w:r>
              <w:t>",</w:t>
            </w:r>
          </w:p>
          <w:p w14:paraId="34051D66" w14:textId="77777777" w:rsidR="00933DB0" w:rsidRDefault="008845DE" w:rsidP="003E69E9">
            <w:pPr>
              <w:rPr>
                <w:rFonts w:ascii="Consolas" w:hAnsi="Consolas" w:cs="Consolas"/>
                <w:color w:val="FF0000"/>
                <w:kern w:val="0"/>
                <w:sz w:val="20"/>
                <w:szCs w:val="20"/>
              </w:rPr>
            </w:pPr>
            <w:r>
              <w:t>"timestamp": "1565499360620</w:t>
            </w:r>
            <w:r>
              <w:rPr>
                <w:rFonts w:hint="eastAsia"/>
              </w:rPr>
              <w:t xml:space="preserve"> </w:t>
            </w:r>
            <w:r>
              <w:rPr>
                <w:rFonts w:ascii="Consolas" w:hAnsi="Consolas" w:cs="Consolas" w:hint="eastAsia"/>
                <w:b/>
                <w:bCs/>
                <w:color w:val="000000" w:themeColor="text1"/>
                <w:kern w:val="0"/>
                <w:sz w:val="15"/>
                <w:szCs w:val="15"/>
              </w:rPr>
              <w:t>(String)</w:t>
            </w:r>
            <w:r>
              <w:t>",</w:t>
            </w:r>
          </w:p>
          <w:p w14:paraId="4345A96C" w14:textId="77777777" w:rsidR="00933DB0" w:rsidRDefault="008845DE" w:rsidP="003E69E9">
            <w:pPr>
              <w:rPr>
                <w:color w:val="000000" w:themeColor="text1"/>
              </w:rPr>
            </w:pPr>
            <w:r>
              <w:rPr>
                <w:rFonts w:hint="eastAsia"/>
                <w:color w:val="000000" w:themeColor="text1"/>
              </w:rPr>
              <w:t xml:space="preserve">   </w:t>
            </w:r>
            <w:r>
              <w:t>/*</w:t>
            </w:r>
            <w:r>
              <w:t>返回结果码</w:t>
            </w:r>
            <w:r>
              <w:t xml:space="preserve"> 0 </w:t>
            </w:r>
            <w:r>
              <w:rPr>
                <w:rFonts w:hint="eastAsia"/>
              </w:rPr>
              <w:t>成功；失败则参照附录</w:t>
            </w:r>
            <w:r>
              <w:rPr>
                <w:rFonts w:hint="eastAsia"/>
              </w:rPr>
              <w:t>C</w:t>
            </w:r>
            <w:r>
              <w:rPr>
                <w:rFonts w:hint="eastAsia"/>
              </w:rPr>
              <w:t>：协议响应码列表；</w:t>
            </w:r>
            <w:r>
              <w:t>*/</w:t>
            </w:r>
          </w:p>
          <w:p w14:paraId="62816621" w14:textId="77777777" w:rsidR="00933DB0" w:rsidRDefault="008845DE" w:rsidP="003E69E9">
            <w:r>
              <w:t>"code":</w:t>
            </w:r>
            <w:r>
              <w:rPr>
                <w:rFonts w:hint="eastAsia"/>
              </w:rPr>
              <w:t xml:space="preserve">0 </w:t>
            </w:r>
            <w:r>
              <w:rPr>
                <w:rFonts w:hint="eastAsia"/>
                <w:b/>
                <w:bCs/>
                <w:sz w:val="15"/>
                <w:szCs w:val="15"/>
              </w:rPr>
              <w:t>(int)</w:t>
            </w:r>
            <w:r>
              <w:t>,</w:t>
            </w:r>
          </w:p>
          <w:p w14:paraId="1937EE49" w14:textId="77777777" w:rsidR="00933DB0" w:rsidRDefault="008845DE" w:rsidP="003E69E9">
            <w:r>
              <w:t>"data": {</w:t>
            </w:r>
          </w:p>
          <w:p w14:paraId="11BD2862" w14:textId="77777777" w:rsidR="00933DB0" w:rsidRDefault="008845DE" w:rsidP="003E69E9">
            <w:r>
              <w:t>"</w:t>
            </w:r>
            <w:r>
              <w:rPr>
                <w:rFonts w:hint="eastAsia"/>
              </w:rPr>
              <w:t>cardNo</w:t>
            </w:r>
            <w:r>
              <w:t>":"</w:t>
            </w:r>
            <w:r>
              <w:rPr>
                <w:rFonts w:hint="eastAsia"/>
              </w:rPr>
              <w:t xml:space="preserve">123456 </w:t>
            </w:r>
            <w:r>
              <w:rPr>
                <w:rFonts w:hint="eastAsia"/>
                <w:b/>
                <w:bCs/>
                <w:sz w:val="15"/>
                <w:szCs w:val="15"/>
              </w:rPr>
              <w:t>(String)</w:t>
            </w:r>
            <w:r>
              <w:t>",</w:t>
            </w:r>
          </w:p>
          <w:p w14:paraId="20C3047B" w14:textId="77777777" w:rsidR="00933DB0" w:rsidRDefault="008845DE" w:rsidP="003E69E9">
            <w:r>
              <w:t>"</w:t>
            </w:r>
            <w:r>
              <w:rPr>
                <w:rFonts w:hint="eastAsia"/>
              </w:rPr>
              <w:t>registerDevice</w:t>
            </w:r>
            <w:r>
              <w:t>":"</w:t>
            </w:r>
            <w:r>
              <w:rPr>
                <w:rFonts w:hint="eastAsia"/>
              </w:rPr>
              <w:t>注册机器</w:t>
            </w:r>
            <w:r>
              <w:rPr>
                <w:rFonts w:hint="eastAsia"/>
              </w:rPr>
              <w:t xml:space="preserve"> </w:t>
            </w:r>
            <w:r>
              <w:rPr>
                <w:rFonts w:hint="eastAsia"/>
                <w:b/>
                <w:bCs/>
                <w:sz w:val="15"/>
                <w:szCs w:val="15"/>
              </w:rPr>
              <w:t>(String)</w:t>
            </w:r>
            <w:r>
              <w:t>",</w:t>
            </w:r>
          </w:p>
          <w:p w14:paraId="748FA418" w14:textId="77777777" w:rsidR="00933DB0" w:rsidRDefault="008845DE" w:rsidP="003E69E9">
            <w:r>
              <w:t>"</w:t>
            </w:r>
            <w:r>
              <w:rPr>
                <w:rFonts w:hint="eastAsia"/>
              </w:rPr>
              <w:t>owner</w:t>
            </w:r>
            <w:r>
              <w:t>":"</w:t>
            </w:r>
            <w:r>
              <w:rPr>
                <w:rFonts w:hint="eastAsia"/>
              </w:rPr>
              <w:t>拥有者，使用者</w:t>
            </w:r>
            <w:r>
              <w:rPr>
                <w:rFonts w:hint="eastAsia"/>
              </w:rPr>
              <w:t xml:space="preserve"> </w:t>
            </w:r>
            <w:r>
              <w:rPr>
                <w:rFonts w:hint="eastAsia"/>
                <w:b/>
                <w:bCs/>
                <w:sz w:val="15"/>
                <w:szCs w:val="15"/>
              </w:rPr>
              <w:t>(String)</w:t>
            </w:r>
            <w:r>
              <w:t>",</w:t>
            </w:r>
          </w:p>
          <w:p w14:paraId="45971C83" w14:textId="77777777" w:rsidR="00933DB0" w:rsidRDefault="008845DE" w:rsidP="003E69E9">
            <w:r>
              <w:t>"</w:t>
            </w:r>
            <w:r>
              <w:rPr>
                <w:rFonts w:hint="eastAsia"/>
              </w:rPr>
              <w:t>phone</w:t>
            </w:r>
            <w:r>
              <w:t>":"</w:t>
            </w:r>
            <w:r>
              <w:rPr>
                <w:rFonts w:hint="eastAsia"/>
              </w:rPr>
              <w:t>手机号</w:t>
            </w:r>
            <w:r>
              <w:rPr>
                <w:rFonts w:hint="eastAsia"/>
              </w:rPr>
              <w:t xml:space="preserve"> </w:t>
            </w:r>
            <w:r>
              <w:rPr>
                <w:rFonts w:hint="eastAsia"/>
                <w:b/>
                <w:bCs/>
                <w:sz w:val="15"/>
                <w:szCs w:val="15"/>
              </w:rPr>
              <w:t>(String)</w:t>
            </w:r>
            <w:r>
              <w:t>",</w:t>
            </w:r>
          </w:p>
          <w:p w14:paraId="512DA7BA" w14:textId="77777777" w:rsidR="00933DB0" w:rsidRDefault="008845DE" w:rsidP="003E69E9">
            <w:r>
              <w:t>"</w:t>
            </w:r>
            <w:r>
              <w:rPr>
                <w:rFonts w:hint="eastAsia"/>
              </w:rPr>
              <w:t>operationType</w:t>
            </w:r>
            <w:r>
              <w:t>":</w:t>
            </w:r>
            <w:r>
              <w:rPr>
                <w:rFonts w:hint="eastAsia"/>
              </w:rPr>
              <w:t>操作类型（</w:t>
            </w:r>
            <w:r>
              <w:rPr>
                <w:rFonts w:hint="eastAsia"/>
              </w:rPr>
              <w:t>0</w:t>
            </w:r>
            <w:r>
              <w:rPr>
                <w:rFonts w:hint="eastAsia"/>
              </w:rPr>
              <w:t>正常</w:t>
            </w:r>
            <w:r>
              <w:rPr>
                <w:rFonts w:hint="eastAsia"/>
              </w:rPr>
              <w:t>;1</w:t>
            </w:r>
            <w:r>
              <w:rPr>
                <w:rFonts w:hint="eastAsia"/>
              </w:rPr>
              <w:t>注册</w:t>
            </w:r>
            <w:r>
              <w:rPr>
                <w:rFonts w:hint="eastAsia"/>
              </w:rPr>
              <w:t>;2</w:t>
            </w:r>
            <w:r>
              <w:rPr>
                <w:rFonts w:hint="eastAsia"/>
              </w:rPr>
              <w:t>注销</w:t>
            </w:r>
            <w:r>
              <w:rPr>
                <w:rFonts w:hint="eastAsia"/>
              </w:rPr>
              <w:t>;3</w:t>
            </w:r>
            <w:r>
              <w:rPr>
                <w:rFonts w:hint="eastAsia"/>
              </w:rPr>
              <w:t>冻结</w:t>
            </w:r>
            <w:r>
              <w:rPr>
                <w:rFonts w:hint="eastAsia"/>
              </w:rPr>
              <w:t>;4</w:t>
            </w:r>
            <w:r>
              <w:rPr>
                <w:rFonts w:hint="eastAsia"/>
              </w:rPr>
              <w:t>编辑</w:t>
            </w:r>
            <w:r>
              <w:rPr>
                <w:rFonts w:hint="eastAsia"/>
              </w:rPr>
              <w:t>;10</w:t>
            </w:r>
            <w:r>
              <w:rPr>
                <w:rFonts w:hint="eastAsia"/>
              </w:rPr>
              <w:t>撤销冻结</w:t>
            </w:r>
            <w:r>
              <w:rPr>
                <w:rFonts w:hint="eastAsia"/>
              </w:rPr>
              <w:t>;11:</w:t>
            </w:r>
            <w:r>
              <w:rPr>
                <w:rFonts w:hint="eastAsia"/>
              </w:rPr>
              <w:t>挂失</w:t>
            </w:r>
            <w:r>
              <w:rPr>
                <w:rFonts w:hint="eastAsia"/>
              </w:rPr>
              <w:t>;12:</w:t>
            </w:r>
            <w:r>
              <w:rPr>
                <w:rFonts w:hint="eastAsia"/>
              </w:rPr>
              <w:t>撤销挂失</w:t>
            </w:r>
            <w:r>
              <w:rPr>
                <w:rFonts w:hint="eastAsia"/>
              </w:rPr>
              <w:t>;21:</w:t>
            </w:r>
            <w:r>
              <w:rPr>
                <w:rFonts w:hint="eastAsia"/>
              </w:rPr>
              <w:t>充值</w:t>
            </w:r>
            <w:r>
              <w:rPr>
                <w:rFonts w:hint="eastAsia"/>
              </w:rPr>
              <w:t>;</w:t>
            </w:r>
            <w:r>
              <w:rPr>
                <w:rFonts w:hint="eastAsia"/>
              </w:rPr>
              <w:t>）</w:t>
            </w:r>
            <w:r>
              <w:rPr>
                <w:rFonts w:hint="eastAsia"/>
              </w:rPr>
              <w:t xml:space="preserve"> </w:t>
            </w:r>
            <w:r>
              <w:rPr>
                <w:rFonts w:hint="eastAsia"/>
                <w:b/>
                <w:bCs/>
                <w:sz w:val="15"/>
                <w:szCs w:val="15"/>
              </w:rPr>
              <w:t>(int)</w:t>
            </w:r>
            <w:r>
              <w:t>,</w:t>
            </w:r>
          </w:p>
          <w:p w14:paraId="5F88781D" w14:textId="77777777" w:rsidR="00933DB0" w:rsidRDefault="008845DE" w:rsidP="003E69E9">
            <w:r>
              <w:t>"</w:t>
            </w:r>
            <w:r>
              <w:rPr>
                <w:rFonts w:hint="eastAsia"/>
              </w:rPr>
              <w:t>userType</w:t>
            </w:r>
            <w:r>
              <w:t>":</w:t>
            </w:r>
            <w:r>
              <w:rPr>
                <w:rFonts w:hint="eastAsia"/>
              </w:rPr>
              <w:t>使用类型（</w:t>
            </w:r>
            <w:r>
              <w:rPr>
                <w:rFonts w:hint="eastAsia"/>
              </w:rPr>
              <w:t xml:space="preserve"> 1-</w:t>
            </w:r>
            <w:r>
              <w:rPr>
                <w:rFonts w:hint="eastAsia"/>
              </w:rPr>
              <w:t>限当前机器使用</w:t>
            </w:r>
            <w:r>
              <w:rPr>
                <w:rFonts w:hint="eastAsia"/>
              </w:rPr>
              <w:t>; 2-</w:t>
            </w:r>
            <w:r>
              <w:rPr>
                <w:rFonts w:hint="eastAsia"/>
              </w:rPr>
              <w:t>内部通用）</w:t>
            </w:r>
            <w:r>
              <w:rPr>
                <w:rFonts w:hint="eastAsia"/>
              </w:rPr>
              <w:t xml:space="preserve"> </w:t>
            </w:r>
            <w:r>
              <w:rPr>
                <w:rFonts w:hint="eastAsia"/>
                <w:b/>
                <w:bCs/>
                <w:sz w:val="15"/>
                <w:szCs w:val="15"/>
              </w:rPr>
              <w:t>(int)</w:t>
            </w:r>
            <w:r>
              <w:t>,</w:t>
            </w:r>
          </w:p>
          <w:p w14:paraId="1174DFCF" w14:textId="77777777" w:rsidR="00933DB0" w:rsidRDefault="008845DE" w:rsidP="003E69E9">
            <w:r>
              <w:t>"</w:t>
            </w:r>
            <w:r>
              <w:rPr>
                <w:rFonts w:hint="eastAsia"/>
              </w:rPr>
              <w:t>appType</w:t>
            </w:r>
            <w:r>
              <w:t>":</w:t>
            </w:r>
            <w:r>
              <w:rPr>
                <w:rFonts w:hint="eastAsia"/>
              </w:rPr>
              <w:t>应用类型</w:t>
            </w:r>
            <w:r>
              <w:rPr>
                <w:rFonts w:hint="eastAsia"/>
              </w:rPr>
              <w:t xml:space="preserve"> 1-</w:t>
            </w:r>
            <w:r>
              <w:rPr>
                <w:rFonts w:hint="eastAsia"/>
              </w:rPr>
              <w:t>计次限时</w:t>
            </w:r>
            <w:r>
              <w:rPr>
                <w:rFonts w:hint="eastAsia"/>
              </w:rPr>
              <w:t xml:space="preserve"> 2-</w:t>
            </w:r>
            <w:r>
              <w:rPr>
                <w:rFonts w:hint="eastAsia"/>
              </w:rPr>
              <w:t>计次不限时</w:t>
            </w:r>
            <w:r>
              <w:rPr>
                <w:rFonts w:hint="eastAsia"/>
              </w:rPr>
              <w:t xml:space="preserve"> 3-</w:t>
            </w:r>
            <w:r>
              <w:rPr>
                <w:rFonts w:hint="eastAsia"/>
              </w:rPr>
              <w:t>计额限时</w:t>
            </w:r>
            <w:r>
              <w:rPr>
                <w:rFonts w:hint="eastAsia"/>
              </w:rPr>
              <w:t xml:space="preserve"> 4-</w:t>
            </w:r>
            <w:r>
              <w:rPr>
                <w:rFonts w:hint="eastAsia"/>
              </w:rPr>
              <w:t>计额不限时</w:t>
            </w:r>
            <w:r>
              <w:rPr>
                <w:rFonts w:hint="eastAsia"/>
              </w:rPr>
              <w:t xml:space="preserve"> </w:t>
            </w:r>
            <w:r>
              <w:rPr>
                <w:rFonts w:hint="eastAsia"/>
                <w:b/>
                <w:bCs/>
                <w:sz w:val="15"/>
                <w:szCs w:val="15"/>
              </w:rPr>
              <w:t>(int)</w:t>
            </w:r>
            <w:r>
              <w:t>,</w:t>
            </w:r>
          </w:p>
          <w:p w14:paraId="4BBAB18F" w14:textId="77777777" w:rsidR="00933DB0" w:rsidRDefault="008845DE" w:rsidP="003E69E9">
            <w:r>
              <w:t>"</w:t>
            </w:r>
            <w:r>
              <w:rPr>
                <w:rFonts w:hint="eastAsia"/>
              </w:rPr>
              <w:t>accumulatedFlag</w:t>
            </w:r>
            <w:r>
              <w:t>":</w:t>
            </w:r>
            <w:r>
              <w:rPr>
                <w:rFonts w:hint="eastAsia"/>
              </w:rPr>
              <w:t>是否累加</w:t>
            </w:r>
            <w:r>
              <w:rPr>
                <w:rFonts w:hint="eastAsia"/>
              </w:rPr>
              <w:t xml:space="preserve"> 1-</w:t>
            </w:r>
            <w:r>
              <w:rPr>
                <w:rFonts w:hint="eastAsia"/>
              </w:rPr>
              <w:t>累加</w:t>
            </w:r>
            <w:r>
              <w:rPr>
                <w:rFonts w:hint="eastAsia"/>
              </w:rPr>
              <w:t xml:space="preserve"> 0-</w:t>
            </w:r>
            <w:r>
              <w:rPr>
                <w:rFonts w:hint="eastAsia"/>
              </w:rPr>
              <w:t>不累加</w:t>
            </w:r>
            <w:r>
              <w:rPr>
                <w:rFonts w:hint="eastAsia"/>
              </w:rPr>
              <w:t xml:space="preserve"> </w:t>
            </w:r>
            <w:r>
              <w:rPr>
                <w:rFonts w:hint="eastAsia"/>
                <w:b/>
                <w:bCs/>
                <w:sz w:val="15"/>
                <w:szCs w:val="15"/>
              </w:rPr>
              <w:t>(int)</w:t>
            </w:r>
            <w:r>
              <w:t>,</w:t>
            </w:r>
          </w:p>
          <w:p w14:paraId="543A9EFA" w14:textId="77777777" w:rsidR="00933DB0" w:rsidRDefault="008845DE" w:rsidP="003E69E9">
            <w:r>
              <w:t>"</w:t>
            </w:r>
            <w:r>
              <w:rPr>
                <w:rFonts w:hint="eastAsia"/>
              </w:rPr>
              <w:t>leftAmount</w:t>
            </w:r>
            <w:r>
              <w:t>":"</w:t>
            </w:r>
            <w:r>
              <w:rPr>
                <w:rFonts w:hint="eastAsia"/>
              </w:rPr>
              <w:t>剩余金额</w:t>
            </w:r>
            <w:r>
              <w:rPr>
                <w:rFonts w:hint="eastAsia"/>
              </w:rPr>
              <w:t>(</w:t>
            </w:r>
            <w:r>
              <w:rPr>
                <w:rFonts w:hint="eastAsia"/>
              </w:rPr>
              <w:t>单位：分</w:t>
            </w:r>
            <w:r>
              <w:rPr>
                <w:rFonts w:hint="eastAsia"/>
              </w:rPr>
              <w:t>)/</w:t>
            </w:r>
            <w:r>
              <w:rPr>
                <w:rFonts w:hint="eastAsia"/>
              </w:rPr>
              <w:t>次数</w:t>
            </w:r>
            <w:r>
              <w:rPr>
                <w:rFonts w:hint="eastAsia"/>
              </w:rPr>
              <w:t xml:space="preserve"> </w:t>
            </w:r>
            <w:r>
              <w:rPr>
                <w:rFonts w:hint="eastAsia"/>
                <w:b/>
                <w:bCs/>
                <w:sz w:val="15"/>
                <w:szCs w:val="15"/>
              </w:rPr>
              <w:t>(String)</w:t>
            </w:r>
            <w:r>
              <w:t>",</w:t>
            </w:r>
          </w:p>
          <w:p w14:paraId="67F1C977" w14:textId="77777777" w:rsidR="00933DB0" w:rsidRDefault="008845DE" w:rsidP="003E69E9">
            <w:pPr>
              <w:rPr>
                <w:sz w:val="20"/>
                <w:szCs w:val="20"/>
              </w:rPr>
            </w:pPr>
            <w:r>
              <w:rPr>
                <w:sz w:val="20"/>
                <w:szCs w:val="20"/>
              </w:rPr>
              <w:t>"</w:t>
            </w:r>
            <w:r>
              <w:rPr>
                <w:rFonts w:hint="eastAsia"/>
                <w:sz w:val="20"/>
                <w:szCs w:val="20"/>
              </w:rPr>
              <w:t>limitTime</w:t>
            </w:r>
            <w:r>
              <w:rPr>
                <w:sz w:val="20"/>
                <w:szCs w:val="20"/>
              </w:rPr>
              <w:t>":"</w:t>
            </w:r>
            <w:r>
              <w:rPr>
                <w:rFonts w:hint="eastAsia"/>
                <w:sz w:val="20"/>
                <w:szCs w:val="20"/>
              </w:rPr>
              <w:t>有效期截止时间</w:t>
            </w:r>
            <w:r>
              <w:rPr>
                <w:rFonts w:hint="eastAsia"/>
              </w:rPr>
              <w:t>格式：</w:t>
            </w:r>
            <w:r>
              <w:rPr>
                <w:rFonts w:hint="eastAsia"/>
              </w:rPr>
              <w:t>yyyy-MM-dd HH:mm:ss</w:t>
            </w:r>
            <w:r>
              <w:rPr>
                <w:rFonts w:hint="eastAsia"/>
                <w:sz w:val="20"/>
                <w:szCs w:val="20"/>
              </w:rPr>
              <w:t xml:space="preserve"> </w:t>
            </w:r>
            <w:r>
              <w:rPr>
                <w:rFonts w:hint="eastAsia"/>
              </w:rPr>
              <w:t xml:space="preserve"> (String)</w:t>
            </w:r>
            <w:r>
              <w:rPr>
                <w:sz w:val="20"/>
                <w:szCs w:val="20"/>
              </w:rPr>
              <w:t>"</w:t>
            </w:r>
            <w:r>
              <w:rPr>
                <w:rFonts w:hint="eastAsia"/>
                <w:sz w:val="20"/>
                <w:szCs w:val="20"/>
              </w:rPr>
              <w:t>,</w:t>
            </w:r>
          </w:p>
          <w:p w14:paraId="41CAC29B" w14:textId="77777777" w:rsidR="00933DB0" w:rsidRDefault="008845DE" w:rsidP="003E69E9">
            <w:r>
              <w:tab/>
              <w:t>"msg":"</w:t>
            </w:r>
            <w:r>
              <w:t>错误原因</w:t>
            </w:r>
            <w:r>
              <w:rPr>
                <w:rFonts w:hint="eastAsia"/>
              </w:rPr>
              <w:t>：扇区信息不一致</w:t>
            </w:r>
            <w:r>
              <w:rPr>
                <w:rFonts w:hint="eastAsia"/>
              </w:rPr>
              <w:t xml:space="preserve"> </w:t>
            </w:r>
            <w:r>
              <w:rPr>
                <w:rFonts w:hint="eastAsia"/>
                <w:b/>
                <w:bCs/>
                <w:sz w:val="15"/>
                <w:szCs w:val="15"/>
              </w:rPr>
              <w:t>(String)</w:t>
            </w:r>
            <w:r>
              <w:t>"</w:t>
            </w:r>
          </w:p>
          <w:p w14:paraId="1A988F20" w14:textId="77777777" w:rsidR="00933DB0" w:rsidRDefault="008845DE" w:rsidP="003E69E9">
            <w:r>
              <w:rPr>
                <w:rFonts w:hint="eastAsia"/>
              </w:rPr>
              <w:t>}</w:t>
            </w:r>
          </w:p>
          <w:p w14:paraId="69B777CB" w14:textId="77777777" w:rsidR="00933DB0" w:rsidRDefault="008845DE" w:rsidP="003E69E9">
            <w:r>
              <w:t>}</w:t>
            </w:r>
          </w:p>
        </w:tc>
      </w:tr>
    </w:tbl>
    <w:p w14:paraId="2667C4FB" w14:textId="77777777" w:rsidR="00933DB0" w:rsidRDefault="008845DE" w:rsidP="003E69E9">
      <w:pPr>
        <w:pStyle w:val="2"/>
      </w:pPr>
      <w:bookmarkStart w:id="4" w:name="_Ref171441899"/>
      <w:r>
        <w:rPr>
          <w:rFonts w:hint="eastAsia"/>
        </w:rPr>
        <w:t xml:space="preserve">4.5 </w:t>
      </w:r>
      <w:r>
        <w:rPr>
          <w:rFonts w:hint="eastAsia"/>
        </w:rPr>
        <w:t>云平台设备设置消息</w:t>
      </w:r>
      <w:bookmarkEnd w:id="4"/>
    </w:p>
    <w:p w14:paraId="75FC9584" w14:textId="77777777" w:rsidR="00933DB0" w:rsidRDefault="008845DE" w:rsidP="003E69E9">
      <w:r>
        <w:rPr>
          <w:rFonts w:hint="eastAsia"/>
        </w:rPr>
        <w:t>云端和咖啡机端的数据冲突解决办法，参见下表：</w:t>
      </w:r>
    </w:p>
    <w:tbl>
      <w:tblPr>
        <w:tblStyle w:val="af4"/>
        <w:tblW w:w="8222" w:type="dxa"/>
        <w:tblInd w:w="108" w:type="dxa"/>
        <w:tblLayout w:type="fixed"/>
        <w:tblLook w:val="04A0" w:firstRow="1" w:lastRow="0" w:firstColumn="1" w:lastColumn="0" w:noHBand="0" w:noVBand="1"/>
      </w:tblPr>
      <w:tblGrid>
        <w:gridCol w:w="2576"/>
        <w:gridCol w:w="2244"/>
        <w:gridCol w:w="3402"/>
      </w:tblGrid>
      <w:tr w:rsidR="00933DB0" w14:paraId="10232F76" w14:textId="77777777">
        <w:tc>
          <w:tcPr>
            <w:tcW w:w="2576" w:type="dxa"/>
            <w:shd w:val="clear" w:color="auto" w:fill="244061" w:themeFill="accent1" w:themeFillShade="80"/>
          </w:tcPr>
          <w:p w14:paraId="7600DBF7" w14:textId="77777777" w:rsidR="00933DB0" w:rsidRDefault="008845DE" w:rsidP="003E69E9">
            <w:r>
              <w:t>客户端</w:t>
            </w:r>
          </w:p>
        </w:tc>
        <w:tc>
          <w:tcPr>
            <w:tcW w:w="2244" w:type="dxa"/>
            <w:shd w:val="clear" w:color="auto" w:fill="244061" w:themeFill="accent1" w:themeFillShade="80"/>
          </w:tcPr>
          <w:p w14:paraId="1A038C0B" w14:textId="77777777" w:rsidR="00933DB0" w:rsidRDefault="008845DE" w:rsidP="003E69E9">
            <w:r>
              <w:t>云端</w:t>
            </w:r>
          </w:p>
        </w:tc>
        <w:tc>
          <w:tcPr>
            <w:tcW w:w="3402" w:type="dxa"/>
            <w:shd w:val="clear" w:color="auto" w:fill="244061" w:themeFill="accent1" w:themeFillShade="80"/>
          </w:tcPr>
          <w:p w14:paraId="15203879" w14:textId="77777777" w:rsidR="00933DB0" w:rsidRDefault="008845DE" w:rsidP="003E69E9">
            <w:r>
              <w:t>策略结果</w:t>
            </w:r>
          </w:p>
        </w:tc>
      </w:tr>
      <w:tr w:rsidR="00933DB0" w14:paraId="74AAC647" w14:textId="77777777">
        <w:tc>
          <w:tcPr>
            <w:tcW w:w="2576" w:type="dxa"/>
          </w:tcPr>
          <w:p w14:paraId="30E06981" w14:textId="77777777" w:rsidR="00933DB0" w:rsidRDefault="008845DE" w:rsidP="003E69E9">
            <w:r>
              <w:t>改动</w:t>
            </w:r>
          </w:p>
        </w:tc>
        <w:tc>
          <w:tcPr>
            <w:tcW w:w="2244" w:type="dxa"/>
          </w:tcPr>
          <w:p w14:paraId="2C3C5713" w14:textId="77777777" w:rsidR="00933DB0" w:rsidRDefault="008845DE" w:rsidP="003E69E9">
            <w:r>
              <w:t>不变</w:t>
            </w:r>
          </w:p>
        </w:tc>
        <w:tc>
          <w:tcPr>
            <w:tcW w:w="3402" w:type="dxa"/>
          </w:tcPr>
          <w:p w14:paraId="21E54C3F" w14:textId="77777777" w:rsidR="00933DB0" w:rsidRDefault="008845DE" w:rsidP="003E69E9">
            <w:r>
              <w:t>以客户端为准</w:t>
            </w:r>
          </w:p>
        </w:tc>
      </w:tr>
      <w:tr w:rsidR="00933DB0" w14:paraId="7F29A5A9" w14:textId="77777777">
        <w:tc>
          <w:tcPr>
            <w:tcW w:w="2576" w:type="dxa"/>
          </w:tcPr>
          <w:p w14:paraId="5685973D" w14:textId="77777777" w:rsidR="00933DB0" w:rsidRDefault="008845DE" w:rsidP="003E69E9">
            <w:r>
              <w:t>不变</w:t>
            </w:r>
          </w:p>
        </w:tc>
        <w:tc>
          <w:tcPr>
            <w:tcW w:w="2244" w:type="dxa"/>
          </w:tcPr>
          <w:p w14:paraId="5E07EC54" w14:textId="77777777" w:rsidR="00933DB0" w:rsidRDefault="008845DE" w:rsidP="003E69E9">
            <w:r>
              <w:t>改动</w:t>
            </w:r>
          </w:p>
        </w:tc>
        <w:tc>
          <w:tcPr>
            <w:tcW w:w="3402" w:type="dxa"/>
          </w:tcPr>
          <w:p w14:paraId="7102454E" w14:textId="77777777" w:rsidR="00933DB0" w:rsidRDefault="008845DE" w:rsidP="003E69E9">
            <w:r>
              <w:t>以云端为准</w:t>
            </w:r>
          </w:p>
        </w:tc>
      </w:tr>
      <w:tr w:rsidR="00933DB0" w14:paraId="74667B0F" w14:textId="77777777">
        <w:tc>
          <w:tcPr>
            <w:tcW w:w="2576" w:type="dxa"/>
          </w:tcPr>
          <w:p w14:paraId="7BC54CFC" w14:textId="77777777" w:rsidR="00933DB0" w:rsidRDefault="008845DE" w:rsidP="003E69E9">
            <w:r>
              <w:t>改动</w:t>
            </w:r>
          </w:p>
        </w:tc>
        <w:tc>
          <w:tcPr>
            <w:tcW w:w="2244" w:type="dxa"/>
          </w:tcPr>
          <w:p w14:paraId="5B2764D8" w14:textId="77777777" w:rsidR="00933DB0" w:rsidRDefault="008845DE" w:rsidP="003E69E9">
            <w:r>
              <w:t>改动</w:t>
            </w:r>
          </w:p>
        </w:tc>
        <w:tc>
          <w:tcPr>
            <w:tcW w:w="3402" w:type="dxa"/>
          </w:tcPr>
          <w:p w14:paraId="115491B5" w14:textId="77777777" w:rsidR="00933DB0" w:rsidRDefault="008845DE" w:rsidP="003E69E9">
            <w:r>
              <w:t>冲突部分以客户端为准</w:t>
            </w:r>
          </w:p>
        </w:tc>
      </w:tr>
    </w:tbl>
    <w:p w14:paraId="1A8BD208" w14:textId="77777777" w:rsidR="00933DB0" w:rsidRDefault="00933DB0" w:rsidP="003E69E9"/>
    <w:p w14:paraId="01053FD2" w14:textId="77777777" w:rsidR="00933DB0" w:rsidRDefault="008845DE" w:rsidP="003E69E9">
      <w:pPr>
        <w:pStyle w:val="3"/>
      </w:pPr>
      <w:r>
        <w:rPr>
          <w:rFonts w:hint="eastAsia"/>
        </w:rPr>
        <w:t xml:space="preserve">4.5.1 </w:t>
      </w:r>
      <w:r>
        <w:rPr>
          <w:rFonts w:hint="eastAsia"/>
        </w:rPr>
        <w:t>消息格式</w:t>
      </w:r>
    </w:p>
    <w:p w14:paraId="416E16A2" w14:textId="77777777" w:rsidR="00933DB0" w:rsidRDefault="008845DE" w:rsidP="003E69E9">
      <w:r>
        <w:rPr>
          <w:rFonts w:hint="eastAsia"/>
        </w:rPr>
        <w:t>云平台设备设置流程：</w:t>
      </w:r>
    </w:p>
    <w:p w14:paraId="3767194C" w14:textId="77777777" w:rsidR="00933DB0" w:rsidRDefault="008845DE" w:rsidP="003E69E9">
      <w:r>
        <w:rPr>
          <w:rFonts w:hint="eastAsia"/>
        </w:rPr>
        <w:t>第一步：云服务器发一个版本号给设备端；</w:t>
      </w:r>
    </w:p>
    <w:p w14:paraId="094252C0" w14:textId="77777777" w:rsidR="00933DB0" w:rsidRDefault="008845DE" w:rsidP="003E69E9">
      <w:r>
        <w:rPr>
          <w:rFonts w:hint="eastAsia"/>
        </w:rPr>
        <w:t>第二步：设备将当前的版本号和修改的数据响应给云服务器；（支持设备单独上报）</w:t>
      </w:r>
    </w:p>
    <w:p w14:paraId="506D56EE" w14:textId="77777777" w:rsidR="00933DB0" w:rsidRDefault="008845DE" w:rsidP="003E69E9">
      <w:r>
        <w:rPr>
          <w:rFonts w:hint="eastAsia"/>
        </w:rPr>
        <w:t>第三步：云服务器生成一个新的版本号并将云平台修改数据和设备上报的数据合并，将合并后的数据和版本号发响应给设备端（响应</w:t>
      </w:r>
      <w:r>
        <w:rPr>
          <w:rFonts w:hint="eastAsia"/>
        </w:rPr>
        <w:t>ack</w:t>
      </w:r>
      <w:r>
        <w:rPr>
          <w:rFonts w:hint="eastAsia"/>
        </w:rPr>
        <w:t>及业务数据）；</w:t>
      </w:r>
    </w:p>
    <w:p w14:paraId="0DACD7BC" w14:textId="77777777" w:rsidR="00933DB0" w:rsidRDefault="008845DE" w:rsidP="003E69E9">
      <w:pPr>
        <w:pStyle w:val="4"/>
      </w:pPr>
      <w:r>
        <w:t>4</w:t>
      </w:r>
      <w:r>
        <w:rPr>
          <w:rFonts w:hint="eastAsia"/>
        </w:rPr>
        <w:t>.5</w:t>
      </w:r>
      <w:r>
        <w:t>.1</w:t>
      </w:r>
      <w:r>
        <w:rPr>
          <w:rFonts w:hint="eastAsia"/>
        </w:rPr>
        <w:t xml:space="preserve">.1 </w:t>
      </w:r>
      <w:r>
        <w:rPr>
          <w:rFonts w:hint="eastAsia"/>
        </w:rPr>
        <w:t>版本号下发消息结构体</w:t>
      </w:r>
    </w:p>
    <w:tbl>
      <w:tblPr>
        <w:tblStyle w:val="af4"/>
        <w:tblW w:w="0" w:type="auto"/>
        <w:tblLook w:val="04A0" w:firstRow="1" w:lastRow="0" w:firstColumn="1" w:lastColumn="0" w:noHBand="0" w:noVBand="1"/>
      </w:tblPr>
      <w:tblGrid>
        <w:gridCol w:w="1526"/>
        <w:gridCol w:w="2734"/>
        <w:gridCol w:w="1235"/>
        <w:gridCol w:w="2260"/>
      </w:tblGrid>
      <w:tr w:rsidR="00933DB0" w14:paraId="0311C919" w14:textId="77777777">
        <w:tc>
          <w:tcPr>
            <w:tcW w:w="1526" w:type="dxa"/>
            <w:shd w:val="clear" w:color="auto" w:fill="244061" w:themeFill="accent1" w:themeFillShade="80"/>
          </w:tcPr>
          <w:p w14:paraId="3ADCF0A8" w14:textId="77777777" w:rsidR="00933DB0" w:rsidRDefault="008845DE" w:rsidP="003E69E9">
            <w:r>
              <w:rPr>
                <w:rFonts w:hint="eastAsia"/>
              </w:rPr>
              <w:t>消息主题</w:t>
            </w:r>
          </w:p>
        </w:tc>
        <w:tc>
          <w:tcPr>
            <w:tcW w:w="6229" w:type="dxa"/>
            <w:gridSpan w:val="3"/>
            <w:shd w:val="clear" w:color="auto" w:fill="FBD4B4" w:themeFill="accent6" w:themeFillTint="66"/>
          </w:tcPr>
          <w:p w14:paraId="4909410F" w14:textId="77777777" w:rsidR="00933DB0" w:rsidRDefault="008845DE" w:rsidP="003E69E9">
            <w:r>
              <w:rPr>
                <w:rFonts w:hint="eastAsia"/>
              </w:rPr>
              <w:t>cilentid/kalerm/iot/</w:t>
            </w:r>
            <w:r>
              <w:t>deviceParamSync</w:t>
            </w:r>
            <w:r>
              <w:rPr>
                <w:rFonts w:hint="eastAsia"/>
              </w:rPr>
              <w:t>/s</w:t>
            </w:r>
            <w:r>
              <w:t>tateserver</w:t>
            </w:r>
          </w:p>
        </w:tc>
      </w:tr>
      <w:tr w:rsidR="00933DB0" w14:paraId="21A0A577" w14:textId="77777777">
        <w:tc>
          <w:tcPr>
            <w:tcW w:w="1526" w:type="dxa"/>
            <w:shd w:val="clear" w:color="auto" w:fill="244061" w:themeFill="accent1" w:themeFillShade="80"/>
          </w:tcPr>
          <w:p w14:paraId="5C5C8618" w14:textId="77777777" w:rsidR="00933DB0" w:rsidRDefault="008845DE" w:rsidP="003E69E9">
            <w:r>
              <w:rPr>
                <w:rFonts w:hint="eastAsia"/>
              </w:rPr>
              <w:t>订阅者</w:t>
            </w:r>
          </w:p>
        </w:tc>
        <w:tc>
          <w:tcPr>
            <w:tcW w:w="2734" w:type="dxa"/>
          </w:tcPr>
          <w:p w14:paraId="64912188" w14:textId="77777777" w:rsidR="00933DB0" w:rsidRDefault="008845DE" w:rsidP="003E69E9">
            <w:r>
              <w:rPr>
                <w:rFonts w:hint="eastAsia"/>
              </w:rPr>
              <w:t>咖啡机</w:t>
            </w:r>
          </w:p>
        </w:tc>
        <w:tc>
          <w:tcPr>
            <w:tcW w:w="1235" w:type="dxa"/>
            <w:shd w:val="clear" w:color="auto" w:fill="244061" w:themeFill="accent1" w:themeFillShade="80"/>
          </w:tcPr>
          <w:p w14:paraId="2EC054F2" w14:textId="77777777" w:rsidR="00933DB0" w:rsidRDefault="008845DE" w:rsidP="003E69E9">
            <w:r>
              <w:rPr>
                <w:rFonts w:hint="eastAsia"/>
              </w:rPr>
              <w:t>发布者</w:t>
            </w:r>
          </w:p>
        </w:tc>
        <w:tc>
          <w:tcPr>
            <w:tcW w:w="2260" w:type="dxa"/>
          </w:tcPr>
          <w:p w14:paraId="23878907" w14:textId="77777777" w:rsidR="00933DB0" w:rsidRDefault="008845DE" w:rsidP="003E69E9">
            <w:r>
              <w:rPr>
                <w:rFonts w:hint="eastAsia"/>
              </w:rPr>
              <w:t>云服务器</w:t>
            </w:r>
            <w:r>
              <w:t xml:space="preserve"> </w:t>
            </w:r>
          </w:p>
        </w:tc>
      </w:tr>
      <w:tr w:rsidR="00933DB0" w14:paraId="13E034DD" w14:textId="77777777">
        <w:trPr>
          <w:trHeight w:val="956"/>
        </w:trPr>
        <w:tc>
          <w:tcPr>
            <w:tcW w:w="1526" w:type="dxa"/>
            <w:shd w:val="clear" w:color="auto" w:fill="244061" w:themeFill="accent1" w:themeFillShade="80"/>
          </w:tcPr>
          <w:p w14:paraId="2AF88A7E" w14:textId="77777777" w:rsidR="00933DB0" w:rsidRDefault="008845DE" w:rsidP="003E69E9">
            <w:r>
              <w:t>J</w:t>
            </w:r>
            <w:r>
              <w:rPr>
                <w:rFonts w:hint="eastAsia"/>
              </w:rPr>
              <w:t>son</w:t>
            </w:r>
            <w:r>
              <w:rPr>
                <w:rFonts w:hint="eastAsia"/>
              </w:rPr>
              <w:t>格式</w:t>
            </w:r>
          </w:p>
        </w:tc>
        <w:tc>
          <w:tcPr>
            <w:tcW w:w="6229" w:type="dxa"/>
            <w:gridSpan w:val="3"/>
          </w:tcPr>
          <w:p w14:paraId="1BE5C976" w14:textId="77777777" w:rsidR="00933DB0" w:rsidRDefault="008845DE" w:rsidP="003E69E9">
            <w:r>
              <w:t>{</w:t>
            </w:r>
          </w:p>
          <w:p w14:paraId="596E647F" w14:textId="77777777" w:rsidR="00933DB0" w:rsidRDefault="008845DE" w:rsidP="003E69E9">
            <w:r>
              <w:t>"</w:t>
            </w:r>
            <w:r>
              <w:rPr>
                <w:rFonts w:hint="eastAsia"/>
              </w:rPr>
              <w:t>msgId</w:t>
            </w:r>
            <w:r>
              <w:t>": "45484asd5a4d8a48a4sdads",</w:t>
            </w:r>
          </w:p>
          <w:p w14:paraId="7B12318D" w14:textId="77777777" w:rsidR="00933DB0" w:rsidRDefault="008845DE" w:rsidP="003E69E9">
            <w:r>
              <w:t>"version": "2.0",</w:t>
            </w:r>
          </w:p>
          <w:p w14:paraId="0403F120" w14:textId="77777777" w:rsidR="00933DB0" w:rsidRDefault="008845DE" w:rsidP="003E69E9">
            <w:r>
              <w:t>"timestamp": "1565499360620",</w:t>
            </w:r>
          </w:p>
          <w:p w14:paraId="264618B1" w14:textId="77777777" w:rsidR="00933DB0" w:rsidRDefault="008845DE" w:rsidP="003E69E9">
            <w:r>
              <w:t>"data": {</w:t>
            </w:r>
          </w:p>
          <w:p w14:paraId="6A2DFD63" w14:textId="77777777" w:rsidR="00933DB0" w:rsidRDefault="008845DE" w:rsidP="003E69E9">
            <w:r>
              <w:rPr>
                <w:rFonts w:hint="eastAsia"/>
              </w:rPr>
              <w:t xml:space="preserve">  //  </w:t>
            </w:r>
            <w:r>
              <w:rPr>
                <w:rFonts w:hint="eastAsia"/>
              </w:rPr>
              <w:t>版本号规则：</w:t>
            </w:r>
            <w:r>
              <w:rPr>
                <w:rFonts w:hint="eastAsia"/>
              </w:rPr>
              <w:t>14</w:t>
            </w:r>
            <w:r>
              <w:rPr>
                <w:rFonts w:hint="eastAsia"/>
              </w:rPr>
              <w:t>位当前时间戳</w:t>
            </w:r>
          </w:p>
          <w:p w14:paraId="015EBCEC" w14:textId="77777777" w:rsidR="00933DB0" w:rsidRDefault="008845DE" w:rsidP="003E69E9">
            <w:pPr>
              <w:pStyle w:val="af"/>
            </w:pPr>
            <w:r>
              <w:rPr>
                <w:rFonts w:hint="eastAsia"/>
              </w:rPr>
              <w:t xml:space="preserve">       "syncVersion": </w:t>
            </w:r>
            <w:r>
              <w:t>"</w:t>
            </w:r>
            <w:r>
              <w:rPr>
                <w:rFonts w:cstheme="minorBidi"/>
                <w:kern w:val="2"/>
                <w:sz w:val="21"/>
              </w:rPr>
              <w:t>20211220114722</w:t>
            </w:r>
            <w:r>
              <w:rPr>
                <w:rFonts w:cstheme="minorBidi" w:hint="eastAsia"/>
                <w:kern w:val="2"/>
                <w:sz w:val="21"/>
              </w:rPr>
              <w:t xml:space="preserve"> (</w:t>
            </w:r>
            <w:r>
              <w:rPr>
                <w:rFonts w:ascii="Consolas" w:hAnsi="Consolas" w:cs="Consolas"/>
                <w:sz w:val="20"/>
                <w:szCs w:val="20"/>
              </w:rPr>
              <w:t>String</w:t>
            </w:r>
            <w:r>
              <w:rPr>
                <w:rFonts w:ascii="Consolas" w:hAnsi="Consolas" w:cs="Consolas" w:hint="eastAsia"/>
                <w:sz w:val="20"/>
                <w:szCs w:val="20"/>
              </w:rPr>
              <w:t>)</w:t>
            </w:r>
            <w:r>
              <w:rPr>
                <w:rFonts w:cstheme="minorBidi"/>
                <w:kern w:val="2"/>
                <w:sz w:val="21"/>
              </w:rPr>
              <w:t>"</w:t>
            </w:r>
          </w:p>
          <w:p w14:paraId="2A826A2D" w14:textId="77777777" w:rsidR="00933DB0" w:rsidRDefault="008845DE" w:rsidP="003E69E9">
            <w:r>
              <w:rPr>
                <w:rFonts w:hint="eastAsia"/>
              </w:rPr>
              <w:t>}</w:t>
            </w:r>
          </w:p>
          <w:p w14:paraId="682FFBEA" w14:textId="77777777" w:rsidR="00933DB0" w:rsidRDefault="008845DE" w:rsidP="003E69E9">
            <w:r>
              <w:t>}</w:t>
            </w:r>
          </w:p>
        </w:tc>
      </w:tr>
    </w:tbl>
    <w:p w14:paraId="1B58ACD9" w14:textId="77777777" w:rsidR="00933DB0" w:rsidRDefault="008845DE" w:rsidP="003E69E9">
      <w:r>
        <w:rPr>
          <w:rFonts w:hint="eastAsia"/>
          <w:b/>
        </w:rPr>
        <w:t>说明</w:t>
      </w:r>
      <w:r>
        <w:rPr>
          <w:rFonts w:hint="eastAsia"/>
        </w:rPr>
        <w:t>：云服务器将当前版本号下发到设备端</w:t>
      </w:r>
    </w:p>
    <w:p w14:paraId="33EBBAE7" w14:textId="77777777" w:rsidR="00933DB0" w:rsidRDefault="008845DE" w:rsidP="003E69E9">
      <w:pPr>
        <w:pStyle w:val="4"/>
      </w:pPr>
      <w:r>
        <w:t>4</w:t>
      </w:r>
      <w:r>
        <w:rPr>
          <w:rFonts w:hint="eastAsia"/>
        </w:rPr>
        <w:t>.5</w:t>
      </w:r>
      <w:r>
        <w:t>.1</w:t>
      </w:r>
      <w:r>
        <w:rPr>
          <w:rFonts w:hint="eastAsia"/>
        </w:rPr>
        <w:t xml:space="preserve">.2 </w:t>
      </w:r>
      <w:r>
        <w:rPr>
          <w:rFonts w:hint="eastAsia"/>
        </w:rPr>
        <w:t>设备端上报版本及修改内容消息结构体</w:t>
      </w:r>
    </w:p>
    <w:p w14:paraId="756E00FD" w14:textId="77777777" w:rsidR="00933DB0" w:rsidRDefault="008845DE" w:rsidP="003E69E9">
      <w:r>
        <w:rPr>
          <w:rFonts w:hint="eastAsia"/>
        </w:rPr>
        <w:t>触发条件：</w:t>
      </w:r>
    </w:p>
    <w:p w14:paraId="1828D848" w14:textId="77777777" w:rsidR="00933DB0" w:rsidRDefault="008845DE" w:rsidP="003E69E9">
      <w:pPr>
        <w:pStyle w:val="af7"/>
        <w:numPr>
          <w:ilvl w:val="0"/>
          <w:numId w:val="3"/>
        </w:numPr>
        <w:ind w:firstLineChars="0"/>
      </w:pPr>
      <w:r>
        <w:rPr>
          <w:rFonts w:hint="eastAsia"/>
        </w:rPr>
        <w:t>当设备端参数调整时候触发；</w:t>
      </w:r>
    </w:p>
    <w:p w14:paraId="71FE0B0F" w14:textId="77777777" w:rsidR="00933DB0" w:rsidRDefault="008845DE" w:rsidP="003E69E9">
      <w:pPr>
        <w:pStyle w:val="af7"/>
        <w:numPr>
          <w:ilvl w:val="0"/>
          <w:numId w:val="3"/>
        </w:numPr>
        <w:ind w:firstLineChars="0"/>
      </w:pPr>
      <w:r>
        <w:rPr>
          <w:rFonts w:hint="eastAsia"/>
        </w:rPr>
        <w:t>当设备成功连接</w:t>
      </w:r>
      <w:r>
        <w:rPr>
          <w:rFonts w:hint="eastAsia"/>
        </w:rPr>
        <w:t>MQTT</w:t>
      </w:r>
      <w:r>
        <w:rPr>
          <w:rFonts w:hint="eastAsia"/>
        </w:rPr>
        <w:t>的时候触发（全量上报，仅第一次）；</w:t>
      </w:r>
    </w:p>
    <w:p w14:paraId="39FB3489" w14:textId="77777777" w:rsidR="00933DB0" w:rsidRDefault="008845DE" w:rsidP="003E69E9">
      <w:pPr>
        <w:pStyle w:val="af7"/>
        <w:numPr>
          <w:ilvl w:val="0"/>
          <w:numId w:val="3"/>
        </w:numPr>
        <w:ind w:firstLineChars="0"/>
      </w:pPr>
      <w:r>
        <w:rPr>
          <w:rFonts w:hint="eastAsia"/>
        </w:rPr>
        <w:t>当云平台下发版本号消息时触发；</w:t>
      </w:r>
    </w:p>
    <w:p w14:paraId="751B4FCC" w14:textId="77777777" w:rsidR="00933DB0" w:rsidRDefault="008845DE" w:rsidP="003E69E9">
      <w:pPr>
        <w:pStyle w:val="af7"/>
        <w:numPr>
          <w:ilvl w:val="0"/>
          <w:numId w:val="3"/>
        </w:numPr>
        <w:ind w:firstLineChars="0"/>
      </w:pPr>
      <w:r>
        <w:rPr>
          <w:rFonts w:hint="eastAsia"/>
        </w:rPr>
        <w:t>上报消息失败触发重试机制</w:t>
      </w:r>
      <w:r>
        <w:rPr>
          <w:rFonts w:hint="eastAsia"/>
        </w:rPr>
        <w:t>={10</w:t>
      </w:r>
      <w:r>
        <w:rPr>
          <w:rFonts w:hint="eastAsia"/>
        </w:rPr>
        <w:t>分钟，</w:t>
      </w:r>
      <w:r>
        <w:rPr>
          <w:rFonts w:hint="eastAsia"/>
        </w:rPr>
        <w:t>30</w:t>
      </w:r>
      <w:r>
        <w:rPr>
          <w:rFonts w:hint="eastAsia"/>
        </w:rPr>
        <w:t>分钟</w:t>
      </w:r>
      <w:r>
        <w:rPr>
          <w:rFonts w:hint="eastAsia"/>
        </w:rPr>
        <w:t>,  60</w:t>
      </w:r>
      <w:r>
        <w:rPr>
          <w:rFonts w:hint="eastAsia"/>
        </w:rPr>
        <w:t>分钟</w:t>
      </w:r>
      <w:r>
        <w:rPr>
          <w:rFonts w:hint="eastAsia"/>
        </w:rPr>
        <w:t>}</w:t>
      </w:r>
      <w:r>
        <w:rPr>
          <w:rFonts w:hint="eastAsia"/>
        </w:rPr>
        <w:t>（仅重发</w:t>
      </w:r>
      <w:r>
        <w:rPr>
          <w:rFonts w:hint="eastAsia"/>
        </w:rPr>
        <w:t>3</w:t>
      </w:r>
      <w:r>
        <w:rPr>
          <w:rFonts w:hint="eastAsia"/>
        </w:rPr>
        <w:t>次，超过则当天不再发）</w:t>
      </w:r>
      <w:r>
        <w:rPr>
          <w:rFonts w:hint="eastAsia"/>
        </w:rPr>
        <w:t>;</w:t>
      </w:r>
    </w:p>
    <w:p w14:paraId="33D131C2" w14:textId="77777777" w:rsidR="00933DB0" w:rsidRDefault="00933DB0" w:rsidP="003E69E9"/>
    <w:tbl>
      <w:tblPr>
        <w:tblStyle w:val="af4"/>
        <w:tblW w:w="8522" w:type="dxa"/>
        <w:tblLayout w:type="fixed"/>
        <w:tblLook w:val="04A0" w:firstRow="1" w:lastRow="0" w:firstColumn="1" w:lastColumn="0" w:noHBand="0" w:noVBand="1"/>
      </w:tblPr>
      <w:tblGrid>
        <w:gridCol w:w="1526"/>
        <w:gridCol w:w="2734"/>
        <w:gridCol w:w="1235"/>
        <w:gridCol w:w="3027"/>
      </w:tblGrid>
      <w:tr w:rsidR="00933DB0" w14:paraId="3819252C" w14:textId="77777777">
        <w:tc>
          <w:tcPr>
            <w:tcW w:w="1526" w:type="dxa"/>
            <w:shd w:val="clear" w:color="auto" w:fill="244061" w:themeFill="accent1" w:themeFillShade="80"/>
          </w:tcPr>
          <w:p w14:paraId="7B6EA1A3" w14:textId="77777777" w:rsidR="00933DB0" w:rsidRDefault="008845DE" w:rsidP="003E69E9">
            <w:r>
              <w:rPr>
                <w:rFonts w:hint="eastAsia"/>
              </w:rPr>
              <w:t>消息主题</w:t>
            </w:r>
          </w:p>
        </w:tc>
        <w:tc>
          <w:tcPr>
            <w:tcW w:w="6996" w:type="dxa"/>
            <w:gridSpan w:val="3"/>
            <w:shd w:val="clear" w:color="auto" w:fill="FBD4B4" w:themeFill="accent6" w:themeFillTint="66"/>
          </w:tcPr>
          <w:p w14:paraId="5E3BD2F7" w14:textId="77777777" w:rsidR="00933DB0" w:rsidRDefault="008845DE" w:rsidP="003E69E9">
            <w:r>
              <w:t>stateserver</w:t>
            </w:r>
            <w:r>
              <w:rPr>
                <w:rFonts w:hint="eastAsia"/>
              </w:rPr>
              <w:t>/kalerm/iot/</w:t>
            </w:r>
            <w:r>
              <w:t>deviceParamSync/</w:t>
            </w:r>
            <w:r>
              <w:rPr>
                <w:rFonts w:hint="eastAsia"/>
              </w:rPr>
              <w:t>cilentid</w:t>
            </w:r>
          </w:p>
        </w:tc>
      </w:tr>
      <w:tr w:rsidR="00933DB0" w14:paraId="3028722A" w14:textId="77777777">
        <w:tc>
          <w:tcPr>
            <w:tcW w:w="1526" w:type="dxa"/>
            <w:shd w:val="clear" w:color="auto" w:fill="244061" w:themeFill="accent1" w:themeFillShade="80"/>
          </w:tcPr>
          <w:p w14:paraId="37B3E1DA" w14:textId="77777777" w:rsidR="00933DB0" w:rsidRDefault="008845DE" w:rsidP="003E69E9">
            <w:r>
              <w:rPr>
                <w:rFonts w:hint="eastAsia"/>
              </w:rPr>
              <w:t>订阅者</w:t>
            </w:r>
          </w:p>
        </w:tc>
        <w:tc>
          <w:tcPr>
            <w:tcW w:w="2734" w:type="dxa"/>
          </w:tcPr>
          <w:p w14:paraId="0AEC2C02" w14:textId="77777777" w:rsidR="00933DB0" w:rsidRDefault="008845DE" w:rsidP="003E69E9">
            <w:r>
              <w:rPr>
                <w:rFonts w:hint="eastAsia"/>
              </w:rPr>
              <w:t>远程控制服务器</w:t>
            </w:r>
          </w:p>
        </w:tc>
        <w:tc>
          <w:tcPr>
            <w:tcW w:w="1235" w:type="dxa"/>
            <w:shd w:val="clear" w:color="auto" w:fill="244061" w:themeFill="accent1" w:themeFillShade="80"/>
          </w:tcPr>
          <w:p w14:paraId="21610AF7" w14:textId="77777777" w:rsidR="00933DB0" w:rsidRDefault="008845DE" w:rsidP="003E69E9">
            <w:r>
              <w:rPr>
                <w:rFonts w:hint="eastAsia"/>
              </w:rPr>
              <w:t>发布者</w:t>
            </w:r>
          </w:p>
        </w:tc>
        <w:tc>
          <w:tcPr>
            <w:tcW w:w="3027" w:type="dxa"/>
          </w:tcPr>
          <w:p w14:paraId="22EE6F16" w14:textId="77777777" w:rsidR="00933DB0" w:rsidRDefault="008845DE" w:rsidP="003E69E9">
            <w:r>
              <w:rPr>
                <w:rFonts w:hint="eastAsia"/>
              </w:rPr>
              <w:t>咖啡机</w:t>
            </w:r>
          </w:p>
        </w:tc>
      </w:tr>
      <w:tr w:rsidR="00933DB0" w14:paraId="679F2FE4" w14:textId="77777777">
        <w:trPr>
          <w:trHeight w:val="6756"/>
        </w:trPr>
        <w:tc>
          <w:tcPr>
            <w:tcW w:w="1526" w:type="dxa"/>
            <w:shd w:val="clear" w:color="auto" w:fill="244061" w:themeFill="accent1" w:themeFillShade="80"/>
          </w:tcPr>
          <w:p w14:paraId="1AB08090" w14:textId="77777777" w:rsidR="00933DB0" w:rsidRDefault="008845DE" w:rsidP="003E69E9">
            <w:r>
              <w:t>J</w:t>
            </w:r>
            <w:r>
              <w:rPr>
                <w:rFonts w:hint="eastAsia"/>
              </w:rPr>
              <w:t>son</w:t>
            </w:r>
            <w:r>
              <w:rPr>
                <w:rFonts w:hint="eastAsia"/>
              </w:rPr>
              <w:t>格式</w:t>
            </w:r>
          </w:p>
        </w:tc>
        <w:tc>
          <w:tcPr>
            <w:tcW w:w="6996" w:type="dxa"/>
            <w:gridSpan w:val="3"/>
          </w:tcPr>
          <w:p w14:paraId="0040DCD9" w14:textId="77777777" w:rsidR="00933DB0" w:rsidRDefault="008845DE" w:rsidP="003E69E9">
            <w:r>
              <w:t>{</w:t>
            </w:r>
          </w:p>
          <w:p w14:paraId="53651DB7" w14:textId="77777777" w:rsidR="00933DB0" w:rsidRDefault="008845DE" w:rsidP="003E69E9">
            <w:r>
              <w:rPr>
                <w:rFonts w:ascii="Consolas" w:hAnsi="Consolas" w:cs="Consolas"/>
                <w:color w:val="2A00FF"/>
                <w:kern w:val="0"/>
                <w:sz w:val="20"/>
                <w:szCs w:val="20"/>
              </w:rPr>
              <w:tab/>
            </w:r>
            <w:r>
              <w:t>"</w:t>
            </w:r>
            <w:r>
              <w:rPr>
                <w:rFonts w:hint="eastAsia"/>
              </w:rPr>
              <w:t>msgId</w:t>
            </w:r>
            <w:r>
              <w:t>": "45484asd5a4d8a48a4sdads",</w:t>
            </w:r>
          </w:p>
          <w:p w14:paraId="6931C7C0" w14:textId="77777777" w:rsidR="00933DB0" w:rsidRDefault="008845DE" w:rsidP="003E69E9">
            <w:r>
              <w:t>"version": "2.0",</w:t>
            </w:r>
          </w:p>
          <w:p w14:paraId="35C909E9" w14:textId="77777777" w:rsidR="00933DB0" w:rsidRDefault="008845DE" w:rsidP="003E69E9">
            <w:r>
              <w:t>"timestamp": "1565499360620",</w:t>
            </w:r>
          </w:p>
          <w:p w14:paraId="7C8DFE77" w14:textId="77777777" w:rsidR="00933DB0" w:rsidRDefault="008845DE" w:rsidP="003E69E9">
            <w:r>
              <w:rPr>
                <w:color w:val="2A00FF"/>
              </w:rPr>
              <w:tab/>
            </w:r>
            <w:r>
              <w:t>"data":</w:t>
            </w:r>
            <w:r>
              <w:tab/>
              <w:t>{</w:t>
            </w:r>
          </w:p>
          <w:p w14:paraId="6E681EBA" w14:textId="77777777" w:rsidR="00933DB0" w:rsidRDefault="008845DE" w:rsidP="003E69E9">
            <w:r>
              <w:t>"syncVersion":"20211220114722</w:t>
            </w:r>
            <w:r>
              <w:rPr>
                <w:rFonts w:hint="eastAsia"/>
              </w:rPr>
              <w:t xml:space="preserve"> (</w:t>
            </w:r>
            <w:r>
              <w:t>String</w:t>
            </w:r>
            <w:r>
              <w:rPr>
                <w:rFonts w:hint="eastAsia"/>
              </w:rPr>
              <w:t>)</w:t>
            </w:r>
            <w:r>
              <w:t>",</w:t>
            </w:r>
            <w:r>
              <w:t>（</w:t>
            </w:r>
            <w:r>
              <w:rPr>
                <w:color w:val="FF0000"/>
              </w:rPr>
              <w:t>必传</w:t>
            </w:r>
            <w:r>
              <w:t>）</w:t>
            </w:r>
          </w:p>
          <w:p w14:paraId="2B6FBD62" w14:textId="77777777" w:rsidR="00933DB0" w:rsidRDefault="008845DE" w:rsidP="003E69E9">
            <w:r>
              <w:rPr>
                <w:rFonts w:hint="eastAsia"/>
              </w:rPr>
              <w:t xml:space="preserve">// </w:t>
            </w:r>
            <w:r>
              <w:rPr>
                <w:rFonts w:hint="eastAsia"/>
              </w:rPr>
              <w:t>设备当前状态</w:t>
            </w:r>
            <w:r>
              <w:rPr>
                <w:rFonts w:hint="eastAsia"/>
              </w:rPr>
              <w:t xml:space="preserve"> </w:t>
            </w:r>
            <w:r>
              <w:rPr>
                <w:rFonts w:hint="eastAsia"/>
              </w:rPr>
              <w:t>非</w:t>
            </w:r>
            <w:r>
              <w:rPr>
                <w:rFonts w:hint="eastAsia"/>
              </w:rPr>
              <w:t>OK</w:t>
            </w:r>
            <w:r>
              <w:rPr>
                <w:rFonts w:hint="eastAsia"/>
              </w:rPr>
              <w:t>代表机器当前不能下发设置命令</w:t>
            </w:r>
          </w:p>
          <w:p w14:paraId="78C11D28" w14:textId="77777777" w:rsidR="00933DB0" w:rsidRDefault="008845DE" w:rsidP="003E69E9">
            <w:r>
              <w:t>"</w:t>
            </w:r>
            <w:r>
              <w:rPr>
                <w:rFonts w:hint="eastAsia"/>
              </w:rPr>
              <w:t>deviceStatus</w:t>
            </w:r>
            <w:r>
              <w:t>":"</w:t>
            </w:r>
            <w:r>
              <w:rPr>
                <w:rFonts w:hint="eastAsia"/>
              </w:rPr>
              <w:t>OK(</w:t>
            </w:r>
            <w:r>
              <w:t>String</w:t>
            </w:r>
            <w:r>
              <w:rPr>
                <w:rFonts w:hint="eastAsia"/>
              </w:rPr>
              <w:t>)</w:t>
            </w:r>
            <w:r>
              <w:t>",</w:t>
            </w:r>
            <w:r>
              <w:t>（</w:t>
            </w:r>
            <w:r>
              <w:rPr>
                <w:color w:val="FF0000"/>
              </w:rPr>
              <w:t>必传</w:t>
            </w:r>
            <w:r>
              <w:t>）</w:t>
            </w:r>
          </w:p>
          <w:p w14:paraId="23888F74" w14:textId="77777777" w:rsidR="00933DB0" w:rsidRDefault="008845DE" w:rsidP="003E69E9">
            <w:r>
              <w:rPr>
                <w:rFonts w:hint="eastAsia"/>
              </w:rPr>
              <w:t xml:space="preserve">// </w:t>
            </w:r>
            <w:r>
              <w:rPr>
                <w:rFonts w:hint="eastAsia"/>
              </w:rPr>
              <w:t>设备型号</w:t>
            </w:r>
          </w:p>
          <w:p w14:paraId="48F41BCC" w14:textId="77777777" w:rsidR="00933DB0" w:rsidRDefault="008845DE" w:rsidP="003E69E9">
            <w:r>
              <w:t>"</w:t>
            </w:r>
            <w:r>
              <w:rPr>
                <w:rFonts w:hint="eastAsia"/>
              </w:rPr>
              <w:t>deviceType</w:t>
            </w:r>
            <w:r>
              <w:t>":"</w:t>
            </w:r>
            <w:r>
              <w:rPr>
                <w:rFonts w:hint="eastAsia"/>
              </w:rPr>
              <w:t>X460(</w:t>
            </w:r>
            <w:r>
              <w:t>String</w:t>
            </w:r>
            <w:r>
              <w:rPr>
                <w:rFonts w:hint="eastAsia"/>
              </w:rPr>
              <w:t>)</w:t>
            </w:r>
            <w:r>
              <w:t>",</w:t>
            </w:r>
            <w:r>
              <w:t>（</w:t>
            </w:r>
            <w:r>
              <w:rPr>
                <w:color w:val="FF0000"/>
              </w:rPr>
              <w:t>必传</w:t>
            </w:r>
            <w:r>
              <w:t>）</w:t>
            </w:r>
          </w:p>
          <w:p w14:paraId="57DB45F6" w14:textId="77777777" w:rsidR="00933DB0" w:rsidRDefault="008845DE" w:rsidP="003E69E9">
            <w:r>
              <w:tab/>
            </w:r>
            <w:r>
              <w:tab/>
              <w:t>//</w:t>
            </w:r>
            <w:r>
              <w:rPr>
                <w:rFonts w:hint="eastAsia"/>
              </w:rPr>
              <w:t xml:space="preserve"> </w:t>
            </w:r>
            <w:r>
              <w:rPr>
                <w:rFonts w:hint="eastAsia"/>
              </w:rPr>
              <w:t>饮品配方，</w:t>
            </w:r>
            <w:r>
              <w:t>新增、修改、删除、查询配方</w:t>
            </w:r>
          </w:p>
          <w:p w14:paraId="1217DAF1" w14:textId="77777777" w:rsidR="00933DB0" w:rsidRDefault="008845DE" w:rsidP="003E69E9">
            <w:r>
              <w:rPr>
                <w:color w:val="2A00FF"/>
              </w:rPr>
              <w:tab/>
            </w:r>
            <w:r>
              <w:rPr>
                <w:color w:val="2A00FF"/>
              </w:rPr>
              <w:tab/>
            </w:r>
            <w:r>
              <w:t>"</w:t>
            </w:r>
            <w:r>
              <w:rPr>
                <w:rFonts w:hint="eastAsia"/>
              </w:rPr>
              <w:t>drink</w:t>
            </w:r>
            <w:r>
              <w:t>List":[</w:t>
            </w:r>
          </w:p>
          <w:p w14:paraId="38370A98" w14:textId="77777777" w:rsidR="00933DB0" w:rsidRDefault="008845DE" w:rsidP="003E69E9">
            <w:r>
              <w:tab/>
            </w:r>
            <w:r>
              <w:tab/>
            </w:r>
            <w:r>
              <w:tab/>
              <w:t>{</w:t>
            </w:r>
          </w:p>
          <w:p w14:paraId="329E4827" w14:textId="77777777" w:rsidR="00933DB0" w:rsidRDefault="008845DE" w:rsidP="003E69E9">
            <w:r>
              <w:t>//</w:t>
            </w:r>
            <w:r>
              <w:rPr>
                <w:rFonts w:hint="eastAsia"/>
              </w:rPr>
              <w:t xml:space="preserve"> </w:t>
            </w:r>
            <w:r>
              <w:rPr>
                <w:rFonts w:hint="eastAsia"/>
              </w:rPr>
              <w:t>饮品</w:t>
            </w:r>
            <w:r>
              <w:rPr>
                <w:rFonts w:hint="eastAsia"/>
              </w:rPr>
              <w:t>Id</w:t>
            </w:r>
          </w:p>
          <w:p w14:paraId="7D42DF53" w14:textId="35CF30C3" w:rsidR="00933DB0" w:rsidRDefault="008845DE" w:rsidP="003E69E9">
            <w:r>
              <w:tab/>
            </w:r>
            <w:r>
              <w:tab/>
            </w:r>
            <w:r>
              <w:tab/>
            </w:r>
            <w:r>
              <w:tab/>
              <w:t>"id":1,</w:t>
            </w:r>
          </w:p>
          <w:p w14:paraId="3D7D474A" w14:textId="77777777" w:rsidR="006460AD" w:rsidRPr="00144E23" w:rsidRDefault="006460AD" w:rsidP="003E69E9">
            <w:r w:rsidRPr="00144E23">
              <w:rPr>
                <w:rFonts w:hint="eastAsia"/>
              </w:rPr>
              <w:t xml:space="preserve">// </w:t>
            </w:r>
            <w:r w:rsidRPr="00144E23">
              <w:rPr>
                <w:rFonts w:hint="eastAsia"/>
              </w:rPr>
              <w:t>商品编码</w:t>
            </w:r>
          </w:p>
          <w:p w14:paraId="688E7DCE" w14:textId="780C6132" w:rsidR="006460AD" w:rsidRPr="006460AD" w:rsidRDefault="006460AD" w:rsidP="003E69E9">
            <w:r w:rsidRPr="00144E23">
              <w:tab/>
            </w:r>
            <w:r w:rsidRPr="00144E23">
              <w:tab/>
            </w:r>
            <w:r w:rsidRPr="00144E23">
              <w:tab/>
            </w:r>
            <w:r w:rsidRPr="00144E23">
              <w:tab/>
              <w:t>"skuCode":"1q2w",</w:t>
            </w:r>
          </w:p>
          <w:p w14:paraId="097E6738" w14:textId="77777777" w:rsidR="00933DB0" w:rsidRDefault="008845DE" w:rsidP="003E69E9">
            <w:r>
              <w:t>//</w:t>
            </w:r>
            <w:r>
              <w:rPr>
                <w:rFonts w:hint="eastAsia"/>
              </w:rPr>
              <w:t xml:space="preserve"> </w:t>
            </w:r>
            <w:r>
              <w:rPr>
                <w:rFonts w:hint="eastAsia"/>
              </w:rPr>
              <w:t>是否</w:t>
            </w:r>
            <w:r>
              <w:rPr>
                <w:rFonts w:hint="eastAsia"/>
              </w:rPr>
              <w:t>UI</w:t>
            </w:r>
            <w:r>
              <w:rPr>
                <w:rFonts w:hint="eastAsia"/>
              </w:rPr>
              <w:t>禁用</w:t>
            </w:r>
          </w:p>
          <w:p w14:paraId="514A90C1" w14:textId="77777777" w:rsidR="00933DB0" w:rsidRDefault="008845DE" w:rsidP="003E69E9">
            <w:r>
              <w:t>"enable": false,</w:t>
            </w:r>
          </w:p>
          <w:p w14:paraId="34A02BE8" w14:textId="77777777" w:rsidR="00933DB0" w:rsidRDefault="008845DE" w:rsidP="003E69E9">
            <w:r>
              <w:rPr>
                <w:rFonts w:hint="eastAsia"/>
              </w:rPr>
              <w:t xml:space="preserve">// </w:t>
            </w:r>
            <w:r>
              <w:rPr>
                <w:rFonts w:hint="eastAsia"/>
              </w:rPr>
              <w:t>饮品配方</w:t>
            </w:r>
          </w:p>
          <w:p w14:paraId="7FC13D6B" w14:textId="77777777" w:rsidR="00933DB0" w:rsidRDefault="008845DE" w:rsidP="003E69E9">
            <w:r>
              <w:t xml:space="preserve">"formulaList": </w:t>
            </w:r>
          </w:p>
          <w:p w14:paraId="335E1F6B" w14:textId="77777777" w:rsidR="00933DB0" w:rsidRDefault="008845DE" w:rsidP="003E69E9">
            <w:r>
              <w:t>{</w:t>
            </w:r>
          </w:p>
          <w:p w14:paraId="3CE814ED" w14:textId="77777777" w:rsidR="00933DB0" w:rsidRDefault="008845DE" w:rsidP="003E69E9">
            <w:r>
              <w:rPr>
                <w:rFonts w:hint="eastAsia"/>
              </w:rPr>
              <w:t xml:space="preserve">  // </w:t>
            </w:r>
            <w:r>
              <w:rPr>
                <w:rFonts w:hint="eastAsia"/>
              </w:rPr>
              <w:t>配方元素</w:t>
            </w:r>
            <w:r>
              <w:rPr>
                <w:rFonts w:hint="eastAsia"/>
              </w:rPr>
              <w:t xml:space="preserve"> </w:t>
            </w:r>
            <w:r>
              <w:rPr>
                <w:rFonts w:hint="eastAsia"/>
              </w:rPr>
              <w:t>参考附录</w:t>
            </w:r>
            <w:r>
              <w:rPr>
                <w:rFonts w:hint="eastAsia"/>
              </w:rPr>
              <w:t>D</w:t>
            </w:r>
            <w:r>
              <w:rPr>
                <w:rFonts w:hint="eastAsia"/>
              </w:rPr>
              <w:t>：饮品配方参数对照表</w:t>
            </w:r>
          </w:p>
          <w:p w14:paraId="2E77A5C2" w14:textId="77777777" w:rsidR="00933DB0" w:rsidRDefault="008845DE" w:rsidP="003E69E9">
            <w:r>
              <w:t>"formulas":[</w:t>
            </w:r>
          </w:p>
          <w:p w14:paraId="3F1EDF44" w14:textId="77777777" w:rsidR="00933DB0" w:rsidRDefault="008845DE" w:rsidP="003E69E9">
            <w:r>
              <w:t>{"id":1,"quicken":true,"brewCount":1,"coffeeId":0,"coffeeStrength":1,"precookVolume":0,"qualityCoffee":true,"volume":40,"weight":80}</w:t>
            </w:r>
            <w:r>
              <w:rPr>
                <w:rFonts w:hint="eastAsia"/>
              </w:rPr>
              <w:t>,</w:t>
            </w:r>
          </w:p>
          <w:p w14:paraId="1E67FABD" w14:textId="77777777" w:rsidR="00933DB0" w:rsidRDefault="008845DE" w:rsidP="003E69E9">
            <w:r>
              <w:rPr>
                <w:rFonts w:hint="eastAsia"/>
              </w:rPr>
              <w:t>......</w:t>
            </w:r>
          </w:p>
          <w:p w14:paraId="160ADFA2" w14:textId="77777777" w:rsidR="00933DB0" w:rsidRDefault="008845DE" w:rsidP="003E69E9">
            <w:r>
              <w:t>]</w:t>
            </w:r>
          </w:p>
          <w:p w14:paraId="3A31FB74" w14:textId="77777777" w:rsidR="00933DB0" w:rsidRDefault="008845DE" w:rsidP="003E69E9">
            <w:r>
              <w:t>},</w:t>
            </w:r>
          </w:p>
          <w:p w14:paraId="2A88746C" w14:textId="77777777" w:rsidR="00933DB0" w:rsidRDefault="008845DE" w:rsidP="003E69E9">
            <w:r>
              <w:rPr>
                <w:rFonts w:hint="eastAsia"/>
              </w:rPr>
              <w:t xml:space="preserve">  // </w:t>
            </w:r>
            <w:r>
              <w:rPr>
                <w:rFonts w:hint="eastAsia"/>
              </w:rPr>
              <w:t>图片地址</w:t>
            </w:r>
          </w:p>
          <w:p w14:paraId="4FE7208F" w14:textId="77777777" w:rsidR="00933DB0" w:rsidRDefault="008845DE" w:rsidP="003E69E9">
            <w:r>
              <w:t>"image_name": "beverage_ristretto",</w:t>
            </w:r>
          </w:p>
          <w:p w14:paraId="70D8F92B" w14:textId="77777777" w:rsidR="00933DB0" w:rsidRDefault="008845DE" w:rsidP="003E69E9">
            <w:r>
              <w:rPr>
                <w:rFonts w:hint="eastAsia"/>
              </w:rPr>
              <w:t>//</w:t>
            </w:r>
            <w:r>
              <w:rPr>
                <w:rFonts w:hint="eastAsia"/>
              </w:rPr>
              <w:t>饮品图片资源</w:t>
            </w:r>
            <w:r>
              <w:rPr>
                <w:rFonts w:hint="eastAsia"/>
              </w:rPr>
              <w:t xml:space="preserve"> 0:</w:t>
            </w:r>
            <w:r>
              <w:rPr>
                <w:rFonts w:hint="eastAsia"/>
              </w:rPr>
              <w:t>本地资源</w:t>
            </w:r>
            <w:r>
              <w:rPr>
                <w:rFonts w:hint="eastAsia"/>
              </w:rPr>
              <w:t>(</w:t>
            </w:r>
            <w:r>
              <w:rPr>
                <w:rFonts w:hint="eastAsia"/>
              </w:rPr>
              <w:t>非定制机器</w:t>
            </w:r>
            <w:r>
              <w:rPr>
                <w:rFonts w:hint="eastAsia"/>
              </w:rPr>
              <w:t>) 1:</w:t>
            </w:r>
            <w:r>
              <w:rPr>
                <w:rFonts w:hint="eastAsia"/>
              </w:rPr>
              <w:t>定制资源</w:t>
            </w:r>
            <w:r>
              <w:rPr>
                <w:rFonts w:hint="eastAsia"/>
              </w:rPr>
              <w:t xml:space="preserve"> 2:</w:t>
            </w:r>
            <w:r>
              <w:rPr>
                <w:rFonts w:hint="eastAsia"/>
              </w:rPr>
              <w:t>云平台</w:t>
            </w:r>
            <w:r>
              <w:rPr>
                <w:rFonts w:hint="eastAsia"/>
              </w:rPr>
              <w:t xml:space="preserve"> 3:U</w:t>
            </w:r>
            <w:r>
              <w:rPr>
                <w:rFonts w:hint="eastAsia"/>
              </w:rPr>
              <w:t>盘导入</w:t>
            </w:r>
          </w:p>
          <w:p w14:paraId="4EDBE40D" w14:textId="77777777" w:rsidR="00933DB0" w:rsidRDefault="008845DE" w:rsidP="003E69E9">
            <w:r>
              <w:t>"image_source": 0,</w:t>
            </w:r>
          </w:p>
          <w:p w14:paraId="64C8A342" w14:textId="77777777" w:rsidR="00933DB0" w:rsidRDefault="008845DE" w:rsidP="003E69E9">
            <w:r>
              <w:rPr>
                <w:rFonts w:hint="eastAsia"/>
              </w:rPr>
              <w:t xml:space="preserve">  // </w:t>
            </w:r>
            <w:r>
              <w:rPr>
                <w:rFonts w:hint="eastAsia"/>
              </w:rPr>
              <w:t>饮品唯一标识</w:t>
            </w:r>
          </w:p>
          <w:p w14:paraId="002C0155" w14:textId="77777777" w:rsidR="00933DB0" w:rsidRDefault="008845DE" w:rsidP="003E69E9">
            <w:r>
              <w:t>"index": 0,</w:t>
            </w:r>
          </w:p>
          <w:p w14:paraId="333BD200" w14:textId="77777777" w:rsidR="00933DB0" w:rsidRDefault="008845DE" w:rsidP="003E69E9">
            <w:r>
              <w:rPr>
                <w:rFonts w:hint="eastAsia"/>
              </w:rPr>
              <w:t xml:space="preserve">  // </w:t>
            </w:r>
            <w:r>
              <w:rPr>
                <w:rFonts w:hint="eastAsia"/>
              </w:rPr>
              <w:t>饮品删除标志</w:t>
            </w:r>
          </w:p>
          <w:p w14:paraId="18F425B7" w14:textId="77777777" w:rsidR="00933DB0" w:rsidRDefault="008845DE" w:rsidP="003E69E9">
            <w:r>
              <w:t>"isDelete": false,</w:t>
            </w:r>
          </w:p>
          <w:p w14:paraId="6957ABEE" w14:textId="77777777" w:rsidR="00933DB0" w:rsidRDefault="008845DE" w:rsidP="003E69E9">
            <w:r>
              <w:rPr>
                <w:rFonts w:hint="eastAsia"/>
              </w:rPr>
              <w:t xml:space="preserve">  // </w:t>
            </w:r>
            <w:r>
              <w:rPr>
                <w:rFonts w:hint="eastAsia"/>
              </w:rPr>
              <w:t>显示状态（禁用，启用）</w:t>
            </w:r>
          </w:p>
          <w:p w14:paraId="636BAA1E" w14:textId="77777777" w:rsidR="00933DB0" w:rsidRDefault="008845DE" w:rsidP="003E69E9">
            <w:r>
              <w:t>"isLock": false,</w:t>
            </w:r>
          </w:p>
          <w:p w14:paraId="346A26E0" w14:textId="77777777" w:rsidR="00933DB0" w:rsidRDefault="008845DE" w:rsidP="003E69E9">
            <w:r>
              <w:rPr>
                <w:rFonts w:hint="eastAsia"/>
              </w:rPr>
              <w:t xml:space="preserve">  // </w:t>
            </w:r>
            <w:r>
              <w:rPr>
                <w:rFonts w:hint="eastAsia"/>
              </w:rPr>
              <w:t>饮品同步标志</w:t>
            </w:r>
          </w:p>
          <w:p w14:paraId="67624161" w14:textId="77777777" w:rsidR="00933DB0" w:rsidRDefault="008845DE" w:rsidP="003E69E9">
            <w:r>
              <w:t>"isSync": false,</w:t>
            </w:r>
          </w:p>
          <w:p w14:paraId="3F73168E" w14:textId="77777777" w:rsidR="00933DB0" w:rsidRDefault="008845DE" w:rsidP="003E69E9">
            <w:r>
              <w:rPr>
                <w:rFonts w:hint="eastAsia"/>
              </w:rPr>
              <w:t xml:space="preserve">  // </w:t>
            </w:r>
            <w:r>
              <w:rPr>
                <w:rFonts w:hint="eastAsia"/>
              </w:rPr>
              <w:t>显示（饮品显示，隐藏）</w:t>
            </w:r>
          </w:p>
          <w:p w14:paraId="3D352A24" w14:textId="77777777" w:rsidR="00933DB0" w:rsidRDefault="008845DE" w:rsidP="003E69E9">
            <w:r>
              <w:t>"isVisible": true,</w:t>
            </w:r>
          </w:p>
          <w:p w14:paraId="3B9E77C7" w14:textId="77777777" w:rsidR="00933DB0" w:rsidRDefault="008845DE" w:rsidP="003E69E9">
            <w:r>
              <w:rPr>
                <w:rFonts w:hint="eastAsia"/>
              </w:rPr>
              <w:t xml:space="preserve">  // </w:t>
            </w:r>
            <w:r>
              <w:rPr>
                <w:rFonts w:hint="eastAsia"/>
              </w:rPr>
              <w:t>位置</w:t>
            </w:r>
          </w:p>
          <w:p w14:paraId="4965D8D2" w14:textId="77777777" w:rsidR="00933DB0" w:rsidRDefault="008845DE" w:rsidP="003E69E9">
            <w:r>
              <w:t>"location": 0,</w:t>
            </w:r>
          </w:p>
          <w:p w14:paraId="633BCDB9" w14:textId="77777777" w:rsidR="00933DB0" w:rsidRDefault="008845DE" w:rsidP="003E69E9">
            <w:r>
              <w:rPr>
                <w:rFonts w:hint="eastAsia"/>
              </w:rPr>
              <w:t xml:space="preserve">  // </w:t>
            </w:r>
            <w:r>
              <w:rPr>
                <w:rFonts w:hint="eastAsia"/>
              </w:rPr>
              <w:t>饮品价格现价</w:t>
            </w:r>
          </w:p>
          <w:p w14:paraId="08501F75" w14:textId="77777777" w:rsidR="00933DB0" w:rsidRDefault="008845DE" w:rsidP="003E69E9">
            <w:r>
              <w:t>"price": 0,</w:t>
            </w:r>
          </w:p>
          <w:p w14:paraId="04D3788A" w14:textId="77777777" w:rsidR="00933DB0" w:rsidRDefault="008845DE" w:rsidP="003E69E9">
            <w:r>
              <w:rPr>
                <w:rFonts w:hint="eastAsia"/>
              </w:rPr>
              <w:t xml:space="preserve">  // </w:t>
            </w:r>
            <w:r>
              <w:rPr>
                <w:rFonts w:hint="eastAsia"/>
              </w:rPr>
              <w:t>饮品价格原价</w:t>
            </w:r>
          </w:p>
          <w:p w14:paraId="3FC3FFFA" w14:textId="77777777" w:rsidR="00933DB0" w:rsidRDefault="008845DE" w:rsidP="003E69E9">
            <w:r>
              <w:t>"price_old": 0,</w:t>
            </w:r>
          </w:p>
          <w:p w14:paraId="5D3FFC59" w14:textId="77777777" w:rsidR="00933DB0" w:rsidRDefault="008845DE" w:rsidP="003E69E9">
            <w:r>
              <w:rPr>
                <w:rFonts w:hint="eastAsia"/>
              </w:rPr>
              <w:t xml:space="preserve">  // </w:t>
            </w:r>
            <w:r>
              <w:rPr>
                <w:rFonts w:hint="eastAsia"/>
              </w:rPr>
              <w:t>时间戳</w:t>
            </w:r>
          </w:p>
          <w:p w14:paraId="7AC0DD10" w14:textId="77777777" w:rsidR="00933DB0" w:rsidRDefault="008845DE" w:rsidP="003E69E9">
            <w:r>
              <w:t>"timestamp": 45922207386,</w:t>
            </w:r>
          </w:p>
          <w:p w14:paraId="53ED9CE2" w14:textId="77777777" w:rsidR="00933DB0" w:rsidRDefault="008845DE" w:rsidP="003E69E9">
            <w:r>
              <w:rPr>
                <w:rFonts w:hint="eastAsia"/>
              </w:rPr>
              <w:t xml:space="preserve">// </w:t>
            </w:r>
            <w:r>
              <w:rPr>
                <w:rFonts w:hint="eastAsia"/>
              </w:rPr>
              <w:t>饮品</w:t>
            </w:r>
            <w:r>
              <w:rPr>
                <w:rFonts w:hint="eastAsia"/>
              </w:rPr>
              <w:t>key</w:t>
            </w:r>
            <w:r>
              <w:rPr>
                <w:rFonts w:hint="eastAsia"/>
              </w:rPr>
              <w:t>，出厂资源索引</w:t>
            </w:r>
            <w:r>
              <w:rPr>
                <w:rFonts w:hint="eastAsia"/>
              </w:rPr>
              <w:t>(</w:t>
            </w:r>
            <w:r>
              <w:rPr>
                <w:rFonts w:hint="eastAsia"/>
              </w:rPr>
              <w:t>固定的</w:t>
            </w:r>
            <w:r>
              <w:rPr>
                <w:rFonts w:hint="eastAsia"/>
              </w:rPr>
              <w:t>)</w:t>
            </w:r>
          </w:p>
          <w:p w14:paraId="5DA85D7F" w14:textId="77777777" w:rsidR="00933DB0" w:rsidRDefault="008845DE" w:rsidP="003E69E9">
            <w:r>
              <w:t>"title": "ristretto",</w:t>
            </w:r>
          </w:p>
          <w:p w14:paraId="14AADB3B" w14:textId="77777777" w:rsidR="00D537A2" w:rsidRDefault="00D537A2" w:rsidP="003E69E9">
            <w:r>
              <w:rPr>
                <w:rFonts w:hint="eastAsia"/>
              </w:rPr>
              <w:t xml:space="preserve">// </w:t>
            </w:r>
            <w:r>
              <w:rPr>
                <w:rFonts w:hint="eastAsia"/>
              </w:rPr>
              <w:t>饮品名称，用户自定义，字符串里的数据为</w:t>
            </w:r>
            <w:r>
              <w:rPr>
                <w:rFonts w:hint="eastAsia"/>
              </w:rPr>
              <w:t>JSON</w:t>
            </w:r>
            <w:r>
              <w:rPr>
                <w:rFonts w:hint="eastAsia"/>
              </w:rPr>
              <w:t>格式</w:t>
            </w:r>
            <w:r>
              <w:t xml:space="preserve"> </w:t>
            </w:r>
          </w:p>
          <w:p w14:paraId="79A926CB" w14:textId="77777777" w:rsidR="00D537A2" w:rsidRDefault="00D537A2" w:rsidP="003E69E9">
            <w:r>
              <w:rPr>
                <w:rFonts w:hint="eastAsia"/>
              </w:rPr>
              <w:t>//</w:t>
            </w:r>
            <w:r>
              <w:t xml:space="preserve"> </w:t>
            </w:r>
            <w:r>
              <w:rPr>
                <w:rFonts w:hint="eastAsia"/>
              </w:rPr>
              <w:t xml:space="preserve">1. </w:t>
            </w:r>
            <w:r>
              <w:rPr>
                <w:rFonts w:hint="eastAsia"/>
              </w:rPr>
              <w:t>默认饮品，未使用自定义饮品名称，定义为：</w:t>
            </w:r>
            <w:r>
              <w:rPr>
                <w:rFonts w:hint="eastAsia"/>
              </w:rPr>
              <w:t>""</w:t>
            </w:r>
            <w:r>
              <w:rPr>
                <w:rFonts w:hint="eastAsia"/>
              </w:rPr>
              <w:t>（空字符串）</w:t>
            </w:r>
          </w:p>
          <w:p w14:paraId="69423B12" w14:textId="77777777" w:rsidR="00D537A2" w:rsidRDefault="00D537A2" w:rsidP="003E69E9">
            <w:r>
              <w:t xml:space="preserve">// </w:t>
            </w:r>
            <w:r>
              <w:rPr>
                <w:rFonts w:hint="eastAsia"/>
              </w:rPr>
              <w:t>2</w:t>
            </w:r>
            <w:r>
              <w:t xml:space="preserve">. </w:t>
            </w:r>
            <w:r>
              <w:rPr>
                <w:rFonts w:hint="eastAsia"/>
              </w:rPr>
              <w:t>设置对所有语言生效后，定义为：</w:t>
            </w:r>
            <w:r>
              <w:rPr>
                <w:rFonts w:hint="eastAsia"/>
              </w:rPr>
              <w:t>"{</w:t>
            </w:r>
            <w:r>
              <w:t>\</w:t>
            </w:r>
            <w:r>
              <w:rPr>
                <w:rFonts w:hint="eastAsia"/>
              </w:rPr>
              <w:t>"-1</w:t>
            </w:r>
            <w:r>
              <w:t>\</w:t>
            </w:r>
            <w:r>
              <w:rPr>
                <w:rFonts w:hint="eastAsia"/>
              </w:rPr>
              <w:t xml:space="preserve">": </w:t>
            </w:r>
            <w:r>
              <w:t>\</w:t>
            </w:r>
            <w:r>
              <w:rPr>
                <w:rFonts w:hint="eastAsia"/>
              </w:rPr>
              <w:t>"</w:t>
            </w:r>
            <w:r>
              <w:rPr>
                <w:rFonts w:hint="eastAsia"/>
              </w:rPr>
              <w:t>自定义饮品名称的值</w:t>
            </w:r>
            <w:r>
              <w:rPr>
                <w:rFonts w:hint="eastAsia"/>
              </w:rPr>
              <w:t>\"}"</w:t>
            </w:r>
          </w:p>
          <w:p w14:paraId="2CE10F29" w14:textId="77777777" w:rsidR="00D537A2" w:rsidRDefault="00D537A2" w:rsidP="003E69E9">
            <w:r>
              <w:t>// 3.</w:t>
            </w:r>
            <w:r>
              <w:rPr>
                <w:rFonts w:hint="eastAsia"/>
              </w:rPr>
              <w:t xml:space="preserve"> </w:t>
            </w:r>
            <w:r>
              <w:rPr>
                <w:rFonts w:hint="eastAsia"/>
              </w:rPr>
              <w:t>设置对当前语言生效后，定义为：在原有传值里新增当前语言及对应的用户输入值，如</w:t>
            </w:r>
            <w:r>
              <w:t xml:space="preserve"> "{\"-1\":\"</w:t>
            </w:r>
            <w:r>
              <w:rPr>
                <w:rFonts w:hint="eastAsia"/>
              </w:rPr>
              <w:t>自定义饮品名称的值</w:t>
            </w:r>
            <w:r>
              <w:rPr>
                <w:rFonts w:hint="eastAsia"/>
              </w:rPr>
              <w:t>\</w:t>
            </w:r>
            <w:r>
              <w:t>", \"</w:t>
            </w:r>
            <w:r>
              <w:rPr>
                <w:rFonts w:hint="eastAsia"/>
              </w:rPr>
              <w:t>语言</w:t>
            </w:r>
            <w:r>
              <w:t>ID\": \"</w:t>
            </w:r>
            <w:r>
              <w:rPr>
                <w:rFonts w:hint="eastAsia"/>
              </w:rPr>
              <w:t>自定义饮品名称的值</w:t>
            </w:r>
            <w:r>
              <w:rPr>
                <w:rFonts w:hint="eastAsia"/>
              </w:rPr>
              <w:t>\</w:t>
            </w:r>
            <w:r>
              <w:t>"}"</w:t>
            </w:r>
          </w:p>
          <w:p w14:paraId="081EBCE9" w14:textId="510F67C4" w:rsidR="00933DB0" w:rsidRDefault="00D537A2" w:rsidP="003E69E9">
            <w:r>
              <w:t xml:space="preserve">"title2": </w:t>
            </w:r>
            <w:r>
              <w:rPr>
                <w:rFonts w:hint="eastAsia"/>
              </w:rPr>
              <w:t>"{</w:t>
            </w:r>
            <w:r>
              <w:t>\</w:t>
            </w:r>
            <w:r>
              <w:rPr>
                <w:rFonts w:hint="eastAsia"/>
              </w:rPr>
              <w:t>"</w:t>
            </w:r>
            <w:r>
              <w:t>-1\</w:t>
            </w:r>
            <w:r>
              <w:rPr>
                <w:rFonts w:hint="eastAsia"/>
              </w:rPr>
              <w:t>":</w:t>
            </w:r>
            <w:r>
              <w:t>\</w:t>
            </w:r>
            <w:r>
              <w:rPr>
                <w:rFonts w:hint="eastAsia"/>
              </w:rPr>
              <w:t>"</w:t>
            </w:r>
            <w:r>
              <w:rPr>
                <w:rFonts w:hint="eastAsia"/>
              </w:rPr>
              <w:t>芮斯崔朵</w:t>
            </w:r>
            <w:r>
              <w:rPr>
                <w:rFonts w:hint="eastAsia"/>
              </w:rPr>
              <w:t>\"}"</w:t>
            </w:r>
            <w:r>
              <w:t>,</w:t>
            </w:r>
          </w:p>
          <w:p w14:paraId="606C4831" w14:textId="77777777" w:rsidR="00933DB0" w:rsidRDefault="008845DE" w:rsidP="003E69E9">
            <w:r>
              <w:rPr>
                <w:rFonts w:hint="eastAsia"/>
              </w:rPr>
              <w:t xml:space="preserve">// </w:t>
            </w:r>
            <w:r>
              <w:rPr>
                <w:rFonts w:hint="eastAsia"/>
              </w:rPr>
              <w:t>是</w:t>
            </w:r>
            <w:r>
              <w:rPr>
                <w:rFonts w:hint="eastAsia"/>
              </w:rPr>
              <w:t xml:space="preserve">title </w:t>
            </w:r>
            <w:r>
              <w:rPr>
                <w:rFonts w:hint="eastAsia"/>
              </w:rPr>
              <w:t>对应的饮品名称</w:t>
            </w:r>
          </w:p>
          <w:p w14:paraId="351A731E" w14:textId="77777777" w:rsidR="00933DB0" w:rsidRDefault="008845DE" w:rsidP="003E69E9">
            <w:r>
              <w:t>"title</w:t>
            </w:r>
            <w:r>
              <w:rPr>
                <w:rFonts w:hint="eastAsia"/>
              </w:rPr>
              <w:t>3</w:t>
            </w:r>
            <w:r>
              <w:t>": "",</w:t>
            </w:r>
          </w:p>
          <w:p w14:paraId="52BF0E47" w14:textId="77777777" w:rsidR="00933DB0" w:rsidRDefault="008845DE" w:rsidP="003E69E9">
            <w:r>
              <w:rPr>
                <w:rFonts w:hint="eastAsia"/>
              </w:rPr>
              <w:t xml:space="preserve">// </w:t>
            </w:r>
            <w:r>
              <w:rPr>
                <w:rFonts w:hint="eastAsia"/>
              </w:rPr>
              <w:t>饮品偏好</w:t>
            </w:r>
          </w:p>
          <w:p w14:paraId="0693A578" w14:textId="77777777" w:rsidR="00933DB0" w:rsidRDefault="008845DE" w:rsidP="003E69E9">
            <w:r>
              <w:t>"</w:t>
            </w:r>
            <w:r>
              <w:rPr>
                <w:rFonts w:hint="eastAsia"/>
              </w:rPr>
              <w:t>p</w:t>
            </w:r>
            <w:r>
              <w:t>reference": "</w:t>
            </w:r>
            <w:r>
              <w:rPr>
                <w:rFonts w:hint="eastAsia"/>
              </w:rPr>
              <w:t>{</w:t>
            </w:r>
          </w:p>
          <w:p w14:paraId="693FA0BE" w14:textId="77777777" w:rsidR="00933DB0" w:rsidRDefault="008845DE" w:rsidP="003E69E9">
            <w:r>
              <w:rPr>
                <w:rFonts w:hint="eastAsia"/>
              </w:rPr>
              <w:t xml:space="preserve">// </w:t>
            </w:r>
            <w:r>
              <w:rPr>
                <w:rFonts w:hint="eastAsia"/>
              </w:rPr>
              <w:t>超大杯开关</w:t>
            </w:r>
          </w:p>
          <w:p w14:paraId="4906830C" w14:textId="77777777" w:rsidR="00933DB0" w:rsidRDefault="008845DE" w:rsidP="003E69E9">
            <w:r>
              <w:rPr>
                <w:rFonts w:hint="eastAsia"/>
              </w:rPr>
              <w:t>"isExtraLargeCup":true,</w:t>
            </w:r>
          </w:p>
          <w:p w14:paraId="19DE3E06" w14:textId="77777777" w:rsidR="00933DB0" w:rsidRDefault="008845DE" w:rsidP="003E69E9">
            <w:r>
              <w:rPr>
                <w:rFonts w:hint="eastAsia"/>
              </w:rPr>
              <w:t xml:space="preserve">// </w:t>
            </w:r>
            <w:r>
              <w:rPr>
                <w:rFonts w:hint="eastAsia"/>
              </w:rPr>
              <w:t>大杯开关</w:t>
            </w:r>
          </w:p>
          <w:p w14:paraId="7DFE3DC6" w14:textId="77777777" w:rsidR="00933DB0" w:rsidRDefault="008845DE" w:rsidP="003E69E9">
            <w:r>
              <w:rPr>
                <w:rFonts w:hint="eastAsia"/>
              </w:rPr>
              <w:t>"isLargeCup":true,</w:t>
            </w:r>
          </w:p>
          <w:p w14:paraId="1D94CDB7" w14:textId="77777777" w:rsidR="00933DB0" w:rsidRDefault="008845DE" w:rsidP="003E69E9">
            <w:r>
              <w:rPr>
                <w:rFonts w:hint="eastAsia"/>
              </w:rPr>
              <w:t xml:space="preserve">// </w:t>
            </w:r>
            <w:r>
              <w:rPr>
                <w:rFonts w:hint="eastAsia"/>
              </w:rPr>
              <w:t>个人偏好开关</w:t>
            </w:r>
            <w:r>
              <w:rPr>
                <w:rFonts w:hint="eastAsia"/>
              </w:rPr>
              <w:t>(</w:t>
            </w:r>
            <w:r>
              <w:rPr>
                <w:rFonts w:hint="eastAsia"/>
              </w:rPr>
              <w:t>专业模式下</w:t>
            </w:r>
            <w:r>
              <w:rPr>
                <w:rFonts w:hint="eastAsia"/>
              </w:rPr>
              <w:t>)</w:t>
            </w:r>
          </w:p>
          <w:p w14:paraId="70A4B7D3" w14:textId="77777777" w:rsidR="00933DB0" w:rsidRDefault="008845DE" w:rsidP="003E69E9">
            <w:r>
              <w:rPr>
                <w:rFonts w:hint="eastAsia"/>
              </w:rPr>
              <w:t>"isPreferenceOpenPro":true,</w:t>
            </w:r>
          </w:p>
          <w:p w14:paraId="7A2D0B64" w14:textId="77777777" w:rsidR="00933DB0" w:rsidRDefault="008845DE" w:rsidP="003E69E9">
            <w:r>
              <w:rPr>
                <w:rFonts w:hint="eastAsia"/>
              </w:rPr>
              <w:t xml:space="preserve">// </w:t>
            </w:r>
            <w:r>
              <w:rPr>
                <w:rFonts w:hint="eastAsia"/>
              </w:rPr>
              <w:t>个人偏好开关</w:t>
            </w:r>
            <w:r>
              <w:rPr>
                <w:rFonts w:hint="eastAsia"/>
              </w:rPr>
              <w:t>(</w:t>
            </w:r>
            <w:r>
              <w:rPr>
                <w:rFonts w:hint="eastAsia"/>
              </w:rPr>
              <w:t>自助模式下</w:t>
            </w:r>
            <w:r>
              <w:rPr>
                <w:rFonts w:hint="eastAsia"/>
              </w:rPr>
              <w:t>)</w:t>
            </w:r>
          </w:p>
          <w:p w14:paraId="2D1AF157" w14:textId="77777777" w:rsidR="00933DB0" w:rsidRDefault="008845DE" w:rsidP="003E69E9">
            <w:r>
              <w:rPr>
                <w:rFonts w:hint="eastAsia"/>
              </w:rPr>
              <w:t>"isPreferenceOpenSelf":false,</w:t>
            </w:r>
          </w:p>
          <w:p w14:paraId="7DA973BD" w14:textId="77777777" w:rsidR="00933DB0" w:rsidRDefault="008845DE" w:rsidP="003E69E9">
            <w:r>
              <w:rPr>
                <w:rFonts w:hint="eastAsia"/>
              </w:rPr>
              <w:t xml:space="preserve">// </w:t>
            </w:r>
            <w:r>
              <w:rPr>
                <w:rFonts w:hint="eastAsia"/>
              </w:rPr>
              <w:t>个人偏好开关</w:t>
            </w:r>
            <w:r>
              <w:rPr>
                <w:rFonts w:hint="eastAsia"/>
              </w:rPr>
              <w:t>(</w:t>
            </w:r>
            <w:r>
              <w:rPr>
                <w:rFonts w:hint="eastAsia"/>
              </w:rPr>
              <w:t>标准模式下</w:t>
            </w:r>
            <w:r>
              <w:rPr>
                <w:rFonts w:hint="eastAsia"/>
              </w:rPr>
              <w:t>)</w:t>
            </w:r>
          </w:p>
          <w:p w14:paraId="68CA1165" w14:textId="77777777" w:rsidR="00933DB0" w:rsidRDefault="008845DE" w:rsidP="003E69E9">
            <w:r>
              <w:rPr>
                <w:rFonts w:hint="eastAsia"/>
              </w:rPr>
              <w:t>"isPreferenceOpenStandard":true,</w:t>
            </w:r>
          </w:p>
          <w:p w14:paraId="2B0A33B9" w14:textId="77777777" w:rsidR="00933DB0" w:rsidRDefault="008845DE" w:rsidP="003E69E9">
            <w:r>
              <w:rPr>
                <w:rFonts w:hint="eastAsia"/>
              </w:rPr>
              <w:t xml:space="preserve">// </w:t>
            </w:r>
            <w:r>
              <w:rPr>
                <w:rFonts w:hint="eastAsia"/>
              </w:rPr>
              <w:t>糖浆开关</w:t>
            </w:r>
          </w:p>
          <w:p w14:paraId="416F067D" w14:textId="77777777" w:rsidR="00933DB0" w:rsidRDefault="008845DE" w:rsidP="003E69E9">
            <w:r>
              <w:rPr>
                <w:rFonts w:hint="eastAsia"/>
              </w:rPr>
              <w:t>"isSyrup":false,</w:t>
            </w:r>
          </w:p>
          <w:p w14:paraId="5B58D1C9" w14:textId="77777777" w:rsidR="00933DB0" w:rsidRDefault="008845DE" w:rsidP="003E69E9">
            <w:r>
              <w:rPr>
                <w:rFonts w:hint="eastAsia"/>
              </w:rPr>
              <w:t xml:space="preserve">// </w:t>
            </w:r>
            <w:r>
              <w:rPr>
                <w:rFonts w:hint="eastAsia"/>
              </w:rPr>
              <w:t>糖浆类型</w:t>
            </w:r>
            <w:r>
              <w:rPr>
                <w:rFonts w:hint="eastAsia"/>
              </w:rPr>
              <w:t>Id</w:t>
            </w:r>
          </w:p>
          <w:p w14:paraId="7974E6D4" w14:textId="77777777" w:rsidR="00933DB0" w:rsidRDefault="008845DE" w:rsidP="003E69E9">
            <w:r>
              <w:rPr>
                <w:rFonts w:hint="eastAsia"/>
              </w:rPr>
              <w:t>"syrupId":0,</w:t>
            </w:r>
          </w:p>
          <w:p w14:paraId="14C858EA" w14:textId="77777777" w:rsidR="00933DB0" w:rsidRDefault="008845DE" w:rsidP="003E69E9">
            <w:r>
              <w:rPr>
                <w:rFonts w:hint="eastAsia"/>
              </w:rPr>
              <w:t xml:space="preserve">// </w:t>
            </w:r>
            <w:r>
              <w:rPr>
                <w:rFonts w:hint="eastAsia"/>
              </w:rPr>
              <w:t>糖浆类型</w:t>
            </w:r>
            <w:r>
              <w:rPr>
                <w:rFonts w:hint="eastAsia"/>
              </w:rPr>
              <w:t>Id</w:t>
            </w:r>
            <w:r>
              <w:rPr>
                <w:rFonts w:hint="eastAsia"/>
              </w:rPr>
              <w:t>对应的出品时间</w:t>
            </w:r>
            <w:r>
              <w:rPr>
                <w:rFonts w:hint="eastAsia"/>
              </w:rPr>
              <w:t>(</w:t>
            </w:r>
            <w:r>
              <w:rPr>
                <w:rFonts w:hint="eastAsia"/>
              </w:rPr>
              <w:t>单位：</w:t>
            </w:r>
            <w:r>
              <w:rPr>
                <w:rFonts w:hint="eastAsia"/>
              </w:rPr>
              <w:t>0.1</w:t>
            </w:r>
            <w:r>
              <w:rPr>
                <w:rFonts w:hint="eastAsia"/>
              </w:rPr>
              <w:t>秒</w:t>
            </w:r>
            <w:r>
              <w:rPr>
                <w:rFonts w:hint="eastAsia"/>
              </w:rPr>
              <w:t>)</w:t>
            </w:r>
          </w:p>
          <w:p w14:paraId="6507D343" w14:textId="77777777" w:rsidR="00933DB0" w:rsidRDefault="008845DE" w:rsidP="003E69E9">
            <w:pPr>
              <w:rPr>
                <w:strike/>
              </w:rPr>
            </w:pPr>
            <w:r>
              <w:rPr>
                <w:rFonts w:hint="eastAsia"/>
              </w:rPr>
              <w:t>"syrupTime":50,</w:t>
            </w:r>
          </w:p>
          <w:p w14:paraId="78408B67" w14:textId="77777777" w:rsidR="00933DB0" w:rsidRDefault="008845DE" w:rsidP="003E69E9">
            <w:r>
              <w:rPr>
                <w:rFonts w:hint="eastAsia"/>
              </w:rPr>
              <w:t>// coffee or powder</w:t>
            </w:r>
            <w:r>
              <w:rPr>
                <w:rFonts w:hint="eastAsia"/>
              </w:rPr>
              <w:t>（自助和标准服务下使用）</w:t>
            </w:r>
          </w:p>
          <w:p w14:paraId="5F30D4FE" w14:textId="77777777" w:rsidR="00933DB0" w:rsidRDefault="008845DE" w:rsidP="003E69E9">
            <w:r>
              <w:rPr>
                <w:rFonts w:hint="eastAsia"/>
              </w:rPr>
              <w:t>"preferenceStrengthItems":[</w:t>
            </w:r>
          </w:p>
          <w:p w14:paraId="6F6807BC" w14:textId="77777777" w:rsidR="00933DB0" w:rsidRDefault="008845DE" w:rsidP="003E69E9">
            <w:r>
              <w:rPr>
                <w:rFonts w:hint="eastAsia"/>
              </w:rPr>
              <w:t xml:space="preserve"> { // </w:t>
            </w:r>
            <w:r>
              <w:rPr>
                <w:rFonts w:hint="eastAsia"/>
              </w:rPr>
              <w:t>饮品序号</w:t>
            </w:r>
          </w:p>
          <w:p w14:paraId="04FDB3FB" w14:textId="77777777" w:rsidR="00933DB0" w:rsidRDefault="008845DE" w:rsidP="003E69E9">
            <w:r>
              <w:rPr>
                <w:rFonts w:hint="eastAsia"/>
              </w:rPr>
              <w:t xml:space="preserve">  "formulaNo":1,</w:t>
            </w:r>
          </w:p>
          <w:p w14:paraId="13EE6141" w14:textId="77777777" w:rsidR="00933DB0" w:rsidRDefault="008845DE" w:rsidP="003E69E9">
            <w:r>
              <w:rPr>
                <w:rFonts w:hint="eastAsia"/>
              </w:rPr>
              <w:t xml:space="preserve">   // </w:t>
            </w:r>
            <w:r>
              <w:rPr>
                <w:rFonts w:hint="eastAsia"/>
              </w:rPr>
              <w:t>清淡</w:t>
            </w:r>
            <w:r>
              <w:rPr>
                <w:rFonts w:hint="eastAsia"/>
              </w:rPr>
              <w:t xml:space="preserve"> (</w:t>
            </w:r>
            <w:r>
              <w:rPr>
                <w:rFonts w:hint="eastAsia"/>
              </w:rPr>
              <w:t>单位：</w:t>
            </w:r>
            <w:r>
              <w:rPr>
                <w:rFonts w:hint="eastAsia"/>
              </w:rPr>
              <w:t>0.1g)</w:t>
            </w:r>
          </w:p>
          <w:p w14:paraId="3B15AF83" w14:textId="77777777" w:rsidR="00933DB0" w:rsidRDefault="008845DE" w:rsidP="003E69E9">
            <w:r>
              <w:rPr>
                <w:rFonts w:hint="eastAsia"/>
              </w:rPr>
              <w:t xml:space="preserve">  "light":150,</w:t>
            </w:r>
          </w:p>
          <w:p w14:paraId="49FB1792" w14:textId="77777777" w:rsidR="00933DB0" w:rsidRDefault="008845DE" w:rsidP="003E69E9">
            <w:r>
              <w:rPr>
                <w:rFonts w:hint="eastAsia"/>
              </w:rPr>
              <w:t xml:space="preserve">   // </w:t>
            </w:r>
            <w:r>
              <w:rPr>
                <w:rFonts w:hint="eastAsia"/>
              </w:rPr>
              <w:t>适中</w:t>
            </w:r>
            <w:r>
              <w:rPr>
                <w:rFonts w:hint="eastAsia"/>
              </w:rPr>
              <w:t xml:space="preserve"> (</w:t>
            </w:r>
            <w:r>
              <w:rPr>
                <w:rFonts w:hint="eastAsia"/>
              </w:rPr>
              <w:t>单位：</w:t>
            </w:r>
            <w:r>
              <w:rPr>
                <w:rFonts w:hint="eastAsia"/>
              </w:rPr>
              <w:t>0.1g)</w:t>
            </w:r>
          </w:p>
          <w:p w14:paraId="40C413DB" w14:textId="77777777" w:rsidR="00933DB0" w:rsidRDefault="008845DE" w:rsidP="003E69E9">
            <w:r>
              <w:rPr>
                <w:rFonts w:hint="eastAsia"/>
              </w:rPr>
              <w:t xml:space="preserve">  "medium":200,</w:t>
            </w:r>
          </w:p>
          <w:p w14:paraId="3D3A8DE7" w14:textId="77777777" w:rsidR="00933DB0" w:rsidRDefault="008845DE" w:rsidP="003E69E9">
            <w:r>
              <w:rPr>
                <w:rFonts w:hint="eastAsia"/>
              </w:rPr>
              <w:t xml:space="preserve">   // </w:t>
            </w:r>
            <w:r>
              <w:rPr>
                <w:rFonts w:hint="eastAsia"/>
              </w:rPr>
              <w:t>浓郁</w:t>
            </w:r>
            <w:r>
              <w:rPr>
                <w:rFonts w:hint="eastAsia"/>
              </w:rPr>
              <w:t xml:space="preserve"> (</w:t>
            </w:r>
            <w:r>
              <w:rPr>
                <w:rFonts w:hint="eastAsia"/>
              </w:rPr>
              <w:t>单位：</w:t>
            </w:r>
            <w:r>
              <w:rPr>
                <w:rFonts w:hint="eastAsia"/>
              </w:rPr>
              <w:t>0.1g)</w:t>
            </w:r>
          </w:p>
          <w:p w14:paraId="0A62AC7D" w14:textId="77777777" w:rsidR="00933DB0" w:rsidRDefault="008845DE" w:rsidP="003E69E9">
            <w:r>
              <w:rPr>
                <w:rFonts w:hint="eastAsia"/>
              </w:rPr>
              <w:t xml:space="preserve">  "rich":250},</w:t>
            </w:r>
          </w:p>
          <w:p w14:paraId="067FFB86" w14:textId="77777777" w:rsidR="00933DB0" w:rsidRDefault="008845DE" w:rsidP="003E69E9">
            <w:r>
              <w:rPr>
                <w:rFonts w:hint="eastAsia"/>
              </w:rPr>
              <w:t xml:space="preserve">  ...</w:t>
            </w:r>
          </w:p>
          <w:p w14:paraId="76E0FB6C" w14:textId="77777777" w:rsidR="00933DB0" w:rsidRDefault="008845DE" w:rsidP="003E69E9">
            <w:r>
              <w:rPr>
                <w:rFonts w:hint="eastAsia"/>
              </w:rPr>
              <w:t xml:space="preserve">  ]</w:t>
            </w:r>
          </w:p>
          <w:p w14:paraId="301A63D5" w14:textId="77777777" w:rsidR="00933DB0" w:rsidRDefault="008845DE" w:rsidP="003E69E9">
            <w:r>
              <w:rPr>
                <w:rFonts w:hint="eastAsia"/>
              </w:rPr>
              <w:t>}</w:t>
            </w:r>
            <w:r>
              <w:t>",</w:t>
            </w:r>
          </w:p>
          <w:p w14:paraId="7F74B71F" w14:textId="77777777" w:rsidR="00933DB0" w:rsidRDefault="008845DE" w:rsidP="003E69E9">
            <w:r>
              <w:rPr>
                <w:rFonts w:hint="eastAsia"/>
              </w:rPr>
              <w:t xml:space="preserve">// </w:t>
            </w:r>
            <w:r>
              <w:rPr>
                <w:rFonts w:hint="eastAsia"/>
              </w:rPr>
              <w:t>传特殊参数</w:t>
            </w:r>
          </w:p>
          <w:p w14:paraId="3BA20ACF" w14:textId="77777777" w:rsidR="00933DB0" w:rsidRDefault="008845DE" w:rsidP="003E69E9">
            <w:r>
              <w:t>"addition":{}</w:t>
            </w:r>
            <w:r>
              <w:rPr>
                <w:rFonts w:hint="eastAsia"/>
              </w:rPr>
              <w:t>,</w:t>
            </w:r>
            <w:r>
              <w:t xml:space="preserve"> </w:t>
            </w:r>
          </w:p>
          <w:p w14:paraId="52858C6D" w14:textId="77777777" w:rsidR="00933DB0" w:rsidRDefault="008845DE" w:rsidP="003E69E9">
            <w:r>
              <w:rPr>
                <w:rFonts w:hint="eastAsia"/>
              </w:rPr>
              <w:t xml:space="preserve">// </w:t>
            </w:r>
            <w:r>
              <w:rPr>
                <w:rFonts w:hint="eastAsia"/>
              </w:rPr>
              <w:t>云平台自定义饮品图片地址</w:t>
            </w:r>
          </w:p>
          <w:p w14:paraId="68691AA5" w14:textId="77777777" w:rsidR="00933DB0" w:rsidRDefault="008845DE" w:rsidP="003E69E9">
            <w:pPr>
              <w:rPr>
                <w:color w:val="000000" w:themeColor="text1"/>
                <w:kern w:val="0"/>
                <w:sz w:val="20"/>
                <w:szCs w:val="20"/>
              </w:rPr>
            </w:pPr>
            <w:r>
              <w:rPr>
                <w:kern w:val="0"/>
                <w:sz w:val="20"/>
                <w:szCs w:val="20"/>
              </w:rPr>
              <w:t>"</w:t>
            </w:r>
            <w:r>
              <w:rPr>
                <w:rFonts w:asciiTheme="minorEastAsia" w:hAnsiTheme="minorEastAsia" w:hint="eastAsia"/>
                <w:color w:val="881280"/>
              </w:rPr>
              <w:t>image</w:t>
            </w:r>
            <w:r>
              <w:rPr>
                <w:color w:val="881280"/>
              </w:rPr>
              <w:t>_path</w:t>
            </w:r>
            <w:r>
              <w:rPr>
                <w:kern w:val="0"/>
                <w:sz w:val="20"/>
                <w:szCs w:val="20"/>
              </w:rPr>
              <w:t>"</w:t>
            </w:r>
            <w:r>
              <w:rPr>
                <w:rFonts w:hint="eastAsia"/>
                <w:kern w:val="0"/>
                <w:sz w:val="20"/>
                <w:szCs w:val="20"/>
              </w:rPr>
              <w:t xml:space="preserve">: </w:t>
            </w:r>
            <w:r>
              <w:rPr>
                <w:kern w:val="0"/>
                <w:sz w:val="20"/>
                <w:szCs w:val="20"/>
              </w:rPr>
              <w:t>"</w:t>
            </w:r>
            <w:r>
              <w:t>https://iot-cloud-file-test.oss-cn-hangzhou.aliyuncs.com/resource-1/pkyJMKCpim.png</w:t>
            </w:r>
            <w:r>
              <w:rPr>
                <w:kern w:val="0"/>
                <w:sz w:val="20"/>
                <w:szCs w:val="20"/>
              </w:rPr>
              <w:t>"</w:t>
            </w:r>
          </w:p>
          <w:p w14:paraId="23301F1C" w14:textId="77777777" w:rsidR="00933DB0" w:rsidRDefault="008845DE" w:rsidP="003E69E9">
            <w:r>
              <w:tab/>
            </w:r>
            <w:r>
              <w:tab/>
            </w:r>
            <w:r>
              <w:tab/>
              <w:t>},</w:t>
            </w:r>
          </w:p>
          <w:p w14:paraId="08262F9F" w14:textId="77777777" w:rsidR="00933DB0" w:rsidRDefault="008845DE" w:rsidP="003E69E9">
            <w:r>
              <w:tab/>
            </w:r>
            <w:r>
              <w:tab/>
            </w:r>
            <w:r>
              <w:tab/>
              <w:t xml:space="preserve">……           </w:t>
            </w:r>
          </w:p>
          <w:p w14:paraId="3BFD8DF3" w14:textId="77777777" w:rsidR="00933DB0" w:rsidRDefault="008845DE" w:rsidP="003E69E9">
            <w:r>
              <w:tab/>
            </w:r>
            <w:r>
              <w:tab/>
              <w:t>]</w:t>
            </w:r>
            <w:r>
              <w:rPr>
                <w:rFonts w:hint="eastAsia"/>
              </w:rPr>
              <w:t>,</w:t>
            </w:r>
          </w:p>
          <w:p w14:paraId="093B7D0C" w14:textId="77777777" w:rsidR="00933DB0" w:rsidRDefault="00933DB0" w:rsidP="003E69E9"/>
          <w:p w14:paraId="4A38D9B3" w14:textId="77777777" w:rsidR="00933DB0" w:rsidRDefault="008845DE" w:rsidP="003E69E9">
            <w:r>
              <w:rPr>
                <w:rFonts w:hint="eastAsia"/>
              </w:rPr>
              <w:t xml:space="preserve">// </w:t>
            </w:r>
            <w:r>
              <w:rPr>
                <w:rFonts w:hint="eastAsia"/>
              </w:rPr>
              <w:t>饮品排列</w:t>
            </w:r>
            <w:r>
              <w:rPr>
                <w:rFonts w:hint="eastAsia"/>
              </w:rPr>
              <w:t xml:space="preserve">: </w:t>
            </w:r>
            <w:r>
              <w:rPr>
                <w:rFonts w:hint="eastAsia"/>
              </w:rPr>
              <w:t>网格布局、菜单卡</w:t>
            </w:r>
            <w:r>
              <w:rPr>
                <w:rFonts w:hint="eastAsia"/>
              </w:rPr>
              <w:t xml:space="preserve"> </w:t>
            </w:r>
            <w:r>
              <w:rPr>
                <w:rFonts w:hint="eastAsia"/>
              </w:rPr>
              <w:t>仅能存一</w:t>
            </w:r>
          </w:p>
          <w:p w14:paraId="0204858B" w14:textId="77777777" w:rsidR="00933DB0" w:rsidRDefault="008845DE" w:rsidP="003E69E9">
            <w:r>
              <w:t>"</w:t>
            </w:r>
            <w:r>
              <w:rPr>
                <w:rFonts w:hint="eastAsia"/>
              </w:rPr>
              <w:t>drinkArrangement</w:t>
            </w:r>
            <w:r>
              <w:t>"</w:t>
            </w:r>
            <w:r>
              <w:rPr>
                <w:rFonts w:hint="eastAsia"/>
              </w:rPr>
              <w:t>:{</w:t>
            </w:r>
          </w:p>
          <w:p w14:paraId="0283CCFD" w14:textId="77777777" w:rsidR="00933DB0" w:rsidRDefault="008845DE" w:rsidP="003E69E9">
            <w:r>
              <w:rPr>
                <w:rFonts w:hint="eastAsia"/>
              </w:rPr>
              <w:t xml:space="preserve">  // </w:t>
            </w:r>
            <w:r>
              <w:rPr>
                <w:rFonts w:hint="eastAsia"/>
              </w:rPr>
              <w:t>布局类型</w:t>
            </w:r>
            <w:r>
              <w:rPr>
                <w:rFonts w:hint="eastAsia"/>
              </w:rPr>
              <w:t xml:space="preserve"> 1:</w:t>
            </w:r>
            <w:r>
              <w:rPr>
                <w:rFonts w:hint="eastAsia"/>
              </w:rPr>
              <w:t>网格布局</w:t>
            </w:r>
            <w:r>
              <w:rPr>
                <w:rFonts w:hint="eastAsia"/>
              </w:rPr>
              <w:t xml:space="preserve">  2:</w:t>
            </w:r>
            <w:r>
              <w:rPr>
                <w:rFonts w:hint="eastAsia"/>
              </w:rPr>
              <w:t>菜单卡</w:t>
            </w:r>
          </w:p>
          <w:p w14:paraId="155BAED4" w14:textId="77777777" w:rsidR="00933DB0" w:rsidRDefault="008845DE" w:rsidP="003E69E9">
            <w:r>
              <w:rPr>
                <w:rFonts w:hint="eastAsia"/>
              </w:rPr>
              <w:t xml:space="preserve">  </w:t>
            </w:r>
            <w:r>
              <w:t>"</w:t>
            </w:r>
            <w:r>
              <w:rPr>
                <w:rFonts w:hint="eastAsia"/>
              </w:rPr>
              <w:t>layoutType</w:t>
            </w:r>
            <w:r>
              <w:t>"</w:t>
            </w:r>
            <w:r>
              <w:rPr>
                <w:rFonts w:hint="eastAsia"/>
              </w:rPr>
              <w:t>:1(Interge),</w:t>
            </w:r>
          </w:p>
          <w:p w14:paraId="794EA5DE" w14:textId="77777777" w:rsidR="00933DB0" w:rsidRDefault="00933DB0" w:rsidP="003E69E9"/>
          <w:p w14:paraId="593E2A54" w14:textId="77777777" w:rsidR="00933DB0" w:rsidRDefault="008845DE" w:rsidP="003E69E9">
            <w:r>
              <w:rPr>
                <w:rFonts w:hint="eastAsia"/>
              </w:rPr>
              <w:t>//</w:t>
            </w:r>
            <w:r>
              <w:rPr>
                <w:rFonts w:hint="eastAsia"/>
              </w:rPr>
              <w:t>【网格布局】</w:t>
            </w:r>
            <w:r>
              <w:rPr>
                <w:rFonts w:hint="eastAsia"/>
              </w:rPr>
              <w:t xml:space="preserve"> 2:</w:t>
            </w:r>
            <w:r>
              <w:rPr>
                <w:rFonts w:hint="eastAsia"/>
              </w:rPr>
              <w:t>菜单卡</w:t>
            </w:r>
          </w:p>
          <w:p w14:paraId="40EAC9E2" w14:textId="77777777" w:rsidR="00933DB0" w:rsidRDefault="008845DE" w:rsidP="003E69E9">
            <w:r>
              <w:t>"</w:t>
            </w:r>
            <w:r>
              <w:rPr>
                <w:rFonts w:hint="eastAsia"/>
              </w:rPr>
              <w:t>g</w:t>
            </w:r>
            <w:r>
              <w:t>rid</w:t>
            </w:r>
            <w:r>
              <w:rPr>
                <w:rFonts w:hint="eastAsia"/>
              </w:rPr>
              <w:t>L</w:t>
            </w:r>
            <w:r>
              <w:t>ayout"</w:t>
            </w:r>
            <w:r>
              <w:rPr>
                <w:rFonts w:hint="eastAsia"/>
              </w:rPr>
              <w:t>:{</w:t>
            </w:r>
          </w:p>
          <w:p w14:paraId="0A4FB620" w14:textId="77777777" w:rsidR="00933DB0" w:rsidRDefault="008845DE" w:rsidP="003E69E9">
            <w:r>
              <w:rPr>
                <w:rFonts w:hint="eastAsia"/>
              </w:rPr>
              <w:t xml:space="preserve">// </w:t>
            </w:r>
            <w:r>
              <w:rPr>
                <w:rFonts w:hint="eastAsia"/>
              </w:rPr>
              <w:t>列×行</w:t>
            </w:r>
            <w:r>
              <w:rPr>
                <w:rFonts w:hint="eastAsia"/>
              </w:rPr>
              <w:t xml:space="preserve"> [1,1]</w:t>
            </w:r>
            <w:r>
              <w:rPr>
                <w:rFonts w:hint="eastAsia"/>
              </w:rPr>
              <w:t>、</w:t>
            </w:r>
            <w:r>
              <w:rPr>
                <w:rFonts w:hint="eastAsia"/>
              </w:rPr>
              <w:t>[2,1]</w:t>
            </w:r>
            <w:r>
              <w:rPr>
                <w:rFonts w:hint="eastAsia"/>
              </w:rPr>
              <w:t>……</w:t>
            </w:r>
          </w:p>
          <w:p w14:paraId="2F0AA6FE" w14:textId="77777777" w:rsidR="00933DB0" w:rsidRDefault="008845DE" w:rsidP="003E69E9">
            <w:pPr>
              <w:pStyle w:val="af"/>
            </w:pPr>
            <w:r>
              <w:t>"</w:t>
            </w:r>
            <w:r>
              <w:rPr>
                <w:rFonts w:hint="eastAsia"/>
              </w:rPr>
              <w:t>columnRow</w:t>
            </w:r>
            <w:r>
              <w:t>"</w:t>
            </w:r>
            <w:r>
              <w:rPr>
                <w:rFonts w:hint="eastAsia"/>
              </w:rPr>
              <w:t>:</w:t>
            </w:r>
            <w:r>
              <w:t>"</w:t>
            </w:r>
            <w:r>
              <w:rPr>
                <w:rFonts w:hint="eastAsia"/>
              </w:rPr>
              <w:t>5,2</w:t>
            </w:r>
            <w:r>
              <w:rPr>
                <w:rFonts w:hint="eastAsia"/>
                <w:color w:val="2A00FF"/>
              </w:rPr>
              <w:t>(String)</w:t>
            </w:r>
            <w:r>
              <w:t>"</w:t>
            </w:r>
          </w:p>
          <w:p w14:paraId="46B52F0C" w14:textId="77777777" w:rsidR="00933DB0" w:rsidRDefault="008845DE" w:rsidP="003E69E9">
            <w:pPr>
              <w:pStyle w:val="af"/>
            </w:pPr>
            <w:r>
              <w:rPr>
                <w:rFonts w:hint="eastAsia"/>
              </w:rPr>
              <w:t>},</w:t>
            </w:r>
          </w:p>
          <w:p w14:paraId="2FDAB1DB" w14:textId="77777777" w:rsidR="00933DB0" w:rsidRDefault="00933DB0" w:rsidP="003E69E9">
            <w:pPr>
              <w:pStyle w:val="af"/>
            </w:pPr>
          </w:p>
          <w:p w14:paraId="73E5F7DF" w14:textId="77777777" w:rsidR="00933DB0" w:rsidRDefault="008845DE" w:rsidP="003E69E9">
            <w:r>
              <w:rPr>
                <w:rFonts w:hint="eastAsia"/>
              </w:rPr>
              <w:t>//</w:t>
            </w:r>
            <w:r>
              <w:rPr>
                <w:rFonts w:hint="eastAsia"/>
              </w:rPr>
              <w:t>【菜单卡】</w:t>
            </w:r>
          </w:p>
          <w:p w14:paraId="586313A1" w14:textId="77777777" w:rsidR="00933DB0" w:rsidRDefault="008845DE" w:rsidP="003E69E9">
            <w:r>
              <w:t>"</w:t>
            </w:r>
            <w:r>
              <w:rPr>
                <w:rFonts w:hint="eastAsia"/>
              </w:rPr>
              <w:t>menuCard</w:t>
            </w:r>
            <w:r>
              <w:t>"</w:t>
            </w:r>
            <w:r>
              <w:rPr>
                <w:rFonts w:hint="eastAsia"/>
              </w:rPr>
              <w:t>:{</w:t>
            </w:r>
          </w:p>
          <w:p w14:paraId="6BF4FDCC" w14:textId="77777777" w:rsidR="00933DB0" w:rsidRDefault="008845DE" w:rsidP="003E69E9">
            <w:r>
              <w:rPr>
                <w:rFonts w:hint="eastAsia"/>
              </w:rPr>
              <w:t xml:space="preserve">// </w:t>
            </w:r>
            <w:r>
              <w:rPr>
                <w:rFonts w:hint="eastAsia"/>
              </w:rPr>
              <w:t>首页展示二级饮品</w:t>
            </w:r>
            <w:r>
              <w:rPr>
                <w:rFonts w:hint="eastAsia"/>
              </w:rPr>
              <w:t xml:space="preserve"> 0:</w:t>
            </w:r>
            <w:r>
              <w:rPr>
                <w:rFonts w:hint="eastAsia"/>
              </w:rPr>
              <w:t>禁用</w:t>
            </w:r>
            <w:r>
              <w:rPr>
                <w:rFonts w:hint="eastAsia"/>
              </w:rPr>
              <w:t xml:space="preserve"> 1:</w:t>
            </w:r>
            <w:r>
              <w:rPr>
                <w:rFonts w:hint="eastAsia"/>
              </w:rPr>
              <w:t>启用</w:t>
            </w:r>
          </w:p>
          <w:p w14:paraId="30B9740B" w14:textId="77777777" w:rsidR="00933DB0" w:rsidRDefault="008845DE" w:rsidP="003E69E9">
            <w:pPr>
              <w:pStyle w:val="af"/>
            </w:pPr>
            <w:r>
              <w:t>"</w:t>
            </w:r>
            <w:r>
              <w:rPr>
                <w:rFonts w:hint="eastAsia"/>
              </w:rPr>
              <w:t>card</w:t>
            </w:r>
            <w:r>
              <w:t>Show"</w:t>
            </w:r>
            <w:r>
              <w:rPr>
                <w:rFonts w:hint="eastAsia"/>
              </w:rPr>
              <w:t>:</w:t>
            </w:r>
            <w:r>
              <w:t>1</w:t>
            </w:r>
            <w:r>
              <w:rPr>
                <w:rFonts w:hint="eastAsia"/>
                <w:color w:val="2A00FF"/>
              </w:rPr>
              <w:t>(Integer)</w:t>
            </w:r>
            <w:r>
              <w:rPr>
                <w:rFonts w:hint="eastAsia"/>
              </w:rPr>
              <w:t>,</w:t>
            </w:r>
          </w:p>
          <w:p w14:paraId="55A5AA6E" w14:textId="77777777" w:rsidR="00933DB0" w:rsidRDefault="00933DB0" w:rsidP="003E69E9"/>
          <w:p w14:paraId="4F880F08" w14:textId="77777777" w:rsidR="00933DB0" w:rsidRDefault="008845DE" w:rsidP="003E69E9">
            <w:r>
              <w:rPr>
                <w:rFonts w:hint="eastAsia"/>
              </w:rPr>
              <w:t xml:space="preserve">// </w:t>
            </w:r>
            <w:r>
              <w:rPr>
                <w:rFonts w:hint="eastAsia"/>
              </w:rPr>
              <w:t>菜单卡数量</w:t>
            </w:r>
          </w:p>
          <w:p w14:paraId="31B59447" w14:textId="77777777" w:rsidR="00933DB0" w:rsidRDefault="008845DE" w:rsidP="003E69E9">
            <w:pPr>
              <w:pStyle w:val="af"/>
            </w:pPr>
            <w:r>
              <w:t>"</w:t>
            </w:r>
            <w:r>
              <w:rPr>
                <w:rFonts w:hint="eastAsia"/>
              </w:rPr>
              <w:t>cardQty</w:t>
            </w:r>
            <w:r>
              <w:t>"</w:t>
            </w:r>
            <w:r>
              <w:rPr>
                <w:rFonts w:hint="eastAsia"/>
              </w:rPr>
              <w:t>:5</w:t>
            </w:r>
            <w:r>
              <w:rPr>
                <w:rFonts w:hint="eastAsia"/>
                <w:color w:val="2A00FF"/>
              </w:rPr>
              <w:t>(Integer)</w:t>
            </w:r>
            <w:r>
              <w:rPr>
                <w:rFonts w:hint="eastAsia"/>
              </w:rPr>
              <w:t>,</w:t>
            </w:r>
          </w:p>
          <w:p w14:paraId="1E0630A0" w14:textId="77777777" w:rsidR="00933DB0" w:rsidRDefault="00933DB0" w:rsidP="003E69E9">
            <w:pPr>
              <w:pStyle w:val="af"/>
            </w:pPr>
          </w:p>
          <w:p w14:paraId="6E8432E1" w14:textId="77777777" w:rsidR="00933DB0" w:rsidRDefault="008845DE" w:rsidP="003E69E9">
            <w:pPr>
              <w:pStyle w:val="af"/>
            </w:pPr>
            <w:r>
              <w:rPr>
                <w:rFonts w:hint="eastAsia"/>
              </w:rPr>
              <w:t xml:space="preserve">// </w:t>
            </w:r>
            <w:r>
              <w:rPr>
                <w:rFonts w:hint="eastAsia"/>
              </w:rPr>
              <w:t>菜单卡信息</w:t>
            </w:r>
          </w:p>
          <w:p w14:paraId="60A0C9E3" w14:textId="77777777" w:rsidR="00933DB0" w:rsidRDefault="008845DE" w:rsidP="003E69E9">
            <w:pPr>
              <w:pStyle w:val="af"/>
            </w:pPr>
            <w:r>
              <w:t>"</w:t>
            </w:r>
            <w:r>
              <w:rPr>
                <w:rFonts w:hint="eastAsia"/>
              </w:rPr>
              <w:t>card</w:t>
            </w:r>
            <w:r>
              <w:t>Info"</w:t>
            </w:r>
            <w:r>
              <w:rPr>
                <w:rFonts w:hint="eastAsia"/>
              </w:rPr>
              <w:t>:[</w:t>
            </w:r>
          </w:p>
          <w:p w14:paraId="136DF5E4" w14:textId="77777777" w:rsidR="00933DB0" w:rsidRDefault="008845DE" w:rsidP="003E69E9">
            <w:pPr>
              <w:pStyle w:val="af"/>
            </w:pPr>
            <w:r>
              <w:rPr>
                <w:rFonts w:hint="eastAsia"/>
              </w:rPr>
              <w:t xml:space="preserve">  {</w:t>
            </w:r>
          </w:p>
          <w:p w14:paraId="7C7ED8EE" w14:textId="77777777" w:rsidR="00933DB0" w:rsidRDefault="008845DE" w:rsidP="003E69E9">
            <w:r>
              <w:rPr>
                <w:rFonts w:hint="eastAsia"/>
              </w:rPr>
              <w:t xml:space="preserve">// </w:t>
            </w:r>
            <w:r>
              <w:rPr>
                <w:rFonts w:hint="eastAsia"/>
              </w:rPr>
              <w:t>封面名称</w:t>
            </w:r>
          </w:p>
          <w:p w14:paraId="29553001" w14:textId="77777777" w:rsidR="00933DB0" w:rsidRDefault="008845DE" w:rsidP="003E69E9">
            <w:pPr>
              <w:pStyle w:val="af"/>
            </w:pPr>
            <w:r>
              <w:t>"</w:t>
            </w:r>
            <w:r>
              <w:rPr>
                <w:rFonts w:hint="eastAsia"/>
              </w:rPr>
              <w:t>faceName</w:t>
            </w:r>
            <w:r>
              <w:t>"</w:t>
            </w:r>
            <w:r>
              <w:rPr>
                <w:rFonts w:hint="eastAsia"/>
              </w:rPr>
              <w:t>:</w:t>
            </w:r>
            <w:r>
              <w:t>"</w:t>
            </w:r>
            <w:r>
              <w:rPr>
                <w:rFonts w:hint="eastAsia"/>
              </w:rPr>
              <w:t>自定义名称</w:t>
            </w:r>
            <w:r>
              <w:rPr>
                <w:rFonts w:hint="eastAsia"/>
                <w:color w:val="2A00FF"/>
              </w:rPr>
              <w:t>(String)</w:t>
            </w:r>
            <w:r>
              <w:t>"</w:t>
            </w:r>
            <w:r>
              <w:rPr>
                <w:rFonts w:hint="eastAsia"/>
              </w:rPr>
              <w:t>,</w:t>
            </w:r>
          </w:p>
          <w:p w14:paraId="441F4E7C" w14:textId="77777777" w:rsidR="00933DB0" w:rsidRDefault="00933DB0" w:rsidP="003E69E9">
            <w:pPr>
              <w:pStyle w:val="af"/>
            </w:pPr>
          </w:p>
          <w:p w14:paraId="0012C6C3" w14:textId="77777777" w:rsidR="00933DB0" w:rsidRDefault="008845DE" w:rsidP="003E69E9">
            <w:r>
              <w:rPr>
                <w:rFonts w:hint="eastAsia"/>
              </w:rPr>
              <w:t xml:space="preserve">// </w:t>
            </w:r>
            <w:r>
              <w:rPr>
                <w:rFonts w:hint="eastAsia"/>
              </w:rPr>
              <w:t>默认卡片</w:t>
            </w:r>
            <w:r>
              <w:rPr>
                <w:rFonts w:hint="eastAsia"/>
              </w:rPr>
              <w:t>Id</w:t>
            </w:r>
          </w:p>
          <w:p w14:paraId="6B5FE6E7" w14:textId="77777777" w:rsidR="00933DB0" w:rsidRDefault="008845DE" w:rsidP="003E69E9">
            <w:pPr>
              <w:pStyle w:val="af"/>
            </w:pPr>
            <w:r>
              <w:t>"</w:t>
            </w:r>
            <w:r>
              <w:rPr>
                <w:rFonts w:hint="eastAsia"/>
              </w:rPr>
              <w:t>cardId</w:t>
            </w:r>
            <w:r>
              <w:t>"</w:t>
            </w:r>
            <w:r>
              <w:rPr>
                <w:rFonts w:hint="eastAsia"/>
              </w:rPr>
              <w:t>:1</w:t>
            </w:r>
            <w:r>
              <w:rPr>
                <w:rFonts w:hint="eastAsia"/>
                <w:color w:val="2A00FF"/>
              </w:rPr>
              <w:t>(Integer)</w:t>
            </w:r>
            <w:r>
              <w:rPr>
                <w:rFonts w:hint="eastAsia"/>
              </w:rPr>
              <w:t>,</w:t>
            </w:r>
          </w:p>
          <w:p w14:paraId="592A115F" w14:textId="77777777" w:rsidR="00933DB0" w:rsidRDefault="00933DB0" w:rsidP="003E69E9">
            <w:pPr>
              <w:pStyle w:val="af"/>
            </w:pPr>
          </w:p>
          <w:p w14:paraId="3DE94EE4" w14:textId="77777777" w:rsidR="00933DB0" w:rsidRDefault="008845DE" w:rsidP="003E69E9">
            <w:r>
              <w:rPr>
                <w:rFonts w:hint="eastAsia"/>
              </w:rPr>
              <w:t xml:space="preserve">// </w:t>
            </w:r>
            <w:r>
              <w:rPr>
                <w:rFonts w:hint="eastAsia"/>
              </w:rPr>
              <w:t>自定义卡片资源地址</w:t>
            </w:r>
            <w:r>
              <w:rPr>
                <w:rFonts w:hint="eastAsia"/>
              </w:rPr>
              <w:t>(String)</w:t>
            </w:r>
          </w:p>
          <w:p w14:paraId="3A845174" w14:textId="77777777" w:rsidR="00933DB0" w:rsidRDefault="008845DE" w:rsidP="003E69E9">
            <w:pPr>
              <w:pStyle w:val="af"/>
              <w:rPr>
                <w:sz w:val="20"/>
                <w:szCs w:val="20"/>
              </w:rPr>
            </w:pPr>
            <w:r>
              <w:rPr>
                <w:sz w:val="20"/>
                <w:szCs w:val="20"/>
              </w:rPr>
              <w:t>"</w:t>
            </w:r>
            <w:r>
              <w:rPr>
                <w:rFonts w:hint="eastAsia"/>
                <w:sz w:val="20"/>
                <w:szCs w:val="20"/>
              </w:rPr>
              <w:t>cardUrl</w:t>
            </w:r>
            <w:r>
              <w:rPr>
                <w:sz w:val="20"/>
                <w:szCs w:val="20"/>
              </w:rPr>
              <w:t>"</w:t>
            </w:r>
            <w:r>
              <w:rPr>
                <w:rFonts w:hint="eastAsia"/>
                <w:sz w:val="20"/>
                <w:szCs w:val="20"/>
              </w:rPr>
              <w:t>:</w:t>
            </w:r>
            <w:r>
              <w:rPr>
                <w:sz w:val="20"/>
                <w:szCs w:val="20"/>
              </w:rPr>
              <w:t>"</w:t>
            </w:r>
            <w:r>
              <w:t>https://iot-cloud-file-test.oss-cn-hangzhou.aliyuncs.com/resource-1/pkyJMKCpim.png</w:t>
            </w:r>
            <w:r>
              <w:rPr>
                <w:sz w:val="20"/>
                <w:szCs w:val="20"/>
              </w:rPr>
              <w:t>"</w:t>
            </w:r>
            <w:r>
              <w:rPr>
                <w:rFonts w:hint="eastAsia"/>
                <w:sz w:val="20"/>
                <w:szCs w:val="20"/>
              </w:rPr>
              <w:t>,</w:t>
            </w:r>
          </w:p>
          <w:p w14:paraId="013593B4" w14:textId="77777777" w:rsidR="00933DB0" w:rsidRDefault="00933DB0" w:rsidP="003E69E9">
            <w:pPr>
              <w:pStyle w:val="af"/>
            </w:pPr>
          </w:p>
          <w:p w14:paraId="7F701B95" w14:textId="77777777" w:rsidR="00933DB0" w:rsidRDefault="008845DE" w:rsidP="003E69E9">
            <w:r>
              <w:rPr>
                <w:rFonts w:hint="eastAsia"/>
              </w:rPr>
              <w:t xml:space="preserve">// </w:t>
            </w:r>
            <w:r>
              <w:rPr>
                <w:rFonts w:hint="eastAsia"/>
              </w:rPr>
              <w:t>二级饮品集合</w:t>
            </w:r>
          </w:p>
          <w:p w14:paraId="0ADF1001" w14:textId="77777777" w:rsidR="00933DB0" w:rsidRDefault="008845DE" w:rsidP="003E69E9">
            <w:pPr>
              <w:pStyle w:val="af"/>
            </w:pPr>
            <w:r>
              <w:t>"</w:t>
            </w:r>
            <w:r>
              <w:rPr>
                <w:rFonts w:hint="eastAsia"/>
              </w:rPr>
              <w:t>secondLevelDrinks</w:t>
            </w:r>
            <w:r>
              <w:t>"</w:t>
            </w:r>
            <w:r>
              <w:rPr>
                <w:rFonts w:hint="eastAsia"/>
              </w:rPr>
              <w:t>:[</w:t>
            </w:r>
          </w:p>
          <w:p w14:paraId="2A75B288" w14:textId="77777777" w:rsidR="00933DB0" w:rsidRDefault="008845DE" w:rsidP="003E69E9">
            <w:pPr>
              <w:pStyle w:val="af"/>
            </w:pPr>
            <w:r>
              <w:rPr>
                <w:rFonts w:hint="eastAsia"/>
              </w:rPr>
              <w:t xml:space="preserve">  {</w:t>
            </w:r>
            <w:r>
              <w:t>"</w:t>
            </w:r>
            <w:r>
              <w:rPr>
                <w:rFonts w:hint="eastAsia"/>
              </w:rPr>
              <w:t>drinkI</w:t>
            </w:r>
            <w:r>
              <w:t>d":1</w:t>
            </w:r>
            <w:r>
              <w:rPr>
                <w:rFonts w:hint="eastAsia"/>
              </w:rPr>
              <w:t>},</w:t>
            </w:r>
          </w:p>
          <w:p w14:paraId="004EDFC8" w14:textId="77777777" w:rsidR="00933DB0" w:rsidRDefault="008845DE" w:rsidP="003E69E9">
            <w:pPr>
              <w:pStyle w:val="af"/>
            </w:pPr>
            <w:r>
              <w:rPr>
                <w:rFonts w:hint="eastAsia"/>
              </w:rPr>
              <w:t xml:space="preserve">  {</w:t>
            </w:r>
            <w:r>
              <w:t>"</w:t>
            </w:r>
            <w:r>
              <w:rPr>
                <w:rFonts w:hint="eastAsia"/>
              </w:rPr>
              <w:t>drinkI</w:t>
            </w:r>
            <w:r>
              <w:t>d":</w:t>
            </w:r>
            <w:r>
              <w:rPr>
                <w:rFonts w:hint="eastAsia"/>
              </w:rPr>
              <w:t>5},</w:t>
            </w:r>
          </w:p>
          <w:p w14:paraId="6CEB9CFF" w14:textId="77777777" w:rsidR="00933DB0" w:rsidRDefault="008845DE" w:rsidP="003E69E9">
            <w:pPr>
              <w:pStyle w:val="af"/>
            </w:pPr>
            <w:r>
              <w:rPr>
                <w:rFonts w:hint="eastAsia"/>
              </w:rPr>
              <w:t xml:space="preserve">  {</w:t>
            </w:r>
            <w:r>
              <w:t>"</w:t>
            </w:r>
            <w:r>
              <w:rPr>
                <w:rFonts w:hint="eastAsia"/>
              </w:rPr>
              <w:t>drinkI</w:t>
            </w:r>
            <w:r>
              <w:t>d":</w:t>
            </w:r>
            <w:r>
              <w:rPr>
                <w:rFonts w:hint="eastAsia"/>
              </w:rPr>
              <w:t>21}</w:t>
            </w:r>
          </w:p>
          <w:p w14:paraId="25F2DC53" w14:textId="77777777" w:rsidR="00933DB0" w:rsidRDefault="008845DE" w:rsidP="003E69E9">
            <w:pPr>
              <w:pStyle w:val="af"/>
            </w:pPr>
            <w:r>
              <w:rPr>
                <w:rFonts w:hint="eastAsia"/>
              </w:rPr>
              <w:t>]</w:t>
            </w:r>
          </w:p>
          <w:p w14:paraId="70FB1D6A" w14:textId="77777777" w:rsidR="00933DB0" w:rsidRDefault="008845DE" w:rsidP="003E69E9">
            <w:pPr>
              <w:pStyle w:val="af"/>
            </w:pPr>
            <w:r>
              <w:rPr>
                <w:rFonts w:hint="eastAsia"/>
              </w:rPr>
              <w:t>},</w:t>
            </w:r>
          </w:p>
          <w:p w14:paraId="6CA44D5D" w14:textId="77777777" w:rsidR="00933DB0" w:rsidRDefault="008845DE" w:rsidP="003E69E9">
            <w:pPr>
              <w:pStyle w:val="af"/>
            </w:pPr>
            <w:r>
              <w:rPr>
                <w:rFonts w:hint="eastAsia"/>
              </w:rPr>
              <w:t>{</w:t>
            </w:r>
          </w:p>
          <w:p w14:paraId="7638CB50" w14:textId="77777777" w:rsidR="00933DB0" w:rsidRDefault="008845DE" w:rsidP="003E69E9">
            <w:pPr>
              <w:pStyle w:val="af"/>
            </w:pPr>
            <w:r>
              <w:rPr>
                <w:rFonts w:hint="eastAsia"/>
              </w:rPr>
              <w:t xml:space="preserve">  ......</w:t>
            </w:r>
          </w:p>
          <w:p w14:paraId="7BDCB6DE" w14:textId="77777777" w:rsidR="00933DB0" w:rsidRDefault="008845DE" w:rsidP="003E69E9">
            <w:pPr>
              <w:pStyle w:val="af"/>
            </w:pPr>
            <w:r>
              <w:rPr>
                <w:rFonts w:hint="eastAsia"/>
              </w:rPr>
              <w:t>},</w:t>
            </w:r>
          </w:p>
          <w:p w14:paraId="5D6057C3" w14:textId="77777777" w:rsidR="00933DB0" w:rsidRDefault="008845DE" w:rsidP="003E69E9">
            <w:pPr>
              <w:pStyle w:val="af"/>
            </w:pPr>
            <w:r>
              <w:rPr>
                <w:rFonts w:hint="eastAsia"/>
              </w:rPr>
              <w:t>]</w:t>
            </w:r>
          </w:p>
          <w:p w14:paraId="5413AA15" w14:textId="77777777" w:rsidR="00933DB0" w:rsidRDefault="008845DE" w:rsidP="003E69E9">
            <w:pPr>
              <w:pStyle w:val="af"/>
            </w:pPr>
            <w:r>
              <w:rPr>
                <w:rFonts w:hint="eastAsia"/>
              </w:rPr>
              <w:t>}</w:t>
            </w:r>
          </w:p>
          <w:p w14:paraId="1170C418" w14:textId="77777777" w:rsidR="00933DB0" w:rsidRDefault="008845DE" w:rsidP="003E69E9">
            <w:pPr>
              <w:rPr>
                <w:color w:val="2A00FF"/>
              </w:rPr>
            </w:pPr>
            <w:r>
              <w:rPr>
                <w:rFonts w:hint="eastAsia"/>
              </w:rPr>
              <w:t>}</w:t>
            </w:r>
          </w:p>
          <w:p w14:paraId="2E1F85BE" w14:textId="77777777" w:rsidR="00933DB0" w:rsidRDefault="00933DB0" w:rsidP="003E69E9"/>
          <w:p w14:paraId="0A5A8645" w14:textId="77777777" w:rsidR="00933DB0" w:rsidRDefault="008845DE" w:rsidP="003E69E9">
            <w:r>
              <w:rPr>
                <w:rFonts w:hint="eastAsia"/>
                <w:color w:val="000000" w:themeColor="text1"/>
              </w:rPr>
              <w:t xml:space="preserve">        </w:t>
            </w:r>
            <w:r>
              <w:rPr>
                <w:rFonts w:hint="eastAsia"/>
              </w:rPr>
              <w:t xml:space="preserve">// </w:t>
            </w:r>
            <w:r>
              <w:rPr>
                <w:rFonts w:hint="eastAsia"/>
              </w:rPr>
              <w:t>多媒体广告</w:t>
            </w:r>
          </w:p>
          <w:p w14:paraId="4DDDBA0A" w14:textId="77777777" w:rsidR="00933DB0" w:rsidRDefault="008845DE" w:rsidP="003E69E9">
            <w:r>
              <w:rPr>
                <w:rFonts w:hint="eastAsia"/>
                <w:color w:val="000000" w:themeColor="text1"/>
              </w:rPr>
              <w:t xml:space="preserve">       </w:t>
            </w:r>
            <w:r>
              <w:t>"</w:t>
            </w:r>
            <w:r>
              <w:rPr>
                <w:rFonts w:hint="eastAsia"/>
              </w:rPr>
              <w:t>media</w:t>
            </w:r>
            <w:r>
              <w:t>"</w:t>
            </w:r>
            <w:r>
              <w:rPr>
                <w:rFonts w:hint="eastAsia"/>
              </w:rPr>
              <w:t>:[</w:t>
            </w:r>
          </w:p>
          <w:p w14:paraId="4E36FB95" w14:textId="77777777" w:rsidR="00933DB0" w:rsidRDefault="008845DE" w:rsidP="003E69E9">
            <w:pPr>
              <w:pStyle w:val="af"/>
            </w:pPr>
            <w:r>
              <w:rPr>
                <w:rFonts w:hint="eastAsia"/>
              </w:rPr>
              <w:t>{</w:t>
            </w:r>
          </w:p>
          <w:p w14:paraId="2E5E56D3" w14:textId="77777777" w:rsidR="00933DB0" w:rsidRDefault="008845DE" w:rsidP="003E69E9">
            <w:pPr>
              <w:pStyle w:val="af"/>
            </w:pPr>
            <w:r>
              <w:rPr>
                <w:rFonts w:hint="eastAsia"/>
              </w:rPr>
              <w:t xml:space="preserve">// </w:t>
            </w:r>
            <w:r>
              <w:rPr>
                <w:rFonts w:hint="eastAsia"/>
              </w:rPr>
              <w:t>图片默认显示时长，待机有用</w:t>
            </w:r>
            <w:r>
              <w:rPr>
                <w:rFonts w:hint="eastAsia"/>
              </w:rPr>
              <w:t>(</w:t>
            </w:r>
            <w:r>
              <w:rPr>
                <w:rFonts w:hint="eastAsia"/>
              </w:rPr>
              <w:t>单位：秒</w:t>
            </w:r>
            <w:r>
              <w:rPr>
                <w:rFonts w:hint="eastAsia"/>
              </w:rPr>
              <w:t>)</w:t>
            </w:r>
          </w:p>
          <w:p w14:paraId="7435B25E" w14:textId="77777777" w:rsidR="00933DB0" w:rsidRDefault="008845DE" w:rsidP="003E69E9">
            <w:pPr>
              <w:pStyle w:val="af"/>
            </w:pPr>
            <w:r>
              <w:t xml:space="preserve">"duration": </w:t>
            </w:r>
            <w:r>
              <w:rPr>
                <w:rFonts w:hint="eastAsia"/>
              </w:rPr>
              <w:t xml:space="preserve">10 </w:t>
            </w:r>
            <w:r>
              <w:rPr>
                <w:rFonts w:ascii="Consolas" w:hAnsi="Consolas" w:cs="Consolas" w:hint="eastAsia"/>
                <w:color w:val="2A00FF"/>
                <w:sz w:val="20"/>
                <w:szCs w:val="20"/>
              </w:rPr>
              <w:t>(Integer)</w:t>
            </w:r>
            <w:r>
              <w:t>,</w:t>
            </w:r>
          </w:p>
          <w:p w14:paraId="4B08B88F" w14:textId="77777777" w:rsidR="00933DB0" w:rsidRDefault="008845DE" w:rsidP="003E69E9">
            <w:pPr>
              <w:pStyle w:val="af"/>
            </w:pPr>
            <w:r>
              <w:rPr>
                <w:rFonts w:hint="eastAsia"/>
              </w:rPr>
              <w:t xml:space="preserve">// </w:t>
            </w:r>
            <w:r>
              <w:rPr>
                <w:rFonts w:hint="eastAsia"/>
              </w:rPr>
              <w:t>广告名</w:t>
            </w:r>
            <w:r>
              <w:rPr>
                <w:rFonts w:hint="eastAsia"/>
              </w:rPr>
              <w:t xml:space="preserve"> </w:t>
            </w:r>
          </w:p>
          <w:p w14:paraId="289D1BE5" w14:textId="77777777" w:rsidR="00933DB0" w:rsidRDefault="008845DE" w:rsidP="003E69E9">
            <w:pPr>
              <w:pStyle w:val="af"/>
            </w:pPr>
            <w:r>
              <w:t>"programName": "</w:t>
            </w:r>
            <w:r>
              <w:rPr>
                <w:rFonts w:hint="eastAsia"/>
              </w:rPr>
              <w:t>*</w:t>
            </w:r>
            <w:r>
              <w:t>"</w:t>
            </w:r>
            <w:r>
              <w:rPr>
                <w:rFonts w:ascii="Consolas" w:hAnsi="Consolas" w:cs="Consolas" w:hint="eastAsia"/>
                <w:color w:val="2A00FF"/>
                <w:sz w:val="20"/>
                <w:szCs w:val="20"/>
              </w:rPr>
              <w:t>(String)</w:t>
            </w:r>
            <w:r>
              <w:t>,</w:t>
            </w:r>
          </w:p>
          <w:p w14:paraId="2E43E0C8" w14:textId="77777777" w:rsidR="00933DB0" w:rsidRDefault="008845DE" w:rsidP="003E69E9">
            <w:pPr>
              <w:pStyle w:val="af"/>
            </w:pPr>
            <w:r>
              <w:rPr>
                <w:rFonts w:hint="eastAsia"/>
              </w:rPr>
              <w:t xml:space="preserve">// </w:t>
            </w:r>
            <w:r>
              <w:rPr>
                <w:rFonts w:hint="eastAsia"/>
              </w:rPr>
              <w:t>资源类型</w:t>
            </w:r>
            <w:r>
              <w:rPr>
                <w:rFonts w:hint="eastAsia"/>
              </w:rPr>
              <w:t xml:space="preserve"> 0-</w:t>
            </w:r>
            <w:r>
              <w:rPr>
                <w:rFonts w:hint="eastAsia"/>
              </w:rPr>
              <w:t>开机</w:t>
            </w:r>
            <w:r>
              <w:rPr>
                <w:rFonts w:hint="eastAsia"/>
              </w:rPr>
              <w:t xml:space="preserve"> 1-</w:t>
            </w:r>
            <w:r>
              <w:rPr>
                <w:rFonts w:hint="eastAsia"/>
              </w:rPr>
              <w:t>待机，</w:t>
            </w:r>
            <w:r>
              <w:rPr>
                <w:rFonts w:hint="eastAsia"/>
              </w:rPr>
              <w:t>2-</w:t>
            </w:r>
            <w:r>
              <w:rPr>
                <w:rFonts w:hint="eastAsia"/>
              </w:rPr>
              <w:t>制作中，</w:t>
            </w:r>
            <w:r>
              <w:rPr>
                <w:rFonts w:hint="eastAsia"/>
              </w:rPr>
              <w:t>3-</w:t>
            </w:r>
            <w:r>
              <w:rPr>
                <w:rFonts w:hint="eastAsia"/>
              </w:rPr>
              <w:t>制作完成</w:t>
            </w:r>
          </w:p>
          <w:p w14:paraId="7D132228" w14:textId="77777777" w:rsidR="00933DB0" w:rsidRDefault="008845DE" w:rsidP="003E69E9">
            <w:pPr>
              <w:pStyle w:val="af"/>
            </w:pPr>
            <w:r>
              <w:t>"resourceType": 0</w:t>
            </w:r>
            <w:r>
              <w:rPr>
                <w:rFonts w:hint="eastAsia"/>
              </w:rPr>
              <w:t xml:space="preserve"> </w:t>
            </w:r>
            <w:r>
              <w:rPr>
                <w:rFonts w:ascii="Consolas" w:hAnsi="Consolas" w:cs="Consolas" w:hint="eastAsia"/>
                <w:color w:val="2A00FF"/>
                <w:sz w:val="20"/>
                <w:szCs w:val="20"/>
              </w:rPr>
              <w:t>(Integer)</w:t>
            </w:r>
            <w:r>
              <w:t>,</w:t>
            </w:r>
          </w:p>
          <w:p w14:paraId="62126000" w14:textId="77777777" w:rsidR="00933DB0" w:rsidRDefault="008845DE" w:rsidP="003E69E9">
            <w:pPr>
              <w:pStyle w:val="af"/>
            </w:pPr>
            <w:r>
              <w:rPr>
                <w:rFonts w:hint="eastAsia"/>
              </w:rPr>
              <w:t xml:space="preserve">// </w:t>
            </w:r>
            <w:r>
              <w:rPr>
                <w:rFonts w:hint="eastAsia"/>
              </w:rPr>
              <w:t>广告开关</w:t>
            </w:r>
            <w:r>
              <w:rPr>
                <w:rFonts w:hint="eastAsia"/>
              </w:rPr>
              <w:t xml:space="preserve"> (0</w:t>
            </w:r>
            <w:r>
              <w:rPr>
                <w:rFonts w:hint="eastAsia"/>
              </w:rPr>
              <w:t>：开，</w:t>
            </w:r>
            <w:r>
              <w:rPr>
                <w:rFonts w:hint="eastAsia"/>
              </w:rPr>
              <w:t>1</w:t>
            </w:r>
            <w:r>
              <w:rPr>
                <w:rFonts w:hint="eastAsia"/>
              </w:rPr>
              <w:t>：关</w:t>
            </w:r>
            <w:r>
              <w:rPr>
                <w:rFonts w:hint="eastAsia"/>
              </w:rPr>
              <w:t>)</w:t>
            </w:r>
          </w:p>
          <w:p w14:paraId="75F9C96C" w14:textId="77777777" w:rsidR="00933DB0" w:rsidRDefault="008845DE" w:rsidP="003E69E9">
            <w:pPr>
              <w:pStyle w:val="af"/>
            </w:pPr>
            <w:r>
              <w:t>"status": 0</w:t>
            </w:r>
            <w:r>
              <w:rPr>
                <w:rFonts w:hint="eastAsia"/>
              </w:rPr>
              <w:t xml:space="preserve"> </w:t>
            </w:r>
            <w:r>
              <w:rPr>
                <w:rFonts w:ascii="Consolas" w:hAnsi="Consolas" w:cs="Consolas" w:hint="eastAsia"/>
                <w:color w:val="2A00FF"/>
                <w:sz w:val="20"/>
                <w:szCs w:val="20"/>
              </w:rPr>
              <w:t>(Integer)</w:t>
            </w:r>
            <w:r>
              <w:rPr>
                <w:rFonts w:hint="eastAsia"/>
              </w:rPr>
              <w:t>,</w:t>
            </w:r>
          </w:p>
          <w:p w14:paraId="0AB123E2" w14:textId="77777777" w:rsidR="00933DB0" w:rsidRDefault="008845DE" w:rsidP="003E69E9">
            <w:pPr>
              <w:pStyle w:val="af"/>
              <w:rPr>
                <w:highlight w:val="yellow"/>
              </w:rPr>
            </w:pPr>
            <w:r>
              <w:rPr>
                <w:rFonts w:hint="eastAsia"/>
                <w:highlight w:val="yellow"/>
              </w:rPr>
              <w:t>/</w:t>
            </w:r>
            <w:r>
              <w:rPr>
                <w:highlight w:val="yellow"/>
              </w:rPr>
              <w:t>/</w:t>
            </w:r>
            <w:r>
              <w:rPr>
                <w:rFonts w:hint="eastAsia"/>
                <w:highlight w:val="yellow"/>
              </w:rPr>
              <w:t>音量</w:t>
            </w:r>
          </w:p>
          <w:p w14:paraId="48BA3B17" w14:textId="77777777" w:rsidR="00933DB0" w:rsidRDefault="008845DE" w:rsidP="003E69E9">
            <w:pPr>
              <w:pStyle w:val="af"/>
            </w:pPr>
            <w:r>
              <w:rPr>
                <w:highlight w:val="yellow"/>
              </w:rPr>
              <w:t>“volume”:10</w:t>
            </w:r>
            <w:r>
              <w:rPr>
                <w:rFonts w:hint="eastAsia"/>
                <w:color w:val="3366FF"/>
                <w:highlight w:val="yellow"/>
              </w:rPr>
              <w:t>（</w:t>
            </w:r>
            <w:r>
              <w:rPr>
                <w:rFonts w:hint="eastAsia"/>
                <w:color w:val="3366FF"/>
                <w:highlight w:val="yellow"/>
              </w:rPr>
              <w:t>Integer</w:t>
            </w:r>
            <w:r>
              <w:rPr>
                <w:rFonts w:hint="eastAsia"/>
                <w:color w:val="3366FF"/>
                <w:highlight w:val="yellow"/>
              </w:rPr>
              <w:t>）</w:t>
            </w:r>
            <w:r>
              <w:rPr>
                <w:rFonts w:hint="eastAsia"/>
                <w:color w:val="3366FF"/>
              </w:rPr>
              <w:t>,</w:t>
            </w:r>
          </w:p>
          <w:p w14:paraId="2B79BEB8" w14:textId="77777777" w:rsidR="00933DB0" w:rsidRDefault="008845DE" w:rsidP="003E69E9">
            <w:pPr>
              <w:pStyle w:val="af"/>
            </w:pPr>
            <w:r>
              <w:t xml:space="preserve">// </w:t>
            </w:r>
            <w:r>
              <w:rPr>
                <w:rFonts w:hint="eastAsia"/>
              </w:rPr>
              <w:t>循环方式</w:t>
            </w:r>
            <w:r>
              <w:t>(0:</w:t>
            </w:r>
            <w:r>
              <w:rPr>
                <w:rFonts w:hint="eastAsia"/>
              </w:rPr>
              <w:t>无限循环</w:t>
            </w:r>
            <w:r>
              <w:t xml:space="preserve"> 1:</w:t>
            </w:r>
            <w:r>
              <w:rPr>
                <w:rFonts w:hint="eastAsia"/>
              </w:rPr>
              <w:t>播完自动退出</w:t>
            </w:r>
            <w:r>
              <w:t>)</w:t>
            </w:r>
            <w:r>
              <w:rPr>
                <w:rFonts w:hint="eastAsia"/>
              </w:rPr>
              <w:t>【待机广告位】</w:t>
            </w:r>
          </w:p>
          <w:p w14:paraId="789658C1" w14:textId="77777777" w:rsidR="00933DB0" w:rsidRDefault="008845DE" w:rsidP="003E69E9">
            <w:pPr>
              <w:pStyle w:val="af"/>
            </w:pPr>
            <w:r>
              <w:t xml:space="preserve"> "</w:t>
            </w:r>
            <w:r>
              <w:rPr>
                <w:rFonts w:hint="eastAsia"/>
              </w:rPr>
              <w:t>circulationMode</w:t>
            </w:r>
            <w:r>
              <w:t>": 0</w:t>
            </w:r>
            <w:r>
              <w:rPr>
                <w:rFonts w:hint="eastAsia"/>
              </w:rPr>
              <w:t xml:space="preserve"> </w:t>
            </w:r>
            <w:r>
              <w:rPr>
                <w:rFonts w:ascii="Consolas" w:hAnsi="Consolas" w:cs="Consolas" w:hint="eastAsia"/>
                <w:color w:val="2A00FF"/>
                <w:sz w:val="20"/>
                <w:szCs w:val="20"/>
              </w:rPr>
              <w:t>(Integer)</w:t>
            </w:r>
            <w:r>
              <w:rPr>
                <w:rFonts w:hint="eastAsia"/>
              </w:rPr>
              <w:t>,</w:t>
            </w:r>
          </w:p>
          <w:p w14:paraId="3AD7E1FE" w14:textId="77777777" w:rsidR="00933DB0" w:rsidRDefault="008845DE" w:rsidP="003E69E9">
            <w:pPr>
              <w:pStyle w:val="af"/>
            </w:pPr>
            <w:r>
              <w:rPr>
                <w:rFonts w:hint="eastAsia"/>
              </w:rPr>
              <w:t xml:space="preserve">// </w:t>
            </w:r>
            <w:r>
              <w:rPr>
                <w:rFonts w:hint="eastAsia"/>
              </w:rPr>
              <w:t>等待时间</w:t>
            </w:r>
            <w:r>
              <w:rPr>
                <w:rFonts w:hint="eastAsia"/>
              </w:rPr>
              <w:t xml:space="preserve"> [5,100] (</w:t>
            </w:r>
            <w:r>
              <w:rPr>
                <w:rFonts w:hint="eastAsia"/>
              </w:rPr>
              <w:t>单位</w:t>
            </w:r>
            <w:r>
              <w:rPr>
                <w:rFonts w:hint="eastAsia"/>
              </w:rPr>
              <w:t>:</w:t>
            </w:r>
            <w:r>
              <w:rPr>
                <w:rFonts w:hint="eastAsia"/>
              </w:rPr>
              <w:t>秒</w:t>
            </w:r>
            <w:r>
              <w:rPr>
                <w:rFonts w:hint="eastAsia"/>
              </w:rPr>
              <w:t>)</w:t>
            </w:r>
            <w:r>
              <w:rPr>
                <w:rFonts w:hint="eastAsia"/>
              </w:rPr>
              <w:t>【待机广告位】</w:t>
            </w:r>
          </w:p>
          <w:p w14:paraId="0705AD1C" w14:textId="77777777" w:rsidR="00933DB0" w:rsidRDefault="008845DE" w:rsidP="003E69E9">
            <w:pPr>
              <w:pStyle w:val="af"/>
            </w:pPr>
            <w:r>
              <w:t>"</w:t>
            </w:r>
            <w:r>
              <w:rPr>
                <w:rFonts w:hint="eastAsia"/>
              </w:rPr>
              <w:t>waitTime</w:t>
            </w:r>
            <w:r>
              <w:t>": 0</w:t>
            </w:r>
            <w:r>
              <w:rPr>
                <w:rFonts w:hint="eastAsia"/>
              </w:rPr>
              <w:t xml:space="preserve"> </w:t>
            </w:r>
            <w:r>
              <w:rPr>
                <w:rFonts w:ascii="Consolas" w:hAnsi="Consolas" w:cs="Consolas" w:hint="eastAsia"/>
                <w:color w:val="2A00FF"/>
                <w:sz w:val="20"/>
                <w:szCs w:val="20"/>
              </w:rPr>
              <w:t>(Integer)</w:t>
            </w:r>
            <w:r>
              <w:rPr>
                <w:rFonts w:hint="eastAsia"/>
              </w:rPr>
              <w:t>,</w:t>
            </w:r>
          </w:p>
          <w:p w14:paraId="7FCECADB" w14:textId="77777777" w:rsidR="00933DB0" w:rsidRDefault="008845DE" w:rsidP="003E69E9">
            <w:pPr>
              <w:pStyle w:val="af"/>
            </w:pPr>
            <w:r>
              <w:rPr>
                <w:rFonts w:hint="eastAsia"/>
              </w:rPr>
              <w:t xml:space="preserve">// </w:t>
            </w:r>
            <w:r>
              <w:rPr>
                <w:rFonts w:hint="eastAsia"/>
              </w:rPr>
              <w:t>多媒体信息</w:t>
            </w:r>
          </w:p>
          <w:p w14:paraId="3B4942E6" w14:textId="77777777" w:rsidR="00933DB0" w:rsidRDefault="008845DE" w:rsidP="003E69E9">
            <w:pPr>
              <w:pStyle w:val="af"/>
            </w:pPr>
            <w:r>
              <w:t>"data": [</w:t>
            </w:r>
          </w:p>
          <w:p w14:paraId="04983777" w14:textId="77777777" w:rsidR="00933DB0" w:rsidRDefault="008845DE" w:rsidP="003E69E9">
            <w:pPr>
              <w:pStyle w:val="af"/>
            </w:pPr>
            <w:r>
              <w:t>{</w:t>
            </w:r>
          </w:p>
          <w:p w14:paraId="5E9495C3" w14:textId="77777777" w:rsidR="00933DB0" w:rsidRDefault="008845DE" w:rsidP="003E69E9">
            <w:pPr>
              <w:pStyle w:val="af"/>
            </w:pPr>
            <w:r>
              <w:rPr>
                <w:rFonts w:hint="eastAsia"/>
                <w:sz w:val="20"/>
                <w:szCs w:val="20"/>
              </w:rPr>
              <w:t xml:space="preserve">// </w:t>
            </w:r>
            <w:r>
              <w:rPr>
                <w:rFonts w:hint="eastAsia"/>
              </w:rPr>
              <w:t>按照秒为单位</w:t>
            </w:r>
            <w:r>
              <w:rPr>
                <w:rFonts w:hint="eastAsia"/>
              </w:rPr>
              <w:t xml:space="preserve"> </w:t>
            </w:r>
            <w:r>
              <w:rPr>
                <w:rFonts w:hint="eastAsia"/>
              </w:rPr>
              <w:t>视频、</w:t>
            </w:r>
            <w:r>
              <w:rPr>
                <w:rFonts w:hint="eastAsia"/>
              </w:rPr>
              <w:t>GIF</w:t>
            </w:r>
            <w:r>
              <w:rPr>
                <w:rFonts w:hint="eastAsia"/>
              </w:rPr>
              <w:t>的时候是时长，图片是显示的停留时间</w:t>
            </w:r>
          </w:p>
          <w:p w14:paraId="05424943" w14:textId="77777777" w:rsidR="00933DB0" w:rsidRDefault="008845DE" w:rsidP="003E69E9">
            <w:pPr>
              <w:pStyle w:val="af"/>
            </w:pPr>
            <w:r>
              <w:t>"duration": 0</w:t>
            </w:r>
            <w:r>
              <w:rPr>
                <w:rFonts w:ascii="Consolas" w:hAnsi="Consolas" w:cs="Consolas" w:hint="eastAsia"/>
                <w:color w:val="2A00FF"/>
                <w:sz w:val="20"/>
                <w:szCs w:val="20"/>
              </w:rPr>
              <w:t>(Integer)</w:t>
            </w:r>
            <w:r>
              <w:t>,</w:t>
            </w:r>
          </w:p>
          <w:p w14:paraId="5B0146A3" w14:textId="77777777" w:rsidR="00933DB0" w:rsidRDefault="008845DE" w:rsidP="003E69E9">
            <w:pPr>
              <w:pStyle w:val="af"/>
            </w:pPr>
            <w:r>
              <w:rPr>
                <w:rFonts w:hint="eastAsia"/>
              </w:rPr>
              <w:t xml:space="preserve">// </w:t>
            </w:r>
            <w:r>
              <w:rPr>
                <w:rFonts w:hint="eastAsia"/>
              </w:rPr>
              <w:t>资源大小</w:t>
            </w:r>
          </w:p>
          <w:p w14:paraId="5AFFB700" w14:textId="77777777" w:rsidR="00933DB0" w:rsidRDefault="008845DE" w:rsidP="003E69E9">
            <w:pPr>
              <w:pStyle w:val="af"/>
            </w:pPr>
            <w:r>
              <w:t>"size": 1965642</w:t>
            </w:r>
            <w:r>
              <w:rPr>
                <w:rFonts w:ascii="Consolas" w:hAnsi="Consolas" w:cs="Consolas" w:hint="eastAsia"/>
                <w:color w:val="2A00FF"/>
                <w:sz w:val="20"/>
                <w:szCs w:val="20"/>
              </w:rPr>
              <w:t>(Long)</w:t>
            </w:r>
            <w:r>
              <w:t>,</w:t>
            </w:r>
          </w:p>
          <w:p w14:paraId="1F1C6866" w14:textId="77777777" w:rsidR="00933DB0" w:rsidRDefault="008845DE" w:rsidP="003E69E9">
            <w:pPr>
              <w:pStyle w:val="af"/>
            </w:pPr>
            <w:r>
              <w:rPr>
                <w:rFonts w:hint="eastAsia"/>
              </w:rPr>
              <w:t xml:space="preserve">// </w:t>
            </w:r>
            <w:r>
              <w:rPr>
                <w:rFonts w:hint="eastAsia"/>
              </w:rPr>
              <w:t>资源名</w:t>
            </w:r>
          </w:p>
          <w:p w14:paraId="1FDDCC07" w14:textId="77777777" w:rsidR="00933DB0" w:rsidRDefault="008845DE" w:rsidP="003E69E9">
            <w:pPr>
              <w:pStyle w:val="af"/>
            </w:pPr>
            <w:r>
              <w:t>"name": "076429742_main_xl.mp4"</w:t>
            </w:r>
            <w:r>
              <w:rPr>
                <w:rFonts w:ascii="Consolas" w:hAnsi="Consolas" w:cs="Consolas" w:hint="eastAsia"/>
                <w:color w:val="2A00FF"/>
                <w:sz w:val="20"/>
                <w:szCs w:val="20"/>
              </w:rPr>
              <w:t>(String)</w:t>
            </w:r>
            <w:r>
              <w:t>,</w:t>
            </w:r>
          </w:p>
          <w:p w14:paraId="1AE8DA26" w14:textId="77777777" w:rsidR="00933DB0" w:rsidRDefault="008845DE" w:rsidP="003E69E9">
            <w:pPr>
              <w:pStyle w:val="af"/>
            </w:pPr>
            <w:r>
              <w:rPr>
                <w:rFonts w:hint="eastAsia"/>
              </w:rPr>
              <w:t xml:space="preserve">// </w:t>
            </w:r>
            <w:r>
              <w:rPr>
                <w:rFonts w:hint="eastAsia"/>
              </w:rPr>
              <w:t>资源类型</w:t>
            </w:r>
            <w:r>
              <w:rPr>
                <w:rFonts w:hint="eastAsia"/>
              </w:rPr>
              <w:t xml:space="preserve"> 0 </w:t>
            </w:r>
            <w:r>
              <w:rPr>
                <w:rFonts w:hint="eastAsia"/>
              </w:rPr>
              <w:t>图片</w:t>
            </w:r>
            <w:r>
              <w:rPr>
                <w:rFonts w:hint="eastAsia"/>
              </w:rPr>
              <w:t xml:space="preserve"> 1</w:t>
            </w:r>
            <w:r>
              <w:rPr>
                <w:rFonts w:hint="eastAsia"/>
              </w:rPr>
              <w:t>视频</w:t>
            </w:r>
            <w:r>
              <w:rPr>
                <w:rFonts w:hint="eastAsia"/>
              </w:rPr>
              <w:t xml:space="preserve"> 2</w:t>
            </w:r>
            <w:r>
              <w:rPr>
                <w:rFonts w:hint="eastAsia"/>
              </w:rPr>
              <w:t>音频</w:t>
            </w:r>
          </w:p>
          <w:p w14:paraId="7205A0B8" w14:textId="77777777" w:rsidR="00933DB0" w:rsidRDefault="008845DE" w:rsidP="003E69E9">
            <w:pPr>
              <w:pStyle w:val="af"/>
            </w:pPr>
            <w:r>
              <w:t>"mediaResourceType": "1"</w:t>
            </w:r>
            <w:r>
              <w:rPr>
                <w:rFonts w:ascii="Consolas" w:hAnsi="Consolas" w:cs="Consolas" w:hint="eastAsia"/>
                <w:color w:val="2A00FF"/>
                <w:sz w:val="20"/>
                <w:szCs w:val="20"/>
              </w:rPr>
              <w:t>(String)</w:t>
            </w:r>
            <w:r>
              <w:t>,</w:t>
            </w:r>
          </w:p>
          <w:p w14:paraId="5CF3A688" w14:textId="77777777" w:rsidR="00933DB0" w:rsidRDefault="008845DE" w:rsidP="003E69E9">
            <w:pPr>
              <w:pStyle w:val="af"/>
            </w:pPr>
            <w:r>
              <w:rPr>
                <w:rFonts w:hint="eastAsia"/>
              </w:rPr>
              <w:t xml:space="preserve">// </w:t>
            </w:r>
            <w:r>
              <w:rPr>
                <w:rFonts w:hint="eastAsia"/>
              </w:rPr>
              <w:t>来源</w:t>
            </w:r>
            <w:r>
              <w:rPr>
                <w:rFonts w:hint="eastAsia"/>
              </w:rPr>
              <w:t xml:space="preserve"> 0</w:t>
            </w:r>
            <w:r>
              <w:rPr>
                <w:rFonts w:hint="eastAsia"/>
              </w:rPr>
              <w:t>：默认自带</w:t>
            </w:r>
            <w:r>
              <w:rPr>
                <w:rFonts w:hint="eastAsia"/>
              </w:rPr>
              <w:t xml:space="preserve">  2:U</w:t>
            </w:r>
            <w:r>
              <w:rPr>
                <w:rFonts w:hint="eastAsia"/>
              </w:rPr>
              <w:t>盘内的</w:t>
            </w:r>
            <w:r>
              <w:rPr>
                <w:rFonts w:hint="eastAsia"/>
              </w:rPr>
              <w:t xml:space="preserve">  3</w:t>
            </w:r>
            <w:r>
              <w:rPr>
                <w:rFonts w:hint="eastAsia"/>
              </w:rPr>
              <w:t>：云端</w:t>
            </w:r>
          </w:p>
          <w:p w14:paraId="0A489AA2" w14:textId="77777777" w:rsidR="00933DB0" w:rsidRDefault="008845DE" w:rsidP="003E69E9">
            <w:pPr>
              <w:pStyle w:val="af"/>
            </w:pPr>
            <w:r>
              <w:t>"source": 3</w:t>
            </w:r>
            <w:r>
              <w:rPr>
                <w:rFonts w:ascii="Consolas" w:hAnsi="Consolas" w:cs="Consolas" w:hint="eastAsia"/>
                <w:color w:val="2A00FF"/>
                <w:sz w:val="20"/>
                <w:szCs w:val="20"/>
              </w:rPr>
              <w:t>(Integer)</w:t>
            </w:r>
            <w:r>
              <w:t>,</w:t>
            </w:r>
          </w:p>
          <w:p w14:paraId="1E60E98F" w14:textId="77777777" w:rsidR="00933DB0" w:rsidRDefault="008845DE" w:rsidP="003E69E9">
            <w:pPr>
              <w:pStyle w:val="af"/>
            </w:pPr>
            <w:r>
              <w:rPr>
                <w:rFonts w:hint="eastAsia"/>
              </w:rPr>
              <w:t xml:space="preserve">// </w:t>
            </w:r>
            <w:r>
              <w:rPr>
                <w:rFonts w:hint="eastAsia"/>
              </w:rPr>
              <w:t>资源地址</w:t>
            </w:r>
            <w:r>
              <w:rPr>
                <w:rFonts w:hint="eastAsia"/>
              </w:rPr>
              <w:t xml:space="preserve"> (String)</w:t>
            </w:r>
          </w:p>
          <w:p w14:paraId="06ECC8FA" w14:textId="77777777" w:rsidR="00933DB0" w:rsidRDefault="008845DE" w:rsidP="003E69E9">
            <w:pPr>
              <w:pStyle w:val="af"/>
            </w:pPr>
            <w:r>
              <w:t>"url": "https://iot-cloud-file.oss-cn-hangzhou.aliyuncs.com/resource-399/2FkRXzSXQW.mp4",</w:t>
            </w:r>
          </w:p>
          <w:p w14:paraId="44E6D0DF" w14:textId="77777777" w:rsidR="00933DB0" w:rsidRDefault="008845DE" w:rsidP="003E69E9">
            <w:pPr>
              <w:pStyle w:val="af"/>
            </w:pPr>
            <w:r>
              <w:rPr>
                <w:rFonts w:hint="eastAsia"/>
              </w:rPr>
              <w:t xml:space="preserve">// </w:t>
            </w:r>
            <w:r>
              <w:rPr>
                <w:rFonts w:hint="eastAsia"/>
              </w:rPr>
              <w:t>同一个广告位</w:t>
            </w:r>
            <w:r>
              <w:rPr>
                <w:rFonts w:hint="eastAsia"/>
              </w:rPr>
              <w:t xml:space="preserve"> </w:t>
            </w:r>
            <w:r>
              <w:rPr>
                <w:rFonts w:hint="eastAsia"/>
              </w:rPr>
              <w:t>排序顺序</w:t>
            </w:r>
          </w:p>
          <w:p w14:paraId="65E7E1BD" w14:textId="77777777" w:rsidR="00933DB0" w:rsidRDefault="008845DE" w:rsidP="003E69E9">
            <w:pPr>
              <w:pStyle w:val="af"/>
            </w:pPr>
            <w:r>
              <w:t>"order": 0</w:t>
            </w:r>
            <w:r>
              <w:rPr>
                <w:rFonts w:ascii="Consolas" w:hAnsi="Consolas" w:cs="Consolas" w:hint="eastAsia"/>
                <w:color w:val="2A00FF"/>
                <w:sz w:val="20"/>
                <w:szCs w:val="20"/>
              </w:rPr>
              <w:t>(Integer)</w:t>
            </w:r>
            <w:r>
              <w:t>,</w:t>
            </w:r>
          </w:p>
          <w:p w14:paraId="0BCBEAA0" w14:textId="77777777" w:rsidR="00933DB0" w:rsidRDefault="008845DE" w:rsidP="003E69E9">
            <w:pPr>
              <w:pStyle w:val="af"/>
            </w:pPr>
            <w:r>
              <w:rPr>
                <w:rFonts w:hint="eastAsia"/>
              </w:rPr>
              <w:t xml:space="preserve">// </w:t>
            </w:r>
            <w:r>
              <w:rPr>
                <w:rFonts w:hint="eastAsia"/>
              </w:rPr>
              <w:t>资源开关</w:t>
            </w:r>
            <w:r>
              <w:rPr>
                <w:rFonts w:hint="eastAsia"/>
              </w:rPr>
              <w:t xml:space="preserve"> 0</w:t>
            </w:r>
            <w:r>
              <w:rPr>
                <w:rFonts w:hint="eastAsia"/>
              </w:rPr>
              <w:t>：开</w:t>
            </w:r>
            <w:r>
              <w:rPr>
                <w:rFonts w:hint="eastAsia"/>
              </w:rPr>
              <w:t xml:space="preserve">  1</w:t>
            </w:r>
            <w:r>
              <w:rPr>
                <w:rFonts w:hint="eastAsia"/>
              </w:rPr>
              <w:t>：关</w:t>
            </w:r>
          </w:p>
          <w:p w14:paraId="28F4C33C" w14:textId="77777777" w:rsidR="00933DB0" w:rsidRDefault="008845DE" w:rsidP="003E69E9">
            <w:pPr>
              <w:pStyle w:val="af"/>
            </w:pPr>
            <w:r>
              <w:t>"status": 0</w:t>
            </w:r>
            <w:r>
              <w:rPr>
                <w:rFonts w:ascii="Consolas" w:hAnsi="Consolas" w:cs="Consolas" w:hint="eastAsia"/>
                <w:color w:val="2A00FF"/>
                <w:sz w:val="20"/>
                <w:szCs w:val="20"/>
              </w:rPr>
              <w:t>(Integer)</w:t>
            </w:r>
          </w:p>
          <w:p w14:paraId="50F296BC" w14:textId="77777777" w:rsidR="00933DB0" w:rsidRDefault="008845DE" w:rsidP="003E69E9">
            <w:pPr>
              <w:pStyle w:val="af"/>
            </w:pPr>
            <w:r>
              <w:t>}</w:t>
            </w:r>
            <w:r>
              <w:rPr>
                <w:rFonts w:hint="eastAsia"/>
              </w:rPr>
              <w:t>,</w:t>
            </w:r>
          </w:p>
          <w:p w14:paraId="058D7E25" w14:textId="77777777" w:rsidR="00933DB0" w:rsidRDefault="008845DE" w:rsidP="003E69E9">
            <w:pPr>
              <w:pStyle w:val="af"/>
            </w:pPr>
            <w:r>
              <w:rPr>
                <w:rFonts w:hint="eastAsia"/>
              </w:rPr>
              <w:t>{...}</w:t>
            </w:r>
          </w:p>
          <w:p w14:paraId="202D0EBC" w14:textId="77777777" w:rsidR="00933DB0" w:rsidRDefault="008845DE" w:rsidP="003E69E9">
            <w:pPr>
              <w:pStyle w:val="af"/>
            </w:pPr>
            <w:r>
              <w:rPr>
                <w:rFonts w:hint="eastAsia"/>
              </w:rPr>
              <w:t>]</w:t>
            </w:r>
          </w:p>
          <w:p w14:paraId="7B9B0C19" w14:textId="77777777" w:rsidR="00933DB0" w:rsidRDefault="008845DE" w:rsidP="003E69E9">
            <w:pPr>
              <w:pStyle w:val="af"/>
            </w:pPr>
            <w:r>
              <w:rPr>
                <w:rFonts w:hint="eastAsia"/>
              </w:rPr>
              <w:t>},</w:t>
            </w:r>
          </w:p>
          <w:p w14:paraId="062C1811" w14:textId="77777777" w:rsidR="00933DB0" w:rsidRDefault="008845DE" w:rsidP="003E69E9">
            <w:pPr>
              <w:pStyle w:val="af"/>
              <w:rPr>
                <w:rFonts w:ascii="Consolas" w:hAnsi="Consolas" w:cs="Consolas"/>
                <w:sz w:val="20"/>
                <w:szCs w:val="20"/>
              </w:rPr>
            </w:pPr>
            <w:r>
              <w:rPr>
                <w:rFonts w:hint="eastAsia"/>
              </w:rPr>
              <w:t>{...}</w:t>
            </w:r>
          </w:p>
          <w:p w14:paraId="64A3F6C0" w14:textId="77777777" w:rsidR="00933DB0" w:rsidRDefault="008845DE" w:rsidP="003E69E9">
            <w:pPr>
              <w:rPr>
                <w:color w:val="2A00FF"/>
              </w:rPr>
            </w:pPr>
            <w:r>
              <w:rPr>
                <w:rFonts w:hint="eastAsia"/>
              </w:rPr>
              <w:t xml:space="preserve">       ],</w:t>
            </w:r>
            <w:r>
              <w:rPr>
                <w:color w:val="2A00FF"/>
              </w:rPr>
              <w:tab/>
            </w:r>
          </w:p>
          <w:p w14:paraId="013E14E5" w14:textId="77777777" w:rsidR="00933DB0" w:rsidRDefault="00933DB0" w:rsidP="003E69E9"/>
          <w:p w14:paraId="45B4534F" w14:textId="77777777" w:rsidR="00933DB0" w:rsidRDefault="008845DE" w:rsidP="003E69E9">
            <w:r>
              <w:rPr>
                <w:rFonts w:hint="eastAsia"/>
              </w:rPr>
              <w:t xml:space="preserve">      // </w:t>
            </w:r>
            <w:r>
              <w:rPr>
                <w:rFonts w:hint="eastAsia"/>
              </w:rPr>
              <w:t>个性化设置</w:t>
            </w:r>
          </w:p>
          <w:p w14:paraId="31ECC76E" w14:textId="77777777" w:rsidR="00933DB0" w:rsidRDefault="008845DE" w:rsidP="003E69E9">
            <w:pPr>
              <w:rPr>
                <w:color w:val="2A00FF"/>
              </w:rPr>
            </w:pPr>
            <w:r>
              <w:t>"</w:t>
            </w:r>
            <w:r>
              <w:rPr>
                <w:rFonts w:hint="eastAsia"/>
              </w:rPr>
              <w:t>individualization</w:t>
            </w:r>
            <w:r>
              <w:t>"</w:t>
            </w:r>
            <w:r>
              <w:rPr>
                <w:rFonts w:hint="eastAsia"/>
              </w:rPr>
              <w:t>:{</w:t>
            </w:r>
          </w:p>
          <w:p w14:paraId="63ABA212" w14:textId="77777777" w:rsidR="00933DB0" w:rsidRDefault="008845DE" w:rsidP="003E69E9">
            <w:r>
              <w:t>/</w:t>
            </w:r>
            <w:r>
              <w:rPr>
                <w:rFonts w:hint="eastAsia"/>
              </w:rPr>
              <w:t xml:space="preserve">/ </w:t>
            </w:r>
            <w:r>
              <w:t>是否</w:t>
            </w:r>
            <w:r>
              <w:rPr>
                <w:rFonts w:hint="eastAsia"/>
              </w:rPr>
              <w:t>打开保养提示</w:t>
            </w:r>
            <w:r>
              <w:t xml:space="preserve"> 0</w:t>
            </w:r>
            <w:r>
              <w:rPr>
                <w:rFonts w:hint="eastAsia"/>
              </w:rPr>
              <w:t>关</w:t>
            </w:r>
            <w:r>
              <w:t xml:space="preserve"> 1</w:t>
            </w:r>
            <w:r>
              <w:rPr>
                <w:rFonts w:hint="eastAsia"/>
              </w:rPr>
              <w:t>开</w:t>
            </w:r>
          </w:p>
          <w:p w14:paraId="4A7587F2" w14:textId="77777777" w:rsidR="00933DB0" w:rsidRDefault="008845DE" w:rsidP="003E69E9">
            <w:r>
              <w:rPr>
                <w:color w:val="2A00FF"/>
              </w:rPr>
              <w:tab/>
            </w:r>
            <w:r>
              <w:rPr>
                <w:color w:val="2A00FF"/>
              </w:rPr>
              <w:tab/>
            </w:r>
            <w:r>
              <w:t>"maintenanceTips":</w:t>
            </w:r>
            <w:r>
              <w:rPr>
                <w:rFonts w:hint="eastAsia"/>
              </w:rPr>
              <w:t>0</w:t>
            </w:r>
            <w:r>
              <w:rPr>
                <w:rFonts w:hint="eastAsia"/>
                <w:color w:val="2A00FF"/>
              </w:rPr>
              <w:t>(Integer)</w:t>
            </w:r>
            <w:r>
              <w:t>,</w:t>
            </w:r>
          </w:p>
          <w:p w14:paraId="19ED2EFA" w14:textId="77777777" w:rsidR="00933DB0" w:rsidRPr="00FA34A6" w:rsidRDefault="008845DE" w:rsidP="003E69E9">
            <w:r w:rsidRPr="00FA34A6">
              <w:t>/</w:t>
            </w:r>
            <w:r w:rsidRPr="00FA34A6">
              <w:rPr>
                <w:rFonts w:hint="eastAsia"/>
              </w:rPr>
              <w:t xml:space="preserve">/ </w:t>
            </w:r>
            <w:r w:rsidRPr="00FA34A6">
              <w:rPr>
                <w:rFonts w:hint="eastAsia"/>
              </w:rPr>
              <w:t>软件升级</w:t>
            </w:r>
            <w:r w:rsidRPr="00FA34A6">
              <w:rPr>
                <w:rFonts w:hint="eastAsia"/>
              </w:rPr>
              <w:t xml:space="preserve"> </w:t>
            </w:r>
            <w:r w:rsidRPr="00FA34A6">
              <w:rPr>
                <w:rFonts w:hint="eastAsia"/>
              </w:rPr>
              <w:t>期望安装更新时间</w:t>
            </w:r>
            <w:r w:rsidRPr="00FA34A6">
              <w:rPr>
                <w:rFonts w:hint="eastAsia"/>
              </w:rPr>
              <w:t>(</w:t>
            </w:r>
            <w:r w:rsidRPr="00FA34A6">
              <w:rPr>
                <w:rFonts w:hint="eastAsia"/>
              </w:rPr>
              <w:t>时间段</w:t>
            </w:r>
            <w:r w:rsidRPr="00FA34A6">
              <w:rPr>
                <w:rFonts w:hint="eastAsia"/>
              </w:rPr>
              <w:t>)</w:t>
            </w:r>
          </w:p>
          <w:p w14:paraId="3B2FDB0D" w14:textId="77777777" w:rsidR="00933DB0" w:rsidRPr="00FA34A6" w:rsidRDefault="008845DE" w:rsidP="003E69E9">
            <w:r w:rsidRPr="00FA34A6">
              <w:rPr>
                <w:color w:val="2A00FF"/>
              </w:rPr>
              <w:tab/>
            </w:r>
            <w:r w:rsidRPr="00FA34A6">
              <w:rPr>
                <w:color w:val="2A00FF"/>
              </w:rPr>
              <w:tab/>
            </w:r>
            <w:r w:rsidRPr="00FA34A6">
              <w:t>"</w:t>
            </w:r>
            <w:r w:rsidRPr="00FA34A6">
              <w:rPr>
                <w:rFonts w:hint="eastAsia"/>
              </w:rPr>
              <w:t>installTime</w:t>
            </w:r>
            <w:r w:rsidRPr="00FA34A6">
              <w:t>":"</w:t>
            </w:r>
            <w:r w:rsidRPr="00FA34A6">
              <w:rPr>
                <w:rFonts w:hint="eastAsia"/>
              </w:rPr>
              <w:t>04:00-05:00</w:t>
            </w:r>
            <w:r w:rsidRPr="00FA34A6">
              <w:rPr>
                <w:rFonts w:hint="eastAsia"/>
                <w:color w:val="2A00FF"/>
              </w:rPr>
              <w:t>(String)</w:t>
            </w:r>
            <w:r w:rsidRPr="00FA34A6">
              <w:t>",</w:t>
            </w:r>
          </w:p>
          <w:p w14:paraId="35F35E56" w14:textId="77777777" w:rsidR="00933DB0" w:rsidRDefault="008845DE" w:rsidP="003E69E9">
            <w:r>
              <w:t>/</w:t>
            </w:r>
            <w:r>
              <w:rPr>
                <w:rFonts w:hint="eastAsia"/>
              </w:rPr>
              <w:t xml:space="preserve">/ </w:t>
            </w:r>
            <w:r>
              <w:rPr>
                <w:rFonts w:hint="eastAsia"/>
              </w:rPr>
              <w:t>是否允许使用移动网络下载升级包</w:t>
            </w:r>
            <w:r>
              <w:rPr>
                <w:rFonts w:hint="eastAsia"/>
              </w:rPr>
              <w:t xml:space="preserve"> 0</w:t>
            </w:r>
            <w:r>
              <w:rPr>
                <w:rFonts w:hint="eastAsia"/>
              </w:rPr>
              <w:t>关</w:t>
            </w:r>
            <w:r>
              <w:rPr>
                <w:rFonts w:hint="eastAsia"/>
              </w:rPr>
              <w:t xml:space="preserve"> 1</w:t>
            </w:r>
            <w:r>
              <w:rPr>
                <w:rFonts w:hint="eastAsia"/>
              </w:rPr>
              <w:t>开</w:t>
            </w:r>
          </w:p>
          <w:p w14:paraId="5476D033" w14:textId="77777777" w:rsidR="00933DB0" w:rsidRDefault="008845DE" w:rsidP="003E69E9">
            <w:r>
              <w:tab/>
            </w:r>
            <w:r>
              <w:tab/>
              <w:t>"</w:t>
            </w:r>
            <w:r>
              <w:rPr>
                <w:rFonts w:hint="eastAsia"/>
              </w:rPr>
              <w:t>mobileNetworkFlag</w:t>
            </w:r>
            <w:r>
              <w:t>":</w:t>
            </w:r>
            <w:r>
              <w:rPr>
                <w:rFonts w:hint="eastAsia"/>
              </w:rPr>
              <w:t>0(Integer)</w:t>
            </w:r>
          </w:p>
          <w:p w14:paraId="6D1E0EE3" w14:textId="77777777" w:rsidR="00933DB0" w:rsidRDefault="008845DE" w:rsidP="003E69E9">
            <w:r>
              <w:rPr>
                <w:rFonts w:hint="eastAsia"/>
              </w:rPr>
              <w:t>}</w:t>
            </w:r>
            <w:r>
              <w:t>,</w:t>
            </w:r>
          </w:p>
          <w:p w14:paraId="352E1CEA" w14:textId="77777777" w:rsidR="00933DB0" w:rsidRDefault="00933DB0" w:rsidP="003E69E9"/>
          <w:p w14:paraId="45181FFD" w14:textId="77777777" w:rsidR="00933DB0" w:rsidRDefault="008845DE" w:rsidP="003E69E9">
            <w:r>
              <w:rPr>
                <w:rFonts w:hint="eastAsia"/>
              </w:rPr>
              <w:t xml:space="preserve">       // </w:t>
            </w:r>
            <w:r>
              <w:rPr>
                <w:rFonts w:hint="eastAsia"/>
              </w:rPr>
              <w:t>支付与运营</w:t>
            </w:r>
          </w:p>
          <w:p w14:paraId="499004BA" w14:textId="77777777" w:rsidR="00933DB0" w:rsidRDefault="008845DE" w:rsidP="003E69E9">
            <w:r>
              <w:rPr>
                <w:rFonts w:hint="eastAsia"/>
                <w:color w:val="2A00FF"/>
              </w:rPr>
              <w:t xml:space="preserve">        </w:t>
            </w:r>
            <w:r>
              <w:t>"</w:t>
            </w:r>
            <w:r>
              <w:rPr>
                <w:rFonts w:hint="eastAsia"/>
              </w:rPr>
              <w:t>paymentOperate</w:t>
            </w:r>
            <w:r>
              <w:t>":</w:t>
            </w:r>
            <w:r>
              <w:rPr>
                <w:rFonts w:hint="eastAsia"/>
              </w:rPr>
              <w:t>{</w:t>
            </w:r>
          </w:p>
          <w:p w14:paraId="351228EA" w14:textId="77777777" w:rsidR="00933DB0" w:rsidRDefault="008845DE" w:rsidP="003E69E9">
            <w:r>
              <w:t>/</w:t>
            </w:r>
            <w:r>
              <w:rPr>
                <w:rFonts w:hint="eastAsia"/>
              </w:rPr>
              <w:t xml:space="preserve">/ </w:t>
            </w:r>
            <w:r>
              <w:rPr>
                <w:rFonts w:hint="eastAsia"/>
              </w:rPr>
              <w:t>设备端支付开关</w:t>
            </w:r>
            <w:r>
              <w:rPr>
                <w:rFonts w:hint="eastAsia"/>
              </w:rPr>
              <w:t xml:space="preserve"> </w:t>
            </w:r>
            <w:r>
              <w:t>0</w:t>
            </w:r>
            <w:r>
              <w:rPr>
                <w:rFonts w:hint="eastAsia"/>
              </w:rPr>
              <w:t>关</w:t>
            </w:r>
            <w:r>
              <w:t xml:space="preserve"> 1</w:t>
            </w:r>
            <w:r>
              <w:rPr>
                <w:rFonts w:hint="eastAsia"/>
              </w:rPr>
              <w:t>开</w:t>
            </w:r>
          </w:p>
          <w:p w14:paraId="14B86E94" w14:textId="77777777" w:rsidR="00933DB0" w:rsidRDefault="008845DE" w:rsidP="003E69E9">
            <w:r>
              <w:tab/>
            </w:r>
            <w:r>
              <w:tab/>
            </w:r>
            <w:r>
              <w:rPr>
                <w:rFonts w:hint="eastAsia"/>
              </w:rPr>
              <w:t xml:space="preserve">     </w:t>
            </w:r>
            <w:r>
              <w:t>"paySwitch":</w:t>
            </w:r>
            <w:r>
              <w:rPr>
                <w:rFonts w:hint="eastAsia"/>
              </w:rPr>
              <w:t>0(Integer)</w:t>
            </w:r>
          </w:p>
          <w:p w14:paraId="0276E7E1" w14:textId="77777777" w:rsidR="00933DB0" w:rsidRDefault="008845DE" w:rsidP="003E69E9">
            <w:r>
              <w:t>/</w:t>
            </w:r>
            <w:r>
              <w:rPr>
                <w:rFonts w:hint="eastAsia"/>
              </w:rPr>
              <w:t xml:space="preserve">/ </w:t>
            </w:r>
            <w:r>
              <w:rPr>
                <w:rFonts w:hint="eastAsia"/>
              </w:rPr>
              <w:t>移动端支付开关</w:t>
            </w:r>
            <w:r>
              <w:rPr>
                <w:rFonts w:hint="eastAsia"/>
              </w:rPr>
              <w:t xml:space="preserve"> </w:t>
            </w:r>
            <w:r>
              <w:t>0</w:t>
            </w:r>
            <w:r>
              <w:rPr>
                <w:rFonts w:hint="eastAsia"/>
              </w:rPr>
              <w:t>关</w:t>
            </w:r>
            <w:r>
              <w:t xml:space="preserve"> 1</w:t>
            </w:r>
            <w:r>
              <w:rPr>
                <w:rFonts w:hint="eastAsia"/>
              </w:rPr>
              <w:t>开</w:t>
            </w:r>
          </w:p>
          <w:p w14:paraId="26AA5A7D" w14:textId="77777777" w:rsidR="00933DB0" w:rsidRDefault="008845DE" w:rsidP="003E69E9">
            <w:r>
              <w:rPr>
                <w:color w:val="2A00FF"/>
              </w:rPr>
              <w:tab/>
            </w:r>
            <w:r>
              <w:rPr>
                <w:color w:val="2A00FF"/>
              </w:rPr>
              <w:tab/>
            </w:r>
            <w:r>
              <w:rPr>
                <w:rFonts w:hint="eastAsia"/>
                <w:color w:val="2A00FF"/>
              </w:rPr>
              <w:t xml:space="preserve">     </w:t>
            </w:r>
            <w:r>
              <w:t>"</w:t>
            </w:r>
            <w:r>
              <w:rPr>
                <w:rFonts w:hint="eastAsia"/>
              </w:rPr>
              <w:t>mobileP</w:t>
            </w:r>
            <w:r>
              <w:t>aySwitch":</w:t>
            </w:r>
            <w:r>
              <w:rPr>
                <w:rFonts w:hint="eastAsia"/>
              </w:rPr>
              <w:t>0</w:t>
            </w:r>
            <w:r>
              <w:rPr>
                <w:rFonts w:hint="eastAsia"/>
                <w:color w:val="2A00FF"/>
              </w:rPr>
              <w:t>(Integer)</w:t>
            </w:r>
          </w:p>
          <w:p w14:paraId="705E2648" w14:textId="77777777" w:rsidR="00933DB0" w:rsidRDefault="008845DE" w:rsidP="003E69E9">
            <w:r>
              <w:rPr>
                <w:rFonts w:hint="eastAsia"/>
              </w:rPr>
              <w:t>},</w:t>
            </w:r>
          </w:p>
          <w:p w14:paraId="66EF83D3" w14:textId="77777777" w:rsidR="00933DB0" w:rsidRDefault="00933DB0" w:rsidP="003E69E9"/>
          <w:p w14:paraId="0DA1369B" w14:textId="77777777" w:rsidR="00933DB0" w:rsidRDefault="008845DE" w:rsidP="003E69E9">
            <w:r>
              <w:rPr>
                <w:rFonts w:hint="eastAsia"/>
              </w:rPr>
              <w:t xml:space="preserve">//2.0 </w:t>
            </w:r>
            <w:r>
              <w:rPr>
                <w:rFonts w:hint="eastAsia"/>
              </w:rPr>
              <w:t>新增部分</w:t>
            </w:r>
          </w:p>
          <w:p w14:paraId="7CB8A2EF" w14:textId="77777777" w:rsidR="00933DB0" w:rsidRDefault="008845DE" w:rsidP="003E69E9">
            <w:r>
              <w:rPr>
                <w:rFonts w:hint="eastAsia"/>
              </w:rPr>
              <w:t xml:space="preserve">        // </w:t>
            </w:r>
            <w:r>
              <w:rPr>
                <w:rFonts w:hint="eastAsia"/>
                <w:b/>
                <w:bCs/>
              </w:rPr>
              <w:t>系统</w:t>
            </w:r>
            <w:r>
              <w:rPr>
                <w:rFonts w:hint="eastAsia"/>
                <w:b/>
                <w:bCs/>
              </w:rPr>
              <w:t>--</w:t>
            </w:r>
            <w:r>
              <w:rPr>
                <w:rFonts w:hint="eastAsia"/>
                <w:b/>
                <w:bCs/>
              </w:rPr>
              <w:t>保养参数模块</w:t>
            </w:r>
          </w:p>
          <w:p w14:paraId="524FA7BB" w14:textId="77777777" w:rsidR="00933DB0" w:rsidRDefault="008845DE" w:rsidP="003E69E9">
            <w:r>
              <w:t>"</w:t>
            </w:r>
            <w:r>
              <w:rPr>
                <w:rFonts w:hint="eastAsia"/>
              </w:rPr>
              <w:t>maintainParameter</w:t>
            </w:r>
            <w:r>
              <w:t>"</w:t>
            </w:r>
            <w:r>
              <w:rPr>
                <w:rFonts w:hint="eastAsia"/>
              </w:rPr>
              <w:t>:{</w:t>
            </w:r>
          </w:p>
          <w:p w14:paraId="54E282FB" w14:textId="77777777" w:rsidR="00933DB0" w:rsidRDefault="008845DE" w:rsidP="003E69E9">
            <w:r>
              <w:rPr>
                <w:rFonts w:hint="eastAsia"/>
              </w:rPr>
              <w:t xml:space="preserve">// </w:t>
            </w:r>
            <w:r>
              <w:rPr>
                <w:rFonts w:hint="eastAsia"/>
              </w:rPr>
              <w:t>冲洗</w:t>
            </w:r>
          </w:p>
          <w:p w14:paraId="33E59092" w14:textId="77777777" w:rsidR="00C71C6C" w:rsidRDefault="008845DE" w:rsidP="003E69E9">
            <w:r>
              <w:t>"</w:t>
            </w:r>
            <w:r>
              <w:rPr>
                <w:rFonts w:hint="eastAsia"/>
              </w:rPr>
              <w:t>rinse</w:t>
            </w:r>
            <w:r>
              <w:t>"</w:t>
            </w:r>
            <w:r>
              <w:rPr>
                <w:rFonts w:hint="eastAsia"/>
              </w:rPr>
              <w:t>:{</w:t>
            </w:r>
          </w:p>
          <w:p w14:paraId="08E7F561" w14:textId="77777777" w:rsidR="00C71C6C" w:rsidRDefault="00C71C6C" w:rsidP="003E69E9">
            <w:r>
              <w:rPr>
                <w:rFonts w:hint="eastAsia"/>
              </w:rPr>
              <w:t xml:space="preserve">// </w:t>
            </w:r>
            <w:r>
              <w:rPr>
                <w:rFonts w:hint="eastAsia"/>
              </w:rPr>
              <w:t>冲泡器预热冲洗</w:t>
            </w:r>
            <w:r>
              <w:rPr>
                <w:rFonts w:hint="eastAsia"/>
              </w:rPr>
              <w:t>(0:</w:t>
            </w:r>
            <w:r>
              <w:rPr>
                <w:rFonts w:hint="eastAsia"/>
              </w:rPr>
              <w:t>不自动冲洗</w:t>
            </w:r>
            <w:r>
              <w:rPr>
                <w:rFonts w:hint="eastAsia"/>
              </w:rPr>
              <w:t>) (</w:t>
            </w:r>
            <w:r>
              <w:rPr>
                <w:rFonts w:hint="eastAsia"/>
              </w:rPr>
              <w:t>单位：分钟</w:t>
            </w:r>
            <w:r>
              <w:rPr>
                <w:rFonts w:hint="eastAsia"/>
              </w:rPr>
              <w:t>)</w:t>
            </w:r>
          </w:p>
          <w:p w14:paraId="10C7AD0E" w14:textId="083AD3F5" w:rsidR="00933DB0" w:rsidRPr="00C71C6C" w:rsidRDefault="00C71C6C" w:rsidP="003E69E9">
            <w:r>
              <w:t>"bubble</w:t>
            </w:r>
            <w:r>
              <w:rPr>
                <w:rFonts w:hint="eastAsia"/>
              </w:rPr>
              <w:t>Preheat</w:t>
            </w:r>
            <w:r>
              <w:t>"</w:t>
            </w:r>
            <w:r>
              <w:rPr>
                <w:rFonts w:hint="eastAsia"/>
              </w:rPr>
              <w:t>:30</w:t>
            </w:r>
            <w:r>
              <w:rPr>
                <w:rFonts w:hint="eastAsia"/>
                <w:color w:val="2A00FF"/>
              </w:rPr>
              <w:t>(Integer)</w:t>
            </w:r>
            <w:r>
              <w:rPr>
                <w:rFonts w:hint="eastAsia"/>
              </w:rPr>
              <w:t>,</w:t>
            </w:r>
          </w:p>
          <w:p w14:paraId="5746ABB4" w14:textId="77777777" w:rsidR="00933DB0" w:rsidRDefault="008845DE" w:rsidP="003E69E9">
            <w:r>
              <w:rPr>
                <w:rFonts w:hint="eastAsia"/>
              </w:rPr>
              <w:t xml:space="preserve">// </w:t>
            </w:r>
            <w:r>
              <w:rPr>
                <w:rFonts w:hint="eastAsia"/>
              </w:rPr>
              <w:t>冲泡器自动冲洗</w:t>
            </w:r>
            <w:r>
              <w:rPr>
                <w:rFonts w:hint="eastAsia"/>
              </w:rPr>
              <w:t>(0:</w:t>
            </w:r>
            <w:r>
              <w:rPr>
                <w:rFonts w:hint="eastAsia"/>
              </w:rPr>
              <w:t>不自动冲洗</w:t>
            </w:r>
            <w:r>
              <w:rPr>
                <w:rFonts w:hint="eastAsia"/>
              </w:rPr>
              <w:t>) (</w:t>
            </w:r>
            <w:r>
              <w:rPr>
                <w:rFonts w:hint="eastAsia"/>
              </w:rPr>
              <w:t>单位：分钟</w:t>
            </w:r>
            <w:r>
              <w:rPr>
                <w:rFonts w:hint="eastAsia"/>
              </w:rPr>
              <w:t>)</w:t>
            </w:r>
          </w:p>
          <w:p w14:paraId="4D360C61" w14:textId="77777777" w:rsidR="00933DB0" w:rsidRDefault="008845DE" w:rsidP="003E69E9">
            <w:r>
              <w:t>"bubble</w:t>
            </w:r>
            <w:r>
              <w:rPr>
                <w:rFonts w:hint="eastAsia"/>
              </w:rPr>
              <w:t>Auto</w:t>
            </w:r>
            <w:r>
              <w:t>"</w:t>
            </w:r>
            <w:r>
              <w:rPr>
                <w:rFonts w:hint="eastAsia"/>
              </w:rPr>
              <w:t>:5</w:t>
            </w:r>
            <w:r>
              <w:rPr>
                <w:rFonts w:hint="eastAsia"/>
                <w:color w:val="2A00FF"/>
              </w:rPr>
              <w:t>(Integer)</w:t>
            </w:r>
            <w:r>
              <w:rPr>
                <w:rFonts w:hint="eastAsia"/>
              </w:rPr>
              <w:t>,</w:t>
            </w:r>
          </w:p>
          <w:p w14:paraId="2D85C5F9" w14:textId="77777777" w:rsidR="00933DB0" w:rsidRDefault="00933DB0" w:rsidP="003E69E9"/>
          <w:p w14:paraId="0008A80B" w14:textId="77777777" w:rsidR="00933DB0" w:rsidRDefault="008845DE" w:rsidP="003E69E9">
            <w:r>
              <w:rPr>
                <w:rFonts w:hint="eastAsia"/>
              </w:rPr>
              <w:t xml:space="preserve">// </w:t>
            </w:r>
            <w:r>
              <w:rPr>
                <w:rFonts w:hint="eastAsia"/>
              </w:rPr>
              <w:t>奶沫器自动冲洗</w:t>
            </w:r>
            <w:r>
              <w:rPr>
                <w:rFonts w:hint="eastAsia"/>
              </w:rPr>
              <w:t>(0:</w:t>
            </w:r>
            <w:r>
              <w:rPr>
                <w:rFonts w:hint="eastAsia"/>
              </w:rPr>
              <w:t>不自动冲洗</w:t>
            </w:r>
            <w:r>
              <w:rPr>
                <w:rFonts w:hint="eastAsia"/>
              </w:rPr>
              <w:t>) (</w:t>
            </w:r>
            <w:r>
              <w:rPr>
                <w:rFonts w:hint="eastAsia"/>
              </w:rPr>
              <w:t>单位：分钟</w:t>
            </w:r>
            <w:r>
              <w:rPr>
                <w:rFonts w:hint="eastAsia"/>
              </w:rPr>
              <w:t>)</w:t>
            </w:r>
          </w:p>
          <w:p w14:paraId="67236584" w14:textId="77777777" w:rsidR="00933DB0" w:rsidRDefault="008845DE" w:rsidP="003E69E9">
            <w:pPr>
              <w:rPr>
                <w:strike/>
              </w:rPr>
            </w:pPr>
            <w:r>
              <w:t>"</w:t>
            </w:r>
            <w:r>
              <w:rPr>
                <w:rFonts w:hint="eastAsia"/>
              </w:rPr>
              <w:t>milkFoamAuto</w:t>
            </w:r>
            <w:r>
              <w:t>"</w:t>
            </w:r>
            <w:r>
              <w:rPr>
                <w:rFonts w:hint="eastAsia"/>
              </w:rPr>
              <w:t>:10</w:t>
            </w:r>
            <w:r>
              <w:rPr>
                <w:rFonts w:hint="eastAsia"/>
                <w:color w:val="2A00FF"/>
              </w:rPr>
              <w:t>(Integer)</w:t>
            </w:r>
          </w:p>
          <w:p w14:paraId="53FA69A5" w14:textId="77777777" w:rsidR="00933DB0" w:rsidRDefault="008845DE" w:rsidP="003E69E9">
            <w:r>
              <w:rPr>
                <w:rFonts w:hint="eastAsia"/>
              </w:rPr>
              <w:t>},</w:t>
            </w:r>
          </w:p>
          <w:p w14:paraId="48B3CD9C" w14:textId="77777777" w:rsidR="00933DB0" w:rsidRDefault="008845DE" w:rsidP="003E69E9">
            <w:r>
              <w:rPr>
                <w:rFonts w:hint="eastAsia"/>
              </w:rPr>
              <w:t xml:space="preserve">  // </w:t>
            </w:r>
            <w:r>
              <w:rPr>
                <w:rFonts w:hint="eastAsia"/>
              </w:rPr>
              <w:t>清洗</w:t>
            </w:r>
          </w:p>
          <w:p w14:paraId="34E3BE60" w14:textId="77777777" w:rsidR="00933DB0" w:rsidRDefault="008845DE" w:rsidP="003E69E9">
            <w:r>
              <w:t>"</w:t>
            </w:r>
            <w:r>
              <w:rPr>
                <w:rFonts w:hint="eastAsia"/>
              </w:rPr>
              <w:t>clean</w:t>
            </w:r>
            <w:r>
              <w:t>"</w:t>
            </w:r>
            <w:r>
              <w:rPr>
                <w:rFonts w:hint="eastAsia"/>
              </w:rPr>
              <w:t>:{</w:t>
            </w:r>
          </w:p>
          <w:p w14:paraId="200B4783" w14:textId="77777777" w:rsidR="00933DB0" w:rsidRDefault="008845DE" w:rsidP="003E69E9">
            <w:r>
              <w:rPr>
                <w:rFonts w:hint="eastAsia"/>
              </w:rPr>
              <w:t xml:space="preserve">// </w:t>
            </w:r>
            <w:r>
              <w:rPr>
                <w:rFonts w:hint="eastAsia"/>
              </w:rPr>
              <w:t>冲泡器清洗片清洗预警杯数</w:t>
            </w:r>
            <w:r>
              <w:rPr>
                <w:rFonts w:hint="eastAsia"/>
              </w:rPr>
              <w:t xml:space="preserve"> </w:t>
            </w:r>
          </w:p>
          <w:p w14:paraId="6BC32FE0" w14:textId="77777777" w:rsidR="00933DB0" w:rsidRDefault="008845DE" w:rsidP="003E69E9">
            <w:r>
              <w:t>"bubble</w:t>
            </w:r>
            <w:r>
              <w:rPr>
                <w:rFonts w:hint="eastAsia"/>
              </w:rPr>
              <w:t>WarnCups</w:t>
            </w:r>
            <w:r>
              <w:t>"</w:t>
            </w:r>
            <w:r>
              <w:rPr>
                <w:rFonts w:hint="eastAsia"/>
              </w:rPr>
              <w:t>:350</w:t>
            </w:r>
            <w:r>
              <w:rPr>
                <w:rFonts w:hint="eastAsia"/>
                <w:color w:val="2A00FF"/>
              </w:rPr>
              <w:t>(Integer)</w:t>
            </w:r>
            <w:r>
              <w:rPr>
                <w:rFonts w:hint="eastAsia"/>
              </w:rPr>
              <w:t>,</w:t>
            </w:r>
          </w:p>
          <w:p w14:paraId="3A108290" w14:textId="77777777" w:rsidR="00933DB0" w:rsidRDefault="00933DB0" w:rsidP="003E69E9"/>
          <w:p w14:paraId="266D8E3A" w14:textId="77777777" w:rsidR="00933DB0" w:rsidRDefault="008845DE" w:rsidP="003E69E9">
            <w:r>
              <w:rPr>
                <w:rFonts w:hint="eastAsia"/>
              </w:rPr>
              <w:t xml:space="preserve">// </w:t>
            </w:r>
            <w:r>
              <w:rPr>
                <w:rFonts w:hint="eastAsia"/>
              </w:rPr>
              <w:t>冲泡器强制清洗片清洗杯数</w:t>
            </w:r>
          </w:p>
          <w:p w14:paraId="53F61E96" w14:textId="77777777" w:rsidR="00933DB0" w:rsidRDefault="008845DE" w:rsidP="003E69E9">
            <w:pPr>
              <w:rPr>
                <w:rFonts w:ascii="Consolas" w:hAnsi="Consolas" w:cs="Consolas"/>
                <w:kern w:val="0"/>
                <w:sz w:val="20"/>
                <w:szCs w:val="20"/>
              </w:rPr>
            </w:pPr>
            <w:r>
              <w:rPr>
                <w:rFonts w:ascii="Consolas" w:hAnsi="Consolas" w:cs="Consolas"/>
                <w:kern w:val="0"/>
                <w:sz w:val="20"/>
                <w:szCs w:val="20"/>
              </w:rPr>
              <w:t>"</w:t>
            </w:r>
            <w:r>
              <w:t>bubble</w:t>
            </w:r>
            <w:r>
              <w:rPr>
                <w:rFonts w:hint="eastAsia"/>
              </w:rPr>
              <w:t>ForceCleanCups</w:t>
            </w:r>
            <w:r>
              <w:rPr>
                <w:rFonts w:ascii="Consolas" w:hAnsi="Consolas" w:cs="Consolas"/>
                <w:kern w:val="0"/>
                <w:sz w:val="20"/>
                <w:szCs w:val="20"/>
              </w:rPr>
              <w:t>"</w:t>
            </w:r>
            <w:r>
              <w:rPr>
                <w:rFonts w:ascii="Consolas" w:hAnsi="Consolas" w:cs="Consolas" w:hint="eastAsia"/>
                <w:kern w:val="0"/>
                <w:sz w:val="20"/>
                <w:szCs w:val="20"/>
              </w:rPr>
              <w:t>:450</w:t>
            </w:r>
            <w:r>
              <w:rPr>
                <w:rFonts w:ascii="Consolas" w:hAnsi="Consolas" w:cs="Consolas" w:hint="eastAsia"/>
                <w:color w:val="2A00FF"/>
                <w:kern w:val="0"/>
                <w:sz w:val="20"/>
                <w:szCs w:val="20"/>
              </w:rPr>
              <w:t>(Integer)</w:t>
            </w:r>
          </w:p>
          <w:p w14:paraId="24004054" w14:textId="77777777" w:rsidR="00933DB0" w:rsidRDefault="008845DE" w:rsidP="003E69E9">
            <w:r>
              <w:rPr>
                <w:rFonts w:hint="eastAsia"/>
              </w:rPr>
              <w:t>},</w:t>
            </w:r>
          </w:p>
          <w:p w14:paraId="38B09635" w14:textId="77777777" w:rsidR="00933DB0" w:rsidRDefault="00933DB0" w:rsidP="003E69E9"/>
          <w:p w14:paraId="697F31DD" w14:textId="77777777" w:rsidR="00933DB0" w:rsidRDefault="00933DB0" w:rsidP="003E69E9"/>
          <w:p w14:paraId="4FA8D77B" w14:textId="77777777" w:rsidR="00933DB0" w:rsidRDefault="008845DE" w:rsidP="003E69E9">
            <w:pPr>
              <w:rPr>
                <w:color w:val="2A00FF"/>
              </w:rPr>
            </w:pPr>
            <w:r>
              <w:rPr>
                <w:rFonts w:hint="eastAsia"/>
              </w:rPr>
              <w:t xml:space="preserve">  </w:t>
            </w:r>
            <w:r>
              <w:t>//</w:t>
            </w:r>
            <w:r>
              <w:rPr>
                <w:rFonts w:hint="eastAsia"/>
              </w:rPr>
              <w:t>渣满提示</w:t>
            </w:r>
            <w:r>
              <w:rPr>
                <w:rFonts w:hint="eastAsia"/>
              </w:rPr>
              <w:t xml:space="preserve"> </w:t>
            </w:r>
            <w:r>
              <w:t>0</w:t>
            </w:r>
            <w:r>
              <w:rPr>
                <w:rFonts w:hint="eastAsia"/>
              </w:rPr>
              <w:t>不提示</w:t>
            </w:r>
            <w:r>
              <w:rPr>
                <w:rFonts w:hint="eastAsia"/>
              </w:rPr>
              <w:t xml:space="preserve"> </w:t>
            </w:r>
            <w:r>
              <w:t>1</w:t>
            </w:r>
            <w:r>
              <w:rPr>
                <w:rFonts w:hint="eastAsia"/>
              </w:rPr>
              <w:t>提示</w:t>
            </w:r>
          </w:p>
          <w:p w14:paraId="1B5F6E9D" w14:textId="77777777" w:rsidR="00933DB0" w:rsidRDefault="008845DE" w:rsidP="003E69E9">
            <w:r>
              <w:t>"</w:t>
            </w:r>
            <w:r>
              <w:rPr>
                <w:rFonts w:hint="eastAsia"/>
              </w:rPr>
              <w:t>residueTip</w:t>
            </w:r>
            <w:r>
              <w:t>"</w:t>
            </w:r>
            <w:r>
              <w:rPr>
                <w:rFonts w:hint="eastAsia"/>
              </w:rPr>
              <w:t>:1</w:t>
            </w:r>
            <w:r>
              <w:rPr>
                <w:rFonts w:hint="eastAsia"/>
                <w:color w:val="2A00FF"/>
              </w:rPr>
              <w:t>(Integer)</w:t>
            </w:r>
            <w:r>
              <w:t xml:space="preserve"> </w:t>
            </w:r>
          </w:p>
          <w:p w14:paraId="37234A36" w14:textId="77777777" w:rsidR="00933DB0" w:rsidRDefault="008845DE" w:rsidP="003E69E9">
            <w:r>
              <w:rPr>
                <w:rFonts w:hint="eastAsia"/>
              </w:rPr>
              <w:t>},</w:t>
            </w:r>
          </w:p>
          <w:p w14:paraId="5FE2D6E7" w14:textId="77777777" w:rsidR="00933DB0" w:rsidRDefault="00933DB0" w:rsidP="003E69E9"/>
          <w:p w14:paraId="1C5B3B3B" w14:textId="77777777" w:rsidR="00933DB0" w:rsidRDefault="008845DE" w:rsidP="003E69E9">
            <w:r>
              <w:rPr>
                <w:rFonts w:hint="eastAsia"/>
              </w:rPr>
              <w:t xml:space="preserve">// </w:t>
            </w:r>
            <w:r>
              <w:rPr>
                <w:rFonts w:hint="eastAsia"/>
              </w:rPr>
              <w:t>供水方式</w:t>
            </w:r>
          </w:p>
          <w:p w14:paraId="72FBFBB4" w14:textId="77777777" w:rsidR="00933DB0" w:rsidRDefault="008845DE" w:rsidP="003E69E9">
            <w:r>
              <w:t>"</w:t>
            </w:r>
            <w:r>
              <w:rPr>
                <w:rFonts w:hint="eastAsia"/>
              </w:rPr>
              <w:t>waterSuppplyMode</w:t>
            </w:r>
            <w:r>
              <w:t>"</w:t>
            </w:r>
            <w:r>
              <w:rPr>
                <w:rFonts w:hint="eastAsia"/>
              </w:rPr>
              <w:t>:{</w:t>
            </w:r>
          </w:p>
          <w:p w14:paraId="47F42E36" w14:textId="77777777" w:rsidR="00933DB0" w:rsidRDefault="008845DE" w:rsidP="003E69E9">
            <w:r>
              <w:rPr>
                <w:rFonts w:hint="eastAsia"/>
              </w:rPr>
              <w:t>/</w:t>
            </w:r>
            <w:r>
              <w:t>/</w:t>
            </w:r>
            <w:r>
              <w:rPr>
                <w:rFonts w:hint="eastAsia"/>
              </w:rPr>
              <w:t>只有水箱和水桶两种进水的</w:t>
            </w:r>
            <w:r>
              <w:rPr>
                <w:rFonts w:hint="eastAsia"/>
              </w:rPr>
              <w:t>E</w:t>
            </w:r>
            <w:r>
              <w:t>20B</w:t>
            </w:r>
            <w:r>
              <w:rPr>
                <w:rFonts w:hint="eastAsia"/>
              </w:rPr>
              <w:t>和</w:t>
            </w:r>
            <w:r>
              <w:rPr>
                <w:rFonts w:hint="eastAsia"/>
              </w:rPr>
              <w:t>E30B</w:t>
            </w:r>
            <w:r>
              <w:rPr>
                <w:rFonts w:hint="eastAsia"/>
              </w:rPr>
              <w:t>才有进水方式切换的时候需要旋钮</w:t>
            </w:r>
          </w:p>
          <w:p w14:paraId="7D9DB756" w14:textId="77777777" w:rsidR="00933DB0" w:rsidRDefault="008845DE" w:rsidP="003E69E9">
            <w:r>
              <w:rPr>
                <w:rFonts w:hint="eastAsia"/>
              </w:rPr>
              <w:t>/</w:t>
            </w:r>
            <w:r>
              <w:t>/</w:t>
            </w:r>
            <w:r>
              <w:rPr>
                <w:rFonts w:hint="eastAsia"/>
              </w:rPr>
              <w:t>当前进水方式的设置需要加入到差异化模版里面</w:t>
            </w:r>
          </w:p>
          <w:p w14:paraId="268F69C3" w14:textId="77777777" w:rsidR="00933DB0" w:rsidRDefault="008845DE" w:rsidP="003E69E9">
            <w:r>
              <w:rPr>
                <w:rFonts w:hint="eastAsia"/>
              </w:rPr>
              <w:t xml:space="preserve">// </w:t>
            </w:r>
            <w:r>
              <w:rPr>
                <w:rFonts w:hint="eastAsia"/>
              </w:rPr>
              <w:t>进水方式</w:t>
            </w:r>
            <w:r>
              <w:rPr>
                <w:rFonts w:hint="eastAsia"/>
              </w:rPr>
              <w:t xml:space="preserve"> 0:</w:t>
            </w:r>
            <w:r>
              <w:rPr>
                <w:rFonts w:hint="eastAsia"/>
              </w:rPr>
              <w:t>水箱</w:t>
            </w:r>
            <w:r>
              <w:rPr>
                <w:rFonts w:hint="eastAsia"/>
              </w:rPr>
              <w:t> 1:</w:t>
            </w:r>
            <w:r>
              <w:rPr>
                <w:rFonts w:hint="eastAsia"/>
              </w:rPr>
              <w:t>水桶</w:t>
            </w:r>
            <w:r>
              <w:rPr>
                <w:rFonts w:hint="eastAsia"/>
              </w:rPr>
              <w:t> 2:</w:t>
            </w:r>
            <w:r>
              <w:rPr>
                <w:rFonts w:hint="eastAsia"/>
              </w:rPr>
              <w:t>自进水</w:t>
            </w:r>
            <w:r>
              <w:rPr>
                <w:rFonts w:hint="eastAsia"/>
              </w:rPr>
              <w:t xml:space="preserve"> </w:t>
            </w:r>
          </w:p>
          <w:p w14:paraId="66D919B5" w14:textId="77777777" w:rsidR="00933DB0" w:rsidRDefault="008845DE" w:rsidP="003E69E9">
            <w:r>
              <w:t>"</w:t>
            </w:r>
            <w:r>
              <w:rPr>
                <w:rFonts w:hint="eastAsia"/>
              </w:rPr>
              <w:t>waterInletMode</w:t>
            </w:r>
            <w:r>
              <w:t>"</w:t>
            </w:r>
            <w:r>
              <w:rPr>
                <w:rFonts w:hint="eastAsia"/>
              </w:rPr>
              <w:t>:0</w:t>
            </w:r>
            <w:r>
              <w:rPr>
                <w:rFonts w:hint="eastAsia"/>
                <w:color w:val="2A00FF"/>
              </w:rPr>
              <w:t>(Integer)</w:t>
            </w:r>
            <w:r>
              <w:rPr>
                <w:rFonts w:hint="eastAsia"/>
              </w:rPr>
              <w:t>,</w:t>
            </w:r>
          </w:p>
          <w:p w14:paraId="31BC139D" w14:textId="77777777" w:rsidR="00933DB0" w:rsidRDefault="00933DB0" w:rsidP="003E69E9"/>
          <w:p w14:paraId="1749463B" w14:textId="77777777" w:rsidR="00933DB0" w:rsidRDefault="008845DE" w:rsidP="003E69E9">
            <w:r>
              <w:rPr>
                <w:rFonts w:hint="eastAsia"/>
              </w:rPr>
              <w:t xml:space="preserve">// </w:t>
            </w:r>
            <w:r>
              <w:rPr>
                <w:rFonts w:hint="eastAsia"/>
              </w:rPr>
              <w:t>水硬度</w:t>
            </w:r>
            <w:r>
              <w:rPr>
                <w:rFonts w:hint="eastAsia"/>
              </w:rPr>
              <w:t xml:space="preserve"> </w:t>
            </w:r>
            <w:r>
              <w:rPr>
                <w:rFonts w:hint="eastAsia"/>
              </w:rPr>
              <w:t>取值范围</w:t>
            </w:r>
            <w:r>
              <w:rPr>
                <w:rFonts w:hint="eastAsia"/>
              </w:rPr>
              <w:t>[1, 30]</w:t>
            </w:r>
          </w:p>
          <w:p w14:paraId="7117F0E4" w14:textId="77777777" w:rsidR="00933DB0" w:rsidRDefault="008845DE" w:rsidP="003E69E9">
            <w:r>
              <w:t>"</w:t>
            </w:r>
            <w:r>
              <w:rPr>
                <w:rFonts w:hint="eastAsia"/>
              </w:rPr>
              <w:t>waterHardness</w:t>
            </w:r>
            <w:r>
              <w:t>"</w:t>
            </w:r>
            <w:r>
              <w:rPr>
                <w:rFonts w:hint="eastAsia"/>
              </w:rPr>
              <w:t>:6</w:t>
            </w:r>
            <w:r>
              <w:rPr>
                <w:rFonts w:hint="eastAsia"/>
                <w:color w:val="2A00FF"/>
              </w:rPr>
              <w:t>(Integer)</w:t>
            </w:r>
          </w:p>
          <w:p w14:paraId="3E814228" w14:textId="77777777" w:rsidR="00933DB0" w:rsidRDefault="008845DE" w:rsidP="003E69E9">
            <w:r>
              <w:rPr>
                <w:rFonts w:hint="eastAsia"/>
              </w:rPr>
              <w:t>},</w:t>
            </w:r>
          </w:p>
          <w:p w14:paraId="7FD3BE96" w14:textId="77777777" w:rsidR="00933DB0" w:rsidRDefault="00933DB0" w:rsidP="003E69E9"/>
          <w:p w14:paraId="79437A53" w14:textId="77777777" w:rsidR="00933DB0" w:rsidRDefault="008845DE" w:rsidP="003E69E9">
            <w:r>
              <w:rPr>
                <w:rFonts w:hint="eastAsia"/>
              </w:rPr>
              <w:t xml:space="preserve">       // </w:t>
            </w:r>
            <w:r>
              <w:rPr>
                <w:rFonts w:hint="eastAsia"/>
              </w:rPr>
              <w:t>系统</w:t>
            </w:r>
            <w:r>
              <w:rPr>
                <w:rFonts w:hint="eastAsia"/>
              </w:rPr>
              <w:t>--</w:t>
            </w:r>
            <w:r>
              <w:rPr>
                <w:rFonts w:hint="eastAsia"/>
              </w:rPr>
              <w:t>开关机参数模块</w:t>
            </w:r>
          </w:p>
          <w:p w14:paraId="2CB8A97B" w14:textId="77777777" w:rsidR="00933DB0" w:rsidRDefault="008845DE" w:rsidP="003E69E9">
            <w:r>
              <w:t>"</w:t>
            </w:r>
            <w:r>
              <w:rPr>
                <w:rFonts w:hint="eastAsia"/>
              </w:rPr>
              <w:t>switchOnOff</w:t>
            </w:r>
            <w:r>
              <w:t>"</w:t>
            </w:r>
            <w:r>
              <w:rPr>
                <w:rFonts w:hint="eastAsia"/>
              </w:rPr>
              <w:t>:{</w:t>
            </w:r>
          </w:p>
          <w:p w14:paraId="434A99BE" w14:textId="77777777" w:rsidR="00933DB0" w:rsidRDefault="008845DE" w:rsidP="003E69E9">
            <w:r>
              <w:rPr>
                <w:rFonts w:hint="eastAsia"/>
              </w:rPr>
              <w:t xml:space="preserve">  // </w:t>
            </w:r>
            <w:r>
              <w:rPr>
                <w:rFonts w:hint="eastAsia"/>
              </w:rPr>
              <w:t>自动关机</w:t>
            </w:r>
            <w:r>
              <w:rPr>
                <w:rFonts w:hint="eastAsia"/>
              </w:rPr>
              <w:t xml:space="preserve"> 0:</w:t>
            </w:r>
            <w:r>
              <w:rPr>
                <w:rFonts w:hint="eastAsia"/>
              </w:rPr>
              <w:t>永不关机</w:t>
            </w:r>
            <w:r>
              <w:rPr>
                <w:rFonts w:hint="eastAsia"/>
              </w:rPr>
              <w:t xml:space="preserve"> (</w:t>
            </w:r>
            <w:r>
              <w:rPr>
                <w:rFonts w:hint="eastAsia"/>
              </w:rPr>
              <w:t>单位</w:t>
            </w:r>
            <w:r>
              <w:rPr>
                <w:rFonts w:hint="eastAsia"/>
              </w:rPr>
              <w:t xml:space="preserve">: </w:t>
            </w:r>
            <w:r>
              <w:rPr>
                <w:rFonts w:hint="eastAsia"/>
              </w:rPr>
              <w:t>分钟</w:t>
            </w:r>
            <w:r>
              <w:rPr>
                <w:rFonts w:hint="eastAsia"/>
              </w:rPr>
              <w:t>)</w:t>
            </w:r>
          </w:p>
          <w:p w14:paraId="1FF8E17F" w14:textId="77777777" w:rsidR="00933DB0" w:rsidRDefault="008845DE" w:rsidP="003E69E9">
            <w:r>
              <w:t>"</w:t>
            </w:r>
            <w:r>
              <w:rPr>
                <w:rFonts w:hint="eastAsia"/>
              </w:rPr>
              <w:t>aotoShutdown</w:t>
            </w:r>
            <w:r>
              <w:t>"</w:t>
            </w:r>
            <w:r>
              <w:rPr>
                <w:rFonts w:hint="eastAsia"/>
              </w:rPr>
              <w:t>:1</w:t>
            </w:r>
            <w:r>
              <w:rPr>
                <w:rFonts w:hint="eastAsia"/>
                <w:color w:val="2A00FF"/>
              </w:rPr>
              <w:t>(Integer)</w:t>
            </w:r>
            <w:r>
              <w:rPr>
                <w:rFonts w:hint="eastAsia"/>
              </w:rPr>
              <w:t>,</w:t>
            </w:r>
          </w:p>
          <w:p w14:paraId="29EF85F4" w14:textId="77777777" w:rsidR="00933DB0" w:rsidRDefault="008845DE" w:rsidP="003E69E9">
            <w:r>
              <w:rPr>
                <w:rFonts w:hint="eastAsia"/>
              </w:rPr>
              <w:t xml:space="preserve">// </w:t>
            </w:r>
            <w:r>
              <w:rPr>
                <w:rFonts w:hint="eastAsia"/>
              </w:rPr>
              <w:t>定时关机</w:t>
            </w:r>
            <w:r>
              <w:rPr>
                <w:rFonts w:hint="eastAsia"/>
              </w:rPr>
              <w:t xml:space="preserve"> (</w:t>
            </w:r>
            <w:r>
              <w:rPr>
                <w:rFonts w:hint="eastAsia"/>
              </w:rPr>
              <w:t>空</w:t>
            </w:r>
            <w:r>
              <w:rPr>
                <w:rFonts w:hint="eastAsia"/>
              </w:rPr>
              <w:t>:</w:t>
            </w:r>
            <w:r>
              <w:rPr>
                <w:rFonts w:hint="eastAsia"/>
              </w:rPr>
              <w:t>代表未设置</w:t>
            </w:r>
            <w:r>
              <w:rPr>
                <w:rFonts w:hint="eastAsia"/>
              </w:rPr>
              <w:t>)</w:t>
            </w:r>
          </w:p>
          <w:p w14:paraId="64F299AF" w14:textId="77777777" w:rsidR="00933DB0" w:rsidRDefault="008845DE" w:rsidP="003E69E9">
            <w:r>
              <w:t>"</w:t>
            </w:r>
            <w:r>
              <w:rPr>
                <w:rFonts w:hint="eastAsia"/>
              </w:rPr>
              <w:t>timeShutdown</w:t>
            </w:r>
            <w:r>
              <w:t>"</w:t>
            </w:r>
            <w:r>
              <w:rPr>
                <w:rFonts w:hint="eastAsia"/>
              </w:rPr>
              <w:t>:</w:t>
            </w:r>
            <w:r>
              <w:t>"</w:t>
            </w:r>
            <w:r>
              <w:rPr>
                <w:rFonts w:hint="eastAsia"/>
              </w:rPr>
              <w:t>21:30</w:t>
            </w:r>
            <w:r>
              <w:rPr>
                <w:rFonts w:hint="eastAsia"/>
                <w:color w:val="2A00FF"/>
              </w:rPr>
              <w:t>(String)</w:t>
            </w:r>
            <w:r>
              <w:t>"</w:t>
            </w:r>
            <w:r>
              <w:rPr>
                <w:rFonts w:hint="eastAsia"/>
              </w:rPr>
              <w:t>,</w:t>
            </w:r>
          </w:p>
          <w:p w14:paraId="49FEC9AE" w14:textId="77777777" w:rsidR="00933DB0" w:rsidRDefault="008845DE" w:rsidP="003E69E9">
            <w:r>
              <w:rPr>
                <w:rFonts w:hint="eastAsia"/>
              </w:rPr>
              <w:t xml:space="preserve">  // </w:t>
            </w:r>
            <w:r>
              <w:rPr>
                <w:rFonts w:hint="eastAsia"/>
              </w:rPr>
              <w:t>定时关机重复周</w:t>
            </w:r>
            <w:r>
              <w:rPr>
                <w:rFonts w:hint="eastAsia"/>
              </w:rPr>
              <w:t xml:space="preserve"> (</w:t>
            </w:r>
            <w:r>
              <w:rPr>
                <w:rFonts w:hint="eastAsia"/>
              </w:rPr>
              <w:t>周</w:t>
            </w:r>
            <w:r>
              <w:rPr>
                <w:rFonts w:hint="eastAsia"/>
              </w:rPr>
              <w:t>1,2,3...7)(</w:t>
            </w:r>
            <w:r>
              <w:rPr>
                <w:rFonts w:hint="eastAsia"/>
              </w:rPr>
              <w:t>一周从周一开始</w:t>
            </w:r>
            <w:r>
              <w:rPr>
                <w:rFonts w:hint="eastAsia"/>
              </w:rPr>
              <w:t>)</w:t>
            </w:r>
          </w:p>
          <w:p w14:paraId="4E8C02C2" w14:textId="77777777" w:rsidR="00933DB0" w:rsidRDefault="008845DE" w:rsidP="003E69E9">
            <w:r>
              <w:t>"</w:t>
            </w:r>
            <w:r>
              <w:rPr>
                <w:rFonts w:hint="eastAsia"/>
              </w:rPr>
              <w:t>shutdownRepeatWeek</w:t>
            </w:r>
            <w:r>
              <w:t>"</w:t>
            </w:r>
            <w:r>
              <w:rPr>
                <w:rFonts w:hint="eastAsia"/>
              </w:rPr>
              <w:t>:</w:t>
            </w:r>
            <w:r>
              <w:t>"</w:t>
            </w:r>
            <w:r>
              <w:rPr>
                <w:rFonts w:hint="eastAsia"/>
              </w:rPr>
              <w:t>3,5(String)</w:t>
            </w:r>
            <w:r>
              <w:t>"</w:t>
            </w:r>
            <w:r>
              <w:rPr>
                <w:rFonts w:hint="eastAsia"/>
              </w:rPr>
              <w:t>,</w:t>
            </w:r>
          </w:p>
          <w:p w14:paraId="6C52B18D" w14:textId="77777777" w:rsidR="00933DB0" w:rsidRDefault="00933DB0" w:rsidP="003E69E9"/>
          <w:p w14:paraId="3B726FB3" w14:textId="77777777" w:rsidR="00933DB0" w:rsidRDefault="008845DE" w:rsidP="003E69E9">
            <w:r>
              <w:rPr>
                <w:rFonts w:hint="eastAsia"/>
              </w:rPr>
              <w:t xml:space="preserve">  // </w:t>
            </w:r>
            <w:r>
              <w:rPr>
                <w:rFonts w:hint="eastAsia"/>
              </w:rPr>
              <w:t>关机按钮</w:t>
            </w:r>
            <w:r>
              <w:rPr>
                <w:rFonts w:hint="eastAsia"/>
              </w:rPr>
              <w:t xml:space="preserve"> 0:</w:t>
            </w:r>
            <w:r>
              <w:rPr>
                <w:rFonts w:hint="eastAsia"/>
              </w:rPr>
              <w:t>禁用</w:t>
            </w:r>
            <w:r>
              <w:rPr>
                <w:rFonts w:hint="eastAsia"/>
              </w:rPr>
              <w:t>(</w:t>
            </w:r>
            <w:r>
              <w:rPr>
                <w:rFonts w:hint="eastAsia"/>
              </w:rPr>
              <w:t>不做任何操作</w:t>
            </w:r>
            <w:r>
              <w:rPr>
                <w:rFonts w:hint="eastAsia"/>
              </w:rPr>
              <w:t>)  1:</w:t>
            </w:r>
            <w:r>
              <w:rPr>
                <w:rFonts w:hint="eastAsia"/>
              </w:rPr>
              <w:t>启用</w:t>
            </w:r>
            <w:r>
              <w:rPr>
                <w:rFonts w:hint="eastAsia"/>
              </w:rPr>
              <w:t>(</w:t>
            </w:r>
            <w:r>
              <w:rPr>
                <w:rFonts w:hint="eastAsia"/>
              </w:rPr>
              <w:t>关机</w:t>
            </w:r>
            <w:r>
              <w:rPr>
                <w:rFonts w:hint="eastAsia"/>
              </w:rPr>
              <w:t>)</w:t>
            </w:r>
          </w:p>
          <w:p w14:paraId="3033FB12" w14:textId="77777777" w:rsidR="00933DB0" w:rsidRDefault="008845DE" w:rsidP="003E69E9">
            <w:pPr>
              <w:rPr>
                <w:color w:val="2A00FF"/>
              </w:rPr>
            </w:pPr>
            <w:r>
              <w:t>"</w:t>
            </w:r>
            <w:r>
              <w:rPr>
                <w:rFonts w:hint="eastAsia"/>
              </w:rPr>
              <w:t>shutdownButton</w:t>
            </w:r>
            <w:r>
              <w:t>"</w:t>
            </w:r>
            <w:r>
              <w:rPr>
                <w:rFonts w:hint="eastAsia"/>
              </w:rPr>
              <w:t>:1</w:t>
            </w:r>
            <w:r>
              <w:rPr>
                <w:rFonts w:hint="eastAsia"/>
                <w:color w:val="2A00FF"/>
              </w:rPr>
              <w:t>(Integer)</w:t>
            </w:r>
            <w:r>
              <w:rPr>
                <w:color w:val="2A00FF"/>
              </w:rPr>
              <w:t>,</w:t>
            </w:r>
          </w:p>
          <w:p w14:paraId="5533C199" w14:textId="77777777" w:rsidR="00933DB0" w:rsidRDefault="008845DE" w:rsidP="003E69E9">
            <w:r>
              <w:rPr>
                <w:rFonts w:hint="eastAsia"/>
              </w:rPr>
              <w:t xml:space="preserve">// </w:t>
            </w:r>
            <w:r>
              <w:rPr>
                <w:rFonts w:hint="eastAsia"/>
              </w:rPr>
              <w:t>定时开机</w:t>
            </w:r>
            <w:r>
              <w:rPr>
                <w:rFonts w:hint="eastAsia"/>
              </w:rPr>
              <w:t xml:space="preserve"> (</w:t>
            </w:r>
            <w:r>
              <w:rPr>
                <w:rFonts w:hint="eastAsia"/>
              </w:rPr>
              <w:t>空</w:t>
            </w:r>
            <w:r>
              <w:rPr>
                <w:rFonts w:hint="eastAsia"/>
              </w:rPr>
              <w:t>:</w:t>
            </w:r>
            <w:r>
              <w:rPr>
                <w:rFonts w:hint="eastAsia"/>
              </w:rPr>
              <w:t>代表未设置</w:t>
            </w:r>
            <w:r>
              <w:rPr>
                <w:rFonts w:hint="eastAsia"/>
              </w:rPr>
              <w:t>)</w:t>
            </w:r>
          </w:p>
          <w:p w14:paraId="3D96DF2D" w14:textId="77777777" w:rsidR="00933DB0" w:rsidRDefault="008845DE" w:rsidP="003E69E9">
            <w:r>
              <w:t>"</w:t>
            </w:r>
            <w:r>
              <w:rPr>
                <w:rFonts w:hint="eastAsia"/>
              </w:rPr>
              <w:t>timePowerOn</w:t>
            </w:r>
            <w:r>
              <w:t>"</w:t>
            </w:r>
            <w:r>
              <w:rPr>
                <w:rFonts w:hint="eastAsia"/>
              </w:rPr>
              <w:t>:</w:t>
            </w:r>
            <w:r>
              <w:t>"</w:t>
            </w:r>
            <w:r>
              <w:rPr>
                <w:rFonts w:hint="eastAsia"/>
              </w:rPr>
              <w:t>21:30</w:t>
            </w:r>
            <w:r>
              <w:rPr>
                <w:rFonts w:hint="eastAsia"/>
                <w:color w:val="2A00FF"/>
              </w:rPr>
              <w:t>(String)</w:t>
            </w:r>
            <w:r>
              <w:t>"</w:t>
            </w:r>
            <w:r>
              <w:rPr>
                <w:rFonts w:hint="eastAsia"/>
              </w:rPr>
              <w:t>,</w:t>
            </w:r>
          </w:p>
          <w:p w14:paraId="5FFC9DF5" w14:textId="77777777" w:rsidR="00933DB0" w:rsidRDefault="008845DE" w:rsidP="003E69E9">
            <w:r>
              <w:rPr>
                <w:rFonts w:hint="eastAsia"/>
              </w:rPr>
              <w:t xml:space="preserve">  // </w:t>
            </w:r>
            <w:r>
              <w:rPr>
                <w:rFonts w:hint="eastAsia"/>
              </w:rPr>
              <w:t>定时开机重复周</w:t>
            </w:r>
            <w:r>
              <w:rPr>
                <w:rFonts w:hint="eastAsia"/>
              </w:rPr>
              <w:t xml:space="preserve"> (</w:t>
            </w:r>
            <w:r>
              <w:rPr>
                <w:rFonts w:hint="eastAsia"/>
              </w:rPr>
              <w:t>周</w:t>
            </w:r>
            <w:r>
              <w:rPr>
                <w:rFonts w:hint="eastAsia"/>
              </w:rPr>
              <w:t>1,2,3...7)(</w:t>
            </w:r>
            <w:r>
              <w:rPr>
                <w:rFonts w:hint="eastAsia"/>
              </w:rPr>
              <w:t>一周从周一开始</w:t>
            </w:r>
            <w:r>
              <w:rPr>
                <w:rFonts w:hint="eastAsia"/>
              </w:rPr>
              <w:t>)</w:t>
            </w:r>
          </w:p>
          <w:p w14:paraId="7944AD52" w14:textId="77777777" w:rsidR="00933DB0" w:rsidRDefault="008845DE" w:rsidP="003E69E9">
            <w:r>
              <w:t>"</w:t>
            </w:r>
            <w:r>
              <w:rPr>
                <w:rFonts w:hint="eastAsia"/>
              </w:rPr>
              <w:t>powerOnRepeatWeek</w:t>
            </w:r>
            <w:r>
              <w:t>"</w:t>
            </w:r>
            <w:r>
              <w:rPr>
                <w:rFonts w:hint="eastAsia"/>
              </w:rPr>
              <w:t>:</w:t>
            </w:r>
            <w:r>
              <w:t>"</w:t>
            </w:r>
            <w:r>
              <w:rPr>
                <w:rFonts w:hint="eastAsia"/>
              </w:rPr>
              <w:t>1,2,3,4,5</w:t>
            </w:r>
            <w:r>
              <w:rPr>
                <w:rFonts w:hint="eastAsia"/>
                <w:color w:val="2A00FF"/>
              </w:rPr>
              <w:t>(String)</w:t>
            </w:r>
            <w:r>
              <w:t>"</w:t>
            </w:r>
          </w:p>
          <w:p w14:paraId="31F15B31" w14:textId="77777777" w:rsidR="00933DB0" w:rsidRDefault="008845DE" w:rsidP="003E69E9">
            <w:r>
              <w:rPr>
                <w:rFonts w:hint="eastAsia"/>
              </w:rPr>
              <w:t>},</w:t>
            </w:r>
          </w:p>
          <w:p w14:paraId="13443148" w14:textId="77777777" w:rsidR="00933DB0" w:rsidRDefault="00933DB0" w:rsidP="003E69E9"/>
          <w:p w14:paraId="3A235FC3" w14:textId="77777777" w:rsidR="00933DB0" w:rsidRDefault="008845DE" w:rsidP="003E69E9">
            <w:r>
              <w:rPr>
                <w:rFonts w:hint="eastAsia"/>
              </w:rPr>
              <w:t xml:space="preserve">  // </w:t>
            </w:r>
            <w:r>
              <w:rPr>
                <w:rFonts w:hint="eastAsia"/>
                <w:b/>
                <w:bCs/>
              </w:rPr>
              <w:t>面板模块</w:t>
            </w:r>
            <w:r>
              <w:rPr>
                <w:rFonts w:hint="eastAsia"/>
              </w:rPr>
              <w:t xml:space="preserve"> panel</w:t>
            </w:r>
          </w:p>
          <w:p w14:paraId="7A1D960D" w14:textId="77777777" w:rsidR="00933DB0" w:rsidRDefault="00933DB0" w:rsidP="003E69E9"/>
          <w:p w14:paraId="5C12653C" w14:textId="77777777" w:rsidR="00933DB0" w:rsidRDefault="008845DE" w:rsidP="003E69E9">
            <w:r>
              <w:rPr>
                <w:rFonts w:hint="eastAsia"/>
              </w:rPr>
              <w:t xml:space="preserve">// </w:t>
            </w:r>
            <w:r>
              <w:rPr>
                <w:rFonts w:hint="eastAsia"/>
              </w:rPr>
              <w:t>服务类型</w:t>
            </w:r>
            <w:r>
              <w:rPr>
                <w:rFonts w:hint="eastAsia"/>
              </w:rPr>
              <w:t xml:space="preserve"> 1:</w:t>
            </w:r>
            <w:r>
              <w:rPr>
                <w:rFonts w:hint="eastAsia"/>
              </w:rPr>
              <w:t>标准服务</w:t>
            </w:r>
            <w:r>
              <w:rPr>
                <w:rFonts w:hint="eastAsia"/>
              </w:rPr>
              <w:t xml:space="preserve"> 2:</w:t>
            </w:r>
            <w:r>
              <w:rPr>
                <w:rFonts w:hint="eastAsia"/>
              </w:rPr>
              <w:t>自助服务</w:t>
            </w:r>
            <w:r>
              <w:rPr>
                <w:rFonts w:hint="eastAsia"/>
              </w:rPr>
              <w:t xml:space="preserve"> 3:</w:t>
            </w:r>
            <w:r>
              <w:rPr>
                <w:rFonts w:hint="eastAsia"/>
              </w:rPr>
              <w:t>专业服务</w:t>
            </w:r>
          </w:p>
          <w:p w14:paraId="48C29A05" w14:textId="77777777" w:rsidR="00933DB0" w:rsidRDefault="008845DE" w:rsidP="003E69E9">
            <w:pPr>
              <w:rPr>
                <w:color w:val="2A00FF"/>
              </w:rPr>
            </w:pPr>
            <w:r>
              <w:t>"</w:t>
            </w:r>
            <w:r>
              <w:rPr>
                <w:rFonts w:hint="eastAsia"/>
              </w:rPr>
              <w:t>serviceType</w:t>
            </w:r>
            <w:r>
              <w:t>"</w:t>
            </w:r>
            <w:r>
              <w:rPr>
                <w:rFonts w:hint="eastAsia"/>
              </w:rPr>
              <w:t>:1</w:t>
            </w:r>
            <w:r>
              <w:rPr>
                <w:rFonts w:hint="eastAsia"/>
                <w:color w:val="2A00FF"/>
              </w:rPr>
              <w:t>(Integer)</w:t>
            </w:r>
            <w:r>
              <w:rPr>
                <w:rFonts w:hint="eastAsia"/>
              </w:rPr>
              <w:t>,</w:t>
            </w:r>
          </w:p>
          <w:p w14:paraId="4757F8CF" w14:textId="77777777" w:rsidR="009A67A0" w:rsidRPr="009A78E7" w:rsidRDefault="009A67A0" w:rsidP="003E69E9">
            <w:r w:rsidRPr="009A78E7">
              <w:rPr>
                <w:rFonts w:hint="eastAsia"/>
              </w:rPr>
              <w:t xml:space="preserve">// </w:t>
            </w:r>
            <w:r w:rsidRPr="009A78E7">
              <w:rPr>
                <w:rFonts w:hint="eastAsia"/>
              </w:rPr>
              <w:t>售卖设置</w:t>
            </w:r>
          </w:p>
          <w:p w14:paraId="14F0F3E5" w14:textId="77777777" w:rsidR="009A67A0" w:rsidRDefault="009A67A0" w:rsidP="003E69E9">
            <w:r w:rsidRPr="009A78E7">
              <w:t>"saleSetting":{</w:t>
            </w:r>
          </w:p>
          <w:p w14:paraId="7AC951BC" w14:textId="77777777" w:rsidR="009A67A0" w:rsidRPr="009A78E7" w:rsidRDefault="009A67A0" w:rsidP="003E69E9">
            <w:r>
              <w:rPr>
                <w:rFonts w:hint="eastAsia"/>
              </w:rPr>
              <w:t xml:space="preserve"> </w:t>
            </w:r>
            <w:r>
              <w:t xml:space="preserve">     </w:t>
            </w:r>
            <w:r>
              <w:rPr>
                <w:rFonts w:hint="eastAsia"/>
              </w:rPr>
              <w:t>/</w:t>
            </w:r>
            <w:r>
              <w:t>/0-</w:t>
            </w:r>
            <w:r>
              <w:rPr>
                <w:rFonts w:hint="eastAsia"/>
              </w:rPr>
              <w:t>关</w:t>
            </w:r>
            <w:r>
              <w:rPr>
                <w:rFonts w:hint="eastAsia"/>
              </w:rPr>
              <w:t xml:space="preserve"> </w:t>
            </w:r>
            <w:r>
              <w:t>1-</w:t>
            </w:r>
            <w:r>
              <w:rPr>
                <w:rFonts w:hint="eastAsia"/>
              </w:rPr>
              <w:t>开</w:t>
            </w:r>
          </w:p>
          <w:p w14:paraId="18518652" w14:textId="77777777" w:rsidR="009A67A0" w:rsidRPr="009A78E7" w:rsidRDefault="009A67A0" w:rsidP="003E69E9">
            <w:r w:rsidRPr="009A78E7">
              <w:t xml:space="preserve">      "</w:t>
            </w:r>
            <w:r w:rsidRPr="008E600F">
              <w:t>status</w:t>
            </w:r>
            <w:r w:rsidRPr="009A78E7">
              <w:t>":</w:t>
            </w:r>
            <w:r>
              <w:t>0</w:t>
            </w:r>
            <w:r w:rsidRPr="009A78E7">
              <w:t>,</w:t>
            </w:r>
          </w:p>
          <w:p w14:paraId="0A9AB65C" w14:textId="77777777" w:rsidR="009A67A0" w:rsidRPr="009A78E7" w:rsidRDefault="009A67A0" w:rsidP="003E69E9">
            <w:r w:rsidRPr="009A78E7">
              <w:rPr>
                <w:rFonts w:hint="eastAsia"/>
              </w:rPr>
              <w:t xml:space="preserve">      // </w:t>
            </w:r>
            <w:r w:rsidRPr="009A78E7">
              <w:rPr>
                <w:rFonts w:hint="eastAsia"/>
              </w:rPr>
              <w:t>原点坐标</w:t>
            </w:r>
            <w:r w:rsidRPr="009A78E7">
              <w:rPr>
                <w:rFonts w:hint="eastAsia"/>
              </w:rPr>
              <w:t>: 10px</w:t>
            </w:r>
            <w:r w:rsidRPr="009A78E7">
              <w:rPr>
                <w:rFonts w:hint="eastAsia"/>
              </w:rPr>
              <w:t>左右方向</w:t>
            </w:r>
            <w:r w:rsidRPr="009A78E7">
              <w:rPr>
                <w:rFonts w:hint="eastAsia"/>
              </w:rPr>
              <w:t xml:space="preserve"> </w:t>
            </w:r>
            <w:r w:rsidRPr="009A78E7">
              <w:rPr>
                <w:rFonts w:hint="eastAsia"/>
              </w:rPr>
              <w:t>从左开始</w:t>
            </w:r>
            <w:r w:rsidRPr="009A78E7">
              <w:rPr>
                <w:rFonts w:hint="eastAsia"/>
              </w:rPr>
              <w:t>10px</w:t>
            </w:r>
            <w:r w:rsidRPr="009A78E7">
              <w:rPr>
                <w:rFonts w:hint="eastAsia"/>
              </w:rPr>
              <w:t>像素点、</w:t>
            </w:r>
            <w:r w:rsidRPr="009A78E7">
              <w:rPr>
                <w:rFonts w:hint="eastAsia"/>
              </w:rPr>
              <w:t>20px</w:t>
            </w:r>
            <w:r w:rsidRPr="009A78E7">
              <w:rPr>
                <w:rFonts w:hint="eastAsia"/>
              </w:rPr>
              <w:t>上下方向</w:t>
            </w:r>
            <w:r w:rsidRPr="009A78E7">
              <w:rPr>
                <w:rFonts w:hint="eastAsia"/>
              </w:rPr>
              <w:t xml:space="preserve"> </w:t>
            </w:r>
            <w:r w:rsidRPr="009A78E7">
              <w:rPr>
                <w:rFonts w:hint="eastAsia"/>
              </w:rPr>
              <w:t>从上开始</w:t>
            </w:r>
            <w:r w:rsidRPr="009A78E7">
              <w:rPr>
                <w:rFonts w:hint="eastAsia"/>
              </w:rPr>
              <w:t>20px</w:t>
            </w:r>
            <w:r w:rsidRPr="009A78E7">
              <w:rPr>
                <w:rFonts w:hint="eastAsia"/>
              </w:rPr>
              <w:t>像素点</w:t>
            </w:r>
          </w:p>
          <w:p w14:paraId="6C528E3B" w14:textId="77777777" w:rsidR="009A67A0" w:rsidRPr="009A78E7" w:rsidRDefault="009A67A0" w:rsidP="003E69E9">
            <w:r w:rsidRPr="009A78E7">
              <w:t xml:space="preserve">      "qrCodeOriginPosition":[10,20],</w:t>
            </w:r>
          </w:p>
          <w:p w14:paraId="36277115" w14:textId="77777777" w:rsidR="009A67A0" w:rsidRPr="009A78E7" w:rsidRDefault="009A67A0" w:rsidP="003E69E9">
            <w:r w:rsidRPr="009A78E7">
              <w:rPr>
                <w:rFonts w:hint="eastAsia"/>
              </w:rPr>
              <w:t xml:space="preserve">      // </w:t>
            </w:r>
            <w:r w:rsidRPr="009A78E7">
              <w:rPr>
                <w:rFonts w:hint="eastAsia"/>
              </w:rPr>
              <w:t>二维码图片尺寸</w:t>
            </w:r>
            <w:r w:rsidRPr="009A78E7">
              <w:rPr>
                <w:rFonts w:hint="eastAsia"/>
              </w:rPr>
              <w:t>:</w:t>
            </w:r>
          </w:p>
          <w:p w14:paraId="222A1204" w14:textId="77777777" w:rsidR="009A67A0" w:rsidRPr="009A78E7" w:rsidRDefault="009A67A0" w:rsidP="003E69E9">
            <w:r w:rsidRPr="009A78E7">
              <w:rPr>
                <w:rFonts w:hint="eastAsia"/>
              </w:rPr>
              <w:t xml:space="preserve">      // 10px(</w:t>
            </w:r>
            <w:r w:rsidRPr="009A78E7">
              <w:rPr>
                <w:rFonts w:hint="eastAsia"/>
              </w:rPr>
              <w:t>长</w:t>
            </w:r>
            <w:r w:rsidRPr="009A78E7">
              <w:rPr>
                <w:rFonts w:hint="eastAsia"/>
              </w:rPr>
              <w:t>)</w:t>
            </w:r>
          </w:p>
          <w:p w14:paraId="4301DFB2" w14:textId="77777777" w:rsidR="009A67A0" w:rsidRPr="009A78E7" w:rsidRDefault="009A67A0" w:rsidP="003E69E9">
            <w:r w:rsidRPr="009A78E7">
              <w:rPr>
                <w:rFonts w:hint="eastAsia"/>
              </w:rPr>
              <w:t xml:space="preserve">      // 20px(</w:t>
            </w:r>
            <w:r w:rsidRPr="009A78E7">
              <w:rPr>
                <w:rFonts w:hint="eastAsia"/>
              </w:rPr>
              <w:t>宽</w:t>
            </w:r>
            <w:r w:rsidRPr="009A78E7">
              <w:rPr>
                <w:rFonts w:hint="eastAsia"/>
              </w:rPr>
              <w:t>)</w:t>
            </w:r>
          </w:p>
          <w:p w14:paraId="39EF8B01" w14:textId="77777777" w:rsidR="009A67A0" w:rsidRPr="009A78E7" w:rsidRDefault="009A67A0" w:rsidP="003E69E9">
            <w:r w:rsidRPr="009A78E7">
              <w:t xml:space="preserve">      "qrCodeImageSize":[10,20],</w:t>
            </w:r>
          </w:p>
          <w:p w14:paraId="35B468F3" w14:textId="77777777" w:rsidR="009A67A0" w:rsidRPr="009A78E7" w:rsidRDefault="009A67A0" w:rsidP="003E69E9">
            <w:r w:rsidRPr="009A78E7">
              <w:rPr>
                <w:rFonts w:hint="eastAsia"/>
              </w:rPr>
              <w:t xml:space="preserve">      // </w:t>
            </w:r>
            <w:r>
              <w:rPr>
                <w:rFonts w:hint="eastAsia"/>
              </w:rPr>
              <w:t>主页</w:t>
            </w:r>
            <w:r w:rsidRPr="009A78E7">
              <w:rPr>
                <w:rFonts w:hint="eastAsia"/>
              </w:rPr>
              <w:t>背景图片</w:t>
            </w:r>
            <w:r w:rsidRPr="009A78E7">
              <w:rPr>
                <w:rFonts w:hint="eastAsia"/>
              </w:rPr>
              <w:t>URL</w:t>
            </w:r>
            <w:r w:rsidRPr="009A78E7">
              <w:rPr>
                <w:rFonts w:hint="eastAsia"/>
              </w:rPr>
              <w:t>链接</w:t>
            </w:r>
          </w:p>
          <w:p w14:paraId="652B05F8" w14:textId="77777777" w:rsidR="009A67A0" w:rsidRPr="009A78E7" w:rsidRDefault="009A67A0" w:rsidP="003E69E9">
            <w:r w:rsidRPr="009A78E7">
              <w:t xml:space="preserve">      "backgroundUrl ": "https://**" ,</w:t>
            </w:r>
          </w:p>
          <w:p w14:paraId="3E90F72D" w14:textId="77777777" w:rsidR="009A67A0" w:rsidRDefault="009A67A0" w:rsidP="003E69E9">
            <w:r w:rsidRPr="009A78E7">
              <w:rPr>
                <w:rFonts w:hint="eastAsia"/>
              </w:rPr>
              <w:t xml:space="preserve">      // </w:t>
            </w:r>
            <w:r w:rsidRPr="009A78E7">
              <w:rPr>
                <w:rFonts w:hint="eastAsia"/>
              </w:rPr>
              <w:t>小程序二维码图片</w:t>
            </w:r>
            <w:r w:rsidRPr="009A78E7">
              <w:rPr>
                <w:rFonts w:hint="eastAsia"/>
              </w:rPr>
              <w:t>URL</w:t>
            </w:r>
            <w:r w:rsidRPr="009A78E7">
              <w:rPr>
                <w:rFonts w:hint="eastAsia"/>
              </w:rPr>
              <w:t>链接</w:t>
            </w:r>
            <w:r>
              <w:rPr>
                <w:rFonts w:hint="eastAsia"/>
              </w:rPr>
              <w:t>(</w:t>
            </w:r>
            <w:r>
              <w:rPr>
                <w:rFonts w:hint="eastAsia"/>
              </w:rPr>
              <w:t>二维码需要设备自己生成</w:t>
            </w:r>
          </w:p>
          <w:p w14:paraId="5A674B65" w14:textId="77777777" w:rsidR="009A67A0" w:rsidRPr="009A78E7" w:rsidRDefault="009A67A0" w:rsidP="003E69E9">
            <w:r>
              <w:rPr>
                <w:rFonts w:hint="eastAsia"/>
              </w:rPr>
              <w:t>里面是此链接</w:t>
            </w:r>
            <w:r>
              <w:t>)</w:t>
            </w:r>
          </w:p>
          <w:p w14:paraId="47C4378F" w14:textId="77777777" w:rsidR="009A67A0" w:rsidRPr="009A78E7" w:rsidRDefault="009A67A0" w:rsidP="003E69E9">
            <w:r w:rsidRPr="009A78E7">
              <w:t xml:space="preserve">      "qrCodeUrl ": "https://**" </w:t>
            </w:r>
          </w:p>
          <w:p w14:paraId="4D9448EF" w14:textId="77777777" w:rsidR="009A67A0" w:rsidRPr="00803785" w:rsidRDefault="009A67A0" w:rsidP="003E69E9">
            <w:r w:rsidRPr="009A78E7">
              <w:t>}</w:t>
            </w:r>
            <w:r>
              <w:rPr>
                <w:rFonts w:hint="eastAsia"/>
              </w:rPr>
              <w:t>,</w:t>
            </w:r>
          </w:p>
          <w:p w14:paraId="6C9B88E1" w14:textId="77777777" w:rsidR="00933DB0" w:rsidRDefault="00933DB0" w:rsidP="003E69E9"/>
          <w:p w14:paraId="25DF227D" w14:textId="77777777" w:rsidR="00933DB0" w:rsidRDefault="008845DE" w:rsidP="003E69E9">
            <w:r>
              <w:rPr>
                <w:rFonts w:hint="eastAsia"/>
              </w:rPr>
              <w:t xml:space="preserve">// </w:t>
            </w:r>
            <w:r>
              <w:rPr>
                <w:rFonts w:hint="eastAsia"/>
              </w:rPr>
              <w:t>主页面</w:t>
            </w:r>
          </w:p>
          <w:p w14:paraId="7C3AEDE6" w14:textId="77777777" w:rsidR="00933DB0" w:rsidRDefault="008845DE" w:rsidP="003E69E9">
            <w:r>
              <w:t>"</w:t>
            </w:r>
            <w:r>
              <w:rPr>
                <w:rFonts w:hint="eastAsia"/>
              </w:rPr>
              <w:t>mainPage</w:t>
            </w:r>
            <w:r>
              <w:t>"</w:t>
            </w:r>
            <w:r>
              <w:rPr>
                <w:rFonts w:hint="eastAsia"/>
              </w:rPr>
              <w:t>:{</w:t>
            </w:r>
          </w:p>
          <w:p w14:paraId="7BC57E3F" w14:textId="77777777" w:rsidR="00933DB0" w:rsidRDefault="008845DE" w:rsidP="003E69E9">
            <w:r>
              <w:rPr>
                <w:rFonts w:hint="eastAsia"/>
              </w:rPr>
              <w:t xml:space="preserve">    // </w:t>
            </w:r>
            <w:r>
              <w:rPr>
                <w:rFonts w:hint="eastAsia"/>
              </w:rPr>
              <w:t>会员功能</w:t>
            </w:r>
            <w:r>
              <w:rPr>
                <w:rFonts w:hint="eastAsia"/>
              </w:rPr>
              <w:t xml:space="preserve"> 0:</w:t>
            </w:r>
            <w:r>
              <w:rPr>
                <w:rFonts w:hint="eastAsia"/>
              </w:rPr>
              <w:t>禁用</w:t>
            </w:r>
            <w:r>
              <w:rPr>
                <w:rFonts w:hint="eastAsia"/>
              </w:rPr>
              <w:t xml:space="preserve"> 1:</w:t>
            </w:r>
            <w:r>
              <w:rPr>
                <w:rFonts w:hint="eastAsia"/>
              </w:rPr>
              <w:t>启用</w:t>
            </w:r>
            <w:r>
              <w:rPr>
                <w:rFonts w:hint="eastAsia"/>
              </w:rPr>
              <w:t xml:space="preserve"> (</w:t>
            </w:r>
            <w:r>
              <w:rPr>
                <w:rFonts w:hint="eastAsia"/>
              </w:rPr>
              <w:t>仅标准服务类型下有</w:t>
            </w:r>
            <w:r>
              <w:rPr>
                <w:rFonts w:hint="eastAsia"/>
              </w:rPr>
              <w:t>)</w:t>
            </w:r>
          </w:p>
          <w:p w14:paraId="62893417" w14:textId="77777777" w:rsidR="00933DB0" w:rsidRDefault="008845DE" w:rsidP="003E69E9">
            <w:pPr>
              <w:rPr>
                <w:color w:val="2A00FF"/>
              </w:rPr>
            </w:pPr>
            <w:r>
              <w:t>"</w:t>
            </w:r>
            <w:r>
              <w:rPr>
                <w:rFonts w:hint="eastAsia"/>
              </w:rPr>
              <w:t>memberFunction</w:t>
            </w:r>
            <w:r>
              <w:t>"</w:t>
            </w:r>
            <w:r>
              <w:rPr>
                <w:rFonts w:hint="eastAsia"/>
              </w:rPr>
              <w:t>:1</w:t>
            </w:r>
            <w:r>
              <w:rPr>
                <w:rFonts w:hint="eastAsia"/>
                <w:color w:val="2A00FF"/>
              </w:rPr>
              <w:t>(Integer)</w:t>
            </w:r>
            <w:r>
              <w:rPr>
                <w:rFonts w:hint="eastAsia"/>
              </w:rPr>
              <w:t>,</w:t>
            </w:r>
          </w:p>
          <w:p w14:paraId="44A04446" w14:textId="77777777" w:rsidR="00933DB0" w:rsidRDefault="00933DB0" w:rsidP="003E69E9"/>
          <w:p w14:paraId="53681D2D" w14:textId="77777777" w:rsidR="00933DB0" w:rsidRDefault="008845DE" w:rsidP="003E69E9">
            <w:r>
              <w:rPr>
                <w:rFonts w:hint="eastAsia"/>
              </w:rPr>
              <w:t xml:space="preserve">    // </w:t>
            </w:r>
            <w:r>
              <w:rPr>
                <w:rFonts w:hint="eastAsia"/>
              </w:rPr>
              <w:t>序列号</w:t>
            </w:r>
            <w:r>
              <w:rPr>
                <w:rFonts w:hint="eastAsia"/>
              </w:rPr>
              <w:t xml:space="preserve"> 0:</w:t>
            </w:r>
            <w:r>
              <w:rPr>
                <w:rFonts w:hint="eastAsia"/>
              </w:rPr>
              <w:t>禁用</w:t>
            </w:r>
            <w:r>
              <w:rPr>
                <w:rFonts w:hint="eastAsia"/>
              </w:rPr>
              <w:t xml:space="preserve"> 1:</w:t>
            </w:r>
            <w:r>
              <w:rPr>
                <w:rFonts w:hint="eastAsia"/>
              </w:rPr>
              <w:t>启用</w:t>
            </w:r>
          </w:p>
          <w:p w14:paraId="5C3428D4" w14:textId="77777777" w:rsidR="00933DB0" w:rsidRDefault="008845DE" w:rsidP="003E69E9">
            <w:pPr>
              <w:rPr>
                <w:color w:val="2A00FF"/>
              </w:rPr>
            </w:pPr>
            <w:r>
              <w:t>"</w:t>
            </w:r>
            <w:r>
              <w:rPr>
                <w:rFonts w:hint="eastAsia"/>
              </w:rPr>
              <w:t>serialNumber</w:t>
            </w:r>
            <w:r>
              <w:t>"</w:t>
            </w:r>
            <w:r>
              <w:rPr>
                <w:rFonts w:hint="eastAsia"/>
              </w:rPr>
              <w:t>:1</w:t>
            </w:r>
            <w:r>
              <w:rPr>
                <w:rFonts w:hint="eastAsia"/>
                <w:color w:val="2A00FF"/>
              </w:rPr>
              <w:t>(Integer)</w:t>
            </w:r>
            <w:r>
              <w:rPr>
                <w:rFonts w:hint="eastAsia"/>
              </w:rPr>
              <w:t>,</w:t>
            </w:r>
          </w:p>
          <w:p w14:paraId="580F32EB" w14:textId="77777777" w:rsidR="00933DB0" w:rsidRDefault="00933DB0" w:rsidP="003E69E9"/>
          <w:p w14:paraId="5A213C68" w14:textId="77777777" w:rsidR="00933DB0" w:rsidRDefault="008845DE" w:rsidP="003E69E9">
            <w:r>
              <w:rPr>
                <w:rFonts w:hint="eastAsia"/>
              </w:rPr>
              <w:t xml:space="preserve">    // </w:t>
            </w:r>
            <w:r>
              <w:rPr>
                <w:rFonts w:hint="eastAsia"/>
              </w:rPr>
              <w:t>服务电话</w:t>
            </w:r>
            <w:r>
              <w:rPr>
                <w:rFonts w:hint="eastAsia"/>
              </w:rPr>
              <w:t xml:space="preserve"> 0:</w:t>
            </w:r>
            <w:r>
              <w:rPr>
                <w:rFonts w:hint="eastAsia"/>
              </w:rPr>
              <w:t>禁用</w:t>
            </w:r>
            <w:r>
              <w:rPr>
                <w:rFonts w:hint="eastAsia"/>
              </w:rPr>
              <w:t xml:space="preserve"> 1:</w:t>
            </w:r>
            <w:r>
              <w:rPr>
                <w:rFonts w:hint="eastAsia"/>
              </w:rPr>
              <w:t>启用</w:t>
            </w:r>
          </w:p>
          <w:p w14:paraId="48175638" w14:textId="77777777" w:rsidR="00933DB0" w:rsidRDefault="008845DE" w:rsidP="003E69E9">
            <w:r>
              <w:t>"</w:t>
            </w:r>
            <w:r>
              <w:rPr>
                <w:rFonts w:hint="eastAsia"/>
              </w:rPr>
              <w:t>servicePhone</w:t>
            </w:r>
            <w:r>
              <w:t>"</w:t>
            </w:r>
            <w:r>
              <w:rPr>
                <w:rFonts w:hint="eastAsia"/>
              </w:rPr>
              <w:t>:1</w:t>
            </w:r>
            <w:r>
              <w:rPr>
                <w:rFonts w:hint="eastAsia"/>
                <w:color w:val="2A00FF"/>
              </w:rPr>
              <w:t>(Integer)</w:t>
            </w:r>
            <w:r>
              <w:rPr>
                <w:rFonts w:hint="eastAsia"/>
              </w:rPr>
              <w:t>,</w:t>
            </w:r>
          </w:p>
          <w:p w14:paraId="42538686" w14:textId="77777777" w:rsidR="00933DB0" w:rsidRDefault="00933DB0" w:rsidP="003E69E9"/>
          <w:p w14:paraId="195C96E7" w14:textId="77777777" w:rsidR="00933DB0" w:rsidRDefault="008845DE" w:rsidP="003E69E9">
            <w:r>
              <w:rPr>
                <w:rFonts w:hint="eastAsia"/>
              </w:rPr>
              <w:t xml:space="preserve">    // </w:t>
            </w:r>
            <w:r>
              <w:rPr>
                <w:rFonts w:hint="eastAsia"/>
              </w:rPr>
              <w:t>故障提示</w:t>
            </w:r>
            <w:r>
              <w:rPr>
                <w:rFonts w:hint="eastAsia"/>
              </w:rPr>
              <w:t xml:space="preserve"> 1:</w:t>
            </w:r>
            <w:r>
              <w:rPr>
                <w:rFonts w:hint="eastAsia"/>
              </w:rPr>
              <w:t>简洁</w:t>
            </w:r>
            <w:r>
              <w:rPr>
                <w:rFonts w:hint="eastAsia"/>
              </w:rPr>
              <w:t xml:space="preserve"> 2:</w:t>
            </w:r>
            <w:r>
              <w:rPr>
                <w:rFonts w:hint="eastAsia"/>
              </w:rPr>
              <w:t>标准</w:t>
            </w:r>
            <w:r>
              <w:rPr>
                <w:rFonts w:hint="eastAsia"/>
              </w:rPr>
              <w:t xml:space="preserve"> (</w:t>
            </w:r>
            <w:r>
              <w:rPr>
                <w:rFonts w:hint="eastAsia"/>
              </w:rPr>
              <w:t>仅自助服务类型下有</w:t>
            </w:r>
            <w:r>
              <w:rPr>
                <w:rFonts w:hint="eastAsia"/>
              </w:rPr>
              <w:t>)</w:t>
            </w:r>
          </w:p>
          <w:p w14:paraId="1015D5B1" w14:textId="77777777" w:rsidR="00933DB0" w:rsidRDefault="008845DE" w:rsidP="003E69E9">
            <w:r>
              <w:t>"</w:t>
            </w:r>
            <w:r>
              <w:rPr>
                <w:rFonts w:hint="eastAsia"/>
              </w:rPr>
              <w:t>faultPrompt</w:t>
            </w:r>
            <w:r>
              <w:t>"</w:t>
            </w:r>
            <w:r>
              <w:rPr>
                <w:rFonts w:hint="eastAsia"/>
              </w:rPr>
              <w:t>:1</w:t>
            </w:r>
            <w:r>
              <w:rPr>
                <w:rFonts w:hint="eastAsia"/>
                <w:color w:val="2A00FF"/>
              </w:rPr>
              <w:t>(Integer)</w:t>
            </w:r>
            <w:r>
              <w:rPr>
                <w:rFonts w:hint="eastAsia"/>
              </w:rPr>
              <w:t>,</w:t>
            </w:r>
          </w:p>
          <w:p w14:paraId="30B39C80" w14:textId="77777777" w:rsidR="00933DB0" w:rsidRDefault="00933DB0" w:rsidP="003E69E9"/>
          <w:p w14:paraId="7587B2FD" w14:textId="77777777" w:rsidR="00933DB0" w:rsidRDefault="008845DE" w:rsidP="003E69E9">
            <w:r>
              <w:rPr>
                <w:rFonts w:hint="eastAsia"/>
              </w:rPr>
              <w:t xml:space="preserve">    // </w:t>
            </w:r>
            <w:r>
              <w:rPr>
                <w:rFonts w:hint="eastAsia"/>
              </w:rPr>
              <w:t>标准模式</w:t>
            </w:r>
            <w:r>
              <w:rPr>
                <w:rFonts w:hint="eastAsia"/>
              </w:rPr>
              <w:t>Logo</w:t>
            </w:r>
          </w:p>
          <w:p w14:paraId="71EA819A" w14:textId="77777777" w:rsidR="00933DB0" w:rsidRDefault="008845DE" w:rsidP="003E69E9">
            <w:r>
              <w:t>"</w:t>
            </w:r>
            <w:r>
              <w:rPr>
                <w:rFonts w:hint="eastAsia"/>
              </w:rPr>
              <w:t>standardModeLogo</w:t>
            </w:r>
            <w:r>
              <w:t>"</w:t>
            </w:r>
            <w:r>
              <w:rPr>
                <w:rFonts w:hint="eastAsia"/>
              </w:rPr>
              <w:t>:{</w:t>
            </w:r>
          </w:p>
          <w:p w14:paraId="4C7AEE26" w14:textId="77777777" w:rsidR="00933DB0" w:rsidRDefault="008845DE" w:rsidP="003E69E9">
            <w:pPr>
              <w:pStyle w:val="af"/>
            </w:pPr>
            <w:r>
              <w:rPr>
                <w:rFonts w:hint="eastAsia"/>
              </w:rPr>
              <w:t xml:space="preserve">// </w:t>
            </w:r>
            <w:r>
              <w:rPr>
                <w:rFonts w:hint="eastAsia"/>
              </w:rPr>
              <w:t>资源大小</w:t>
            </w:r>
          </w:p>
          <w:p w14:paraId="230F15BA" w14:textId="77777777" w:rsidR="00933DB0" w:rsidRDefault="008845DE" w:rsidP="003E69E9">
            <w:pPr>
              <w:pStyle w:val="af"/>
            </w:pPr>
            <w:r>
              <w:t>"size": 1965642</w:t>
            </w:r>
            <w:r>
              <w:rPr>
                <w:rFonts w:ascii="Consolas" w:hAnsi="Consolas" w:cs="Consolas" w:hint="eastAsia"/>
                <w:color w:val="2A00FF"/>
                <w:sz w:val="20"/>
                <w:szCs w:val="20"/>
              </w:rPr>
              <w:t>(Long)</w:t>
            </w:r>
            <w:r>
              <w:t>,</w:t>
            </w:r>
          </w:p>
          <w:p w14:paraId="14C145F5" w14:textId="77777777" w:rsidR="00933DB0" w:rsidRDefault="008845DE" w:rsidP="003E69E9">
            <w:pPr>
              <w:pStyle w:val="af"/>
            </w:pPr>
            <w:r>
              <w:rPr>
                <w:rFonts w:hint="eastAsia"/>
              </w:rPr>
              <w:t xml:space="preserve">// </w:t>
            </w:r>
            <w:r>
              <w:rPr>
                <w:rFonts w:hint="eastAsia"/>
              </w:rPr>
              <w:t>资源名</w:t>
            </w:r>
          </w:p>
          <w:p w14:paraId="55A5831F" w14:textId="77777777" w:rsidR="00933DB0" w:rsidRDefault="008845DE" w:rsidP="003E69E9">
            <w:pPr>
              <w:pStyle w:val="af"/>
            </w:pPr>
            <w:r>
              <w:t>"name": "</w:t>
            </w:r>
            <w:r>
              <w:rPr>
                <w:rFonts w:hint="eastAsia"/>
              </w:rPr>
              <w:t>标准模式</w:t>
            </w:r>
            <w:r>
              <w:rPr>
                <w:rFonts w:ascii="Consolas" w:hAnsi="Consolas" w:cs="Consolas" w:hint="eastAsia"/>
                <w:color w:val="2A00FF"/>
                <w:sz w:val="20"/>
                <w:szCs w:val="20"/>
              </w:rPr>
              <w:t>(String)</w:t>
            </w:r>
            <w:r>
              <w:t>",</w:t>
            </w:r>
          </w:p>
          <w:p w14:paraId="49A4222A" w14:textId="77777777" w:rsidR="00933DB0" w:rsidRDefault="008845DE" w:rsidP="003E69E9">
            <w:pPr>
              <w:pStyle w:val="af"/>
            </w:pPr>
            <w:r>
              <w:rPr>
                <w:rFonts w:hint="eastAsia"/>
              </w:rPr>
              <w:t xml:space="preserve">// </w:t>
            </w:r>
            <w:r>
              <w:rPr>
                <w:rFonts w:hint="eastAsia"/>
              </w:rPr>
              <w:t>资源地址</w:t>
            </w:r>
            <w:r>
              <w:rPr>
                <w:rFonts w:hint="eastAsia"/>
              </w:rPr>
              <w:t xml:space="preserve"> (String)</w:t>
            </w:r>
          </w:p>
          <w:p w14:paraId="38BF804C" w14:textId="77777777" w:rsidR="00933DB0" w:rsidRDefault="008845DE" w:rsidP="003E69E9">
            <w:pPr>
              <w:pStyle w:val="af"/>
              <w:rPr>
                <w:rFonts w:ascii="Consolas" w:hAnsi="Consolas" w:cs="Consolas"/>
                <w:sz w:val="20"/>
                <w:szCs w:val="20"/>
              </w:rPr>
            </w:pPr>
            <w:r>
              <w:t>"url": "https://iot-cloud-file.oss-cn-hangzhou.aliyuncs.com/resource-399/2FkRXzSXQW.</w:t>
            </w:r>
            <w:r>
              <w:rPr>
                <w:rFonts w:hint="eastAsia"/>
              </w:rPr>
              <w:t>png</w:t>
            </w:r>
            <w:r>
              <w:t>"</w:t>
            </w:r>
          </w:p>
          <w:p w14:paraId="25A9B1B0" w14:textId="77777777" w:rsidR="00933DB0" w:rsidRDefault="008845DE" w:rsidP="003E69E9">
            <w:r>
              <w:rPr>
                <w:rFonts w:hint="eastAsia"/>
              </w:rPr>
              <w:t>},</w:t>
            </w:r>
          </w:p>
          <w:p w14:paraId="7A126AC0" w14:textId="77777777" w:rsidR="00933DB0" w:rsidRDefault="00933DB0" w:rsidP="003E69E9"/>
          <w:p w14:paraId="2F964256" w14:textId="77777777" w:rsidR="00933DB0" w:rsidRDefault="008845DE" w:rsidP="003E69E9">
            <w:r>
              <w:rPr>
                <w:rFonts w:hint="eastAsia"/>
              </w:rPr>
              <w:t xml:space="preserve">// </w:t>
            </w:r>
            <w:r>
              <w:rPr>
                <w:rFonts w:hint="eastAsia"/>
              </w:rPr>
              <w:t>专业及自助模式</w:t>
            </w:r>
            <w:r>
              <w:rPr>
                <w:rFonts w:hint="eastAsia"/>
              </w:rPr>
              <w:t>Logo</w:t>
            </w:r>
          </w:p>
          <w:p w14:paraId="327B9703" w14:textId="77777777" w:rsidR="00933DB0" w:rsidRDefault="008845DE" w:rsidP="003E69E9">
            <w:r>
              <w:t>"</w:t>
            </w:r>
            <w:r>
              <w:rPr>
                <w:rFonts w:hint="eastAsia"/>
              </w:rPr>
              <w:t>selfServiceModeLogo</w:t>
            </w:r>
            <w:r>
              <w:t>"</w:t>
            </w:r>
            <w:r>
              <w:rPr>
                <w:rFonts w:hint="eastAsia"/>
              </w:rPr>
              <w:t>:{</w:t>
            </w:r>
          </w:p>
          <w:p w14:paraId="4A5D29A7" w14:textId="77777777" w:rsidR="00933DB0" w:rsidRDefault="008845DE" w:rsidP="003E69E9">
            <w:pPr>
              <w:pStyle w:val="af"/>
            </w:pPr>
            <w:r>
              <w:rPr>
                <w:rFonts w:hint="eastAsia"/>
              </w:rPr>
              <w:t xml:space="preserve">// </w:t>
            </w:r>
            <w:r>
              <w:rPr>
                <w:rFonts w:hint="eastAsia"/>
              </w:rPr>
              <w:t>资源大小</w:t>
            </w:r>
          </w:p>
          <w:p w14:paraId="7313C428" w14:textId="77777777" w:rsidR="00933DB0" w:rsidRDefault="008845DE" w:rsidP="003E69E9">
            <w:pPr>
              <w:pStyle w:val="af"/>
            </w:pPr>
            <w:r>
              <w:t>"size": 1965642</w:t>
            </w:r>
            <w:r>
              <w:rPr>
                <w:rFonts w:ascii="Consolas" w:hAnsi="Consolas" w:cs="Consolas" w:hint="eastAsia"/>
                <w:color w:val="2A00FF"/>
                <w:sz w:val="20"/>
                <w:szCs w:val="20"/>
              </w:rPr>
              <w:t>(Long)</w:t>
            </w:r>
            <w:r>
              <w:t>,</w:t>
            </w:r>
          </w:p>
          <w:p w14:paraId="5859203A" w14:textId="77777777" w:rsidR="00933DB0" w:rsidRDefault="008845DE" w:rsidP="003E69E9">
            <w:pPr>
              <w:pStyle w:val="af"/>
            </w:pPr>
            <w:r>
              <w:rPr>
                <w:rFonts w:hint="eastAsia"/>
              </w:rPr>
              <w:t xml:space="preserve">// </w:t>
            </w:r>
            <w:r>
              <w:rPr>
                <w:rFonts w:hint="eastAsia"/>
              </w:rPr>
              <w:t>资源名</w:t>
            </w:r>
          </w:p>
          <w:p w14:paraId="6E3627E9" w14:textId="77777777" w:rsidR="00933DB0" w:rsidRDefault="008845DE" w:rsidP="003E69E9">
            <w:pPr>
              <w:pStyle w:val="af"/>
            </w:pPr>
            <w:r>
              <w:t>"name": "</w:t>
            </w:r>
            <w:r>
              <w:rPr>
                <w:rFonts w:hint="eastAsia"/>
              </w:rPr>
              <w:t>专业及自助模式</w:t>
            </w:r>
            <w:r>
              <w:rPr>
                <w:rFonts w:ascii="Consolas" w:hAnsi="Consolas" w:cs="Consolas" w:hint="eastAsia"/>
                <w:color w:val="2A00FF"/>
                <w:sz w:val="20"/>
                <w:szCs w:val="20"/>
              </w:rPr>
              <w:t>(String)</w:t>
            </w:r>
            <w:r>
              <w:t>",</w:t>
            </w:r>
          </w:p>
          <w:p w14:paraId="2EA6037E" w14:textId="77777777" w:rsidR="00933DB0" w:rsidRDefault="008845DE" w:rsidP="003E69E9">
            <w:pPr>
              <w:pStyle w:val="af"/>
            </w:pPr>
            <w:r>
              <w:rPr>
                <w:rFonts w:hint="eastAsia"/>
              </w:rPr>
              <w:t xml:space="preserve">// </w:t>
            </w:r>
            <w:r>
              <w:rPr>
                <w:rFonts w:hint="eastAsia"/>
              </w:rPr>
              <w:t>资源地址</w:t>
            </w:r>
            <w:r>
              <w:rPr>
                <w:rFonts w:hint="eastAsia"/>
              </w:rPr>
              <w:t xml:space="preserve"> (String)</w:t>
            </w:r>
          </w:p>
          <w:p w14:paraId="31E0B757" w14:textId="77777777" w:rsidR="00933DB0" w:rsidRDefault="008845DE" w:rsidP="003E69E9">
            <w:pPr>
              <w:pStyle w:val="af"/>
              <w:rPr>
                <w:rFonts w:ascii="Consolas" w:hAnsi="Consolas" w:cs="Consolas"/>
                <w:sz w:val="20"/>
                <w:szCs w:val="20"/>
              </w:rPr>
            </w:pPr>
            <w:r>
              <w:t>"url": "https://iot-cloud-file.oss-cn-hangzhou.aliyuncs.com/resource-399/2FkRXzSXQW.</w:t>
            </w:r>
            <w:r>
              <w:rPr>
                <w:rFonts w:hint="eastAsia"/>
              </w:rPr>
              <w:t>png</w:t>
            </w:r>
            <w:r>
              <w:t>"</w:t>
            </w:r>
          </w:p>
          <w:p w14:paraId="14E651C9" w14:textId="77777777" w:rsidR="00933DB0" w:rsidRDefault="008845DE" w:rsidP="003E69E9">
            <w:r>
              <w:rPr>
                <w:rFonts w:hint="eastAsia"/>
              </w:rPr>
              <w:t>}</w:t>
            </w:r>
          </w:p>
          <w:p w14:paraId="62DC42F1" w14:textId="77777777" w:rsidR="00933DB0" w:rsidRDefault="008845DE" w:rsidP="003E69E9">
            <w:r>
              <w:rPr>
                <w:rFonts w:hint="eastAsia"/>
              </w:rPr>
              <w:t>},</w:t>
            </w:r>
          </w:p>
          <w:p w14:paraId="3700F6DC" w14:textId="77777777" w:rsidR="00933DB0" w:rsidRDefault="00933DB0" w:rsidP="003E69E9"/>
          <w:p w14:paraId="3B0B318F" w14:textId="77777777" w:rsidR="00933DB0" w:rsidRDefault="008845DE" w:rsidP="003E69E9">
            <w:r>
              <w:rPr>
                <w:rFonts w:hint="eastAsia"/>
              </w:rPr>
              <w:t xml:space="preserve">// </w:t>
            </w:r>
            <w:r>
              <w:rPr>
                <w:rFonts w:hint="eastAsia"/>
              </w:rPr>
              <w:t>饮品制作</w:t>
            </w:r>
          </w:p>
          <w:p w14:paraId="37791A69" w14:textId="77777777" w:rsidR="00933DB0" w:rsidRDefault="008845DE" w:rsidP="003E69E9">
            <w:r>
              <w:t>"</w:t>
            </w:r>
            <w:r>
              <w:rPr>
                <w:rFonts w:hint="eastAsia"/>
              </w:rPr>
              <w:t>drinkMake</w:t>
            </w:r>
            <w:r>
              <w:t>"</w:t>
            </w:r>
            <w:r>
              <w:rPr>
                <w:rFonts w:hint="eastAsia"/>
              </w:rPr>
              <w:t>:{</w:t>
            </w:r>
          </w:p>
          <w:p w14:paraId="3BF6F15B" w14:textId="77777777" w:rsidR="00933DB0" w:rsidRDefault="008845DE" w:rsidP="003E69E9">
            <w:r>
              <w:rPr>
                <w:rFonts w:hint="eastAsia"/>
              </w:rPr>
              <w:t xml:space="preserve">  // </w:t>
            </w:r>
            <w:r>
              <w:rPr>
                <w:rFonts w:hint="eastAsia"/>
              </w:rPr>
              <w:t>制作取消</w:t>
            </w:r>
            <w:r>
              <w:rPr>
                <w:rFonts w:hint="eastAsia"/>
              </w:rPr>
              <w:t xml:space="preserve"> 0:</w:t>
            </w:r>
            <w:r>
              <w:rPr>
                <w:rFonts w:hint="eastAsia"/>
              </w:rPr>
              <w:t>禁用</w:t>
            </w:r>
            <w:r>
              <w:rPr>
                <w:rFonts w:hint="eastAsia"/>
              </w:rPr>
              <w:t xml:space="preserve"> 1:</w:t>
            </w:r>
            <w:r>
              <w:rPr>
                <w:rFonts w:hint="eastAsia"/>
              </w:rPr>
              <w:t>启用</w:t>
            </w:r>
          </w:p>
          <w:p w14:paraId="0B960747" w14:textId="77777777" w:rsidR="00933DB0" w:rsidRDefault="008845DE" w:rsidP="003E69E9">
            <w:pPr>
              <w:rPr>
                <w:color w:val="2A00FF"/>
              </w:rPr>
            </w:pPr>
            <w:r>
              <w:t>"</w:t>
            </w:r>
            <w:r>
              <w:rPr>
                <w:rFonts w:hint="eastAsia"/>
              </w:rPr>
              <w:t>makeCancel</w:t>
            </w:r>
            <w:r>
              <w:t>"</w:t>
            </w:r>
            <w:r>
              <w:rPr>
                <w:rFonts w:hint="eastAsia"/>
              </w:rPr>
              <w:t>:1</w:t>
            </w:r>
            <w:r>
              <w:rPr>
                <w:rFonts w:hint="eastAsia"/>
                <w:color w:val="2A00FF"/>
              </w:rPr>
              <w:t>(Integer)</w:t>
            </w:r>
            <w:r>
              <w:rPr>
                <w:rFonts w:hint="eastAsia"/>
              </w:rPr>
              <w:t>,</w:t>
            </w:r>
          </w:p>
          <w:p w14:paraId="15A1F2C1" w14:textId="77777777" w:rsidR="00933DB0" w:rsidRDefault="008845DE" w:rsidP="003E69E9">
            <w:r>
              <w:rPr>
                <w:rFonts w:hint="eastAsia"/>
              </w:rPr>
              <w:t xml:space="preserve"> </w:t>
            </w:r>
            <w:r>
              <w:tab/>
            </w:r>
            <w:r>
              <w:tab/>
            </w:r>
            <w:r>
              <w:rPr>
                <w:rFonts w:hint="eastAsia"/>
              </w:rPr>
              <w:t xml:space="preserve">   </w:t>
            </w:r>
            <w:r>
              <w:t>/</w:t>
            </w:r>
            <w:r>
              <w:rPr>
                <w:rFonts w:hint="eastAsia"/>
              </w:rPr>
              <w:t xml:space="preserve">/ </w:t>
            </w:r>
            <w:r>
              <w:rPr>
                <w:rFonts w:hint="eastAsia"/>
              </w:rPr>
              <w:t>制作调节</w:t>
            </w:r>
            <w:r>
              <w:rPr>
                <w:rFonts w:hint="eastAsia"/>
              </w:rPr>
              <w:t xml:space="preserve"> 0:</w:t>
            </w:r>
            <w:r>
              <w:rPr>
                <w:rFonts w:hint="eastAsia"/>
              </w:rPr>
              <w:t>禁用</w:t>
            </w:r>
            <w:r>
              <w:rPr>
                <w:rFonts w:hint="eastAsia"/>
              </w:rPr>
              <w:t xml:space="preserve"> 1:</w:t>
            </w:r>
            <w:r>
              <w:rPr>
                <w:rFonts w:hint="eastAsia"/>
              </w:rPr>
              <w:t>启用</w:t>
            </w:r>
          </w:p>
          <w:p w14:paraId="00EAA64A" w14:textId="77777777" w:rsidR="00933DB0" w:rsidRDefault="008845DE" w:rsidP="003E69E9">
            <w:r>
              <w:rPr>
                <w:color w:val="2A00FF"/>
              </w:rPr>
              <w:tab/>
            </w:r>
            <w:r>
              <w:rPr>
                <w:color w:val="2A00FF"/>
              </w:rPr>
              <w:tab/>
            </w:r>
            <w:r>
              <w:rPr>
                <w:rFonts w:hint="eastAsia"/>
                <w:color w:val="2A00FF"/>
              </w:rPr>
              <w:t xml:space="preserve">  </w:t>
            </w:r>
            <w:r>
              <w:t>"</w:t>
            </w:r>
            <w:r>
              <w:rPr>
                <w:rFonts w:hint="eastAsia"/>
              </w:rPr>
              <w:t>adjustInMaking</w:t>
            </w:r>
            <w:r>
              <w:t>":</w:t>
            </w:r>
            <w:r>
              <w:rPr>
                <w:rFonts w:hint="eastAsia"/>
              </w:rPr>
              <w:t>1</w:t>
            </w:r>
            <w:r>
              <w:rPr>
                <w:rFonts w:hint="eastAsia"/>
                <w:color w:val="2A00FF"/>
              </w:rPr>
              <w:t>(Integer)</w:t>
            </w:r>
            <w:r>
              <w:t>,</w:t>
            </w:r>
          </w:p>
          <w:p w14:paraId="44FA25FF" w14:textId="77777777" w:rsidR="00933DB0" w:rsidRDefault="008845DE" w:rsidP="003E69E9">
            <w:r>
              <w:rPr>
                <w:rFonts w:hint="eastAsia"/>
              </w:rPr>
              <w:t xml:space="preserve">  // </w:t>
            </w:r>
            <w:r>
              <w:rPr>
                <w:rFonts w:hint="eastAsia"/>
              </w:rPr>
              <w:t>显示杯量</w:t>
            </w:r>
            <w:r>
              <w:rPr>
                <w:rFonts w:hint="eastAsia"/>
              </w:rPr>
              <w:t xml:space="preserve"> 0:</w:t>
            </w:r>
            <w:r>
              <w:rPr>
                <w:rFonts w:hint="eastAsia"/>
              </w:rPr>
              <w:t>禁用</w:t>
            </w:r>
            <w:r>
              <w:rPr>
                <w:rFonts w:hint="eastAsia"/>
              </w:rPr>
              <w:t xml:space="preserve"> 1:</w:t>
            </w:r>
            <w:r>
              <w:rPr>
                <w:rFonts w:hint="eastAsia"/>
              </w:rPr>
              <w:t>启用</w:t>
            </w:r>
          </w:p>
          <w:p w14:paraId="4B907B8F" w14:textId="77777777" w:rsidR="00933DB0" w:rsidRDefault="008845DE" w:rsidP="003E69E9">
            <w:pPr>
              <w:rPr>
                <w:color w:val="2A00FF"/>
              </w:rPr>
            </w:pPr>
            <w:r>
              <w:t>"</w:t>
            </w:r>
            <w:r>
              <w:rPr>
                <w:rFonts w:hint="eastAsia"/>
              </w:rPr>
              <w:t>displayCups</w:t>
            </w:r>
            <w:r>
              <w:t>"</w:t>
            </w:r>
            <w:r>
              <w:rPr>
                <w:rFonts w:hint="eastAsia"/>
              </w:rPr>
              <w:t>:1</w:t>
            </w:r>
            <w:r>
              <w:rPr>
                <w:rFonts w:hint="eastAsia"/>
                <w:color w:val="2A00FF"/>
              </w:rPr>
              <w:t>(Integer)</w:t>
            </w:r>
            <w:r>
              <w:rPr>
                <w:rFonts w:hint="eastAsia"/>
              </w:rPr>
              <w:t>,</w:t>
            </w:r>
          </w:p>
          <w:p w14:paraId="00E0ECAD" w14:textId="77777777" w:rsidR="00933DB0" w:rsidRDefault="008845DE" w:rsidP="003E69E9">
            <w:r>
              <w:rPr>
                <w:rFonts w:hint="eastAsia"/>
              </w:rPr>
              <w:t xml:space="preserve">  // </w:t>
            </w:r>
            <w:r>
              <w:rPr>
                <w:rFonts w:hint="eastAsia"/>
              </w:rPr>
              <w:t>继续点单</w:t>
            </w:r>
            <w:r>
              <w:rPr>
                <w:rFonts w:hint="eastAsia"/>
              </w:rPr>
              <w:t xml:space="preserve"> 0:</w:t>
            </w:r>
            <w:r>
              <w:rPr>
                <w:rFonts w:hint="eastAsia"/>
              </w:rPr>
              <w:t>禁用</w:t>
            </w:r>
            <w:r>
              <w:rPr>
                <w:rFonts w:hint="eastAsia"/>
              </w:rPr>
              <w:t xml:space="preserve"> 1:</w:t>
            </w:r>
            <w:r>
              <w:rPr>
                <w:rFonts w:hint="eastAsia"/>
              </w:rPr>
              <w:t>启用</w:t>
            </w:r>
          </w:p>
          <w:p w14:paraId="4FE46683" w14:textId="77777777" w:rsidR="00933DB0" w:rsidRDefault="008845DE" w:rsidP="003E69E9">
            <w:pPr>
              <w:rPr>
                <w:color w:val="2A00FF"/>
              </w:rPr>
            </w:pPr>
            <w:r>
              <w:t>"</w:t>
            </w:r>
            <w:r>
              <w:rPr>
                <w:rFonts w:hint="eastAsia"/>
              </w:rPr>
              <w:t>continueOrder</w:t>
            </w:r>
            <w:r>
              <w:t>"</w:t>
            </w:r>
            <w:r>
              <w:rPr>
                <w:rFonts w:hint="eastAsia"/>
              </w:rPr>
              <w:t>:1</w:t>
            </w:r>
            <w:r>
              <w:rPr>
                <w:rFonts w:hint="eastAsia"/>
                <w:color w:val="2A00FF"/>
              </w:rPr>
              <w:t>(Integer)</w:t>
            </w:r>
            <w:r>
              <w:rPr>
                <w:rFonts w:hint="eastAsia"/>
              </w:rPr>
              <w:t>,</w:t>
            </w:r>
          </w:p>
          <w:p w14:paraId="083D9C3E" w14:textId="77777777" w:rsidR="00933DB0" w:rsidRDefault="008845DE" w:rsidP="003E69E9">
            <w:r>
              <w:rPr>
                <w:rFonts w:hint="eastAsia"/>
              </w:rPr>
              <w:t xml:space="preserve">  // </w:t>
            </w:r>
            <w:r>
              <w:rPr>
                <w:rFonts w:hint="eastAsia"/>
              </w:rPr>
              <w:t>放杯确认</w:t>
            </w:r>
            <w:r>
              <w:rPr>
                <w:rFonts w:hint="eastAsia"/>
              </w:rPr>
              <w:t xml:space="preserve"> 0:</w:t>
            </w:r>
            <w:r>
              <w:rPr>
                <w:rFonts w:hint="eastAsia"/>
              </w:rPr>
              <w:t>禁用</w:t>
            </w:r>
            <w:r>
              <w:rPr>
                <w:rFonts w:hint="eastAsia"/>
              </w:rPr>
              <w:t xml:space="preserve"> 1:</w:t>
            </w:r>
            <w:r>
              <w:rPr>
                <w:rFonts w:hint="eastAsia"/>
              </w:rPr>
              <w:t>启用</w:t>
            </w:r>
          </w:p>
          <w:p w14:paraId="3E9F9DA3" w14:textId="77777777" w:rsidR="00933DB0" w:rsidRDefault="008845DE" w:rsidP="003E69E9">
            <w:pPr>
              <w:rPr>
                <w:strike/>
              </w:rPr>
            </w:pPr>
            <w:r>
              <w:t>"directMake":</w:t>
            </w:r>
            <w:r>
              <w:rPr>
                <w:rFonts w:hint="eastAsia"/>
              </w:rPr>
              <w:t>1</w:t>
            </w:r>
            <w:r>
              <w:rPr>
                <w:rFonts w:hint="eastAsia"/>
                <w:color w:val="2A00FF"/>
              </w:rPr>
              <w:t>(Integer)</w:t>
            </w:r>
          </w:p>
          <w:p w14:paraId="0C6F4904" w14:textId="77777777" w:rsidR="00933DB0" w:rsidRDefault="008845DE" w:rsidP="003E69E9">
            <w:r>
              <w:rPr>
                <w:rFonts w:hint="eastAsia"/>
              </w:rPr>
              <w:t>}</w:t>
            </w:r>
          </w:p>
          <w:p w14:paraId="2450C6EB" w14:textId="77777777" w:rsidR="00933DB0" w:rsidRDefault="00933DB0" w:rsidP="003E69E9"/>
          <w:p w14:paraId="49EBDC25" w14:textId="77777777" w:rsidR="00933DB0" w:rsidRDefault="008845DE" w:rsidP="003E69E9">
            <w:r>
              <w:rPr>
                <w:rFonts w:hint="eastAsia"/>
              </w:rPr>
              <w:t xml:space="preserve">// </w:t>
            </w:r>
            <w:r>
              <w:rPr>
                <w:rFonts w:hint="eastAsia"/>
              </w:rPr>
              <w:t>高级设置</w:t>
            </w:r>
          </w:p>
          <w:p w14:paraId="786948CF" w14:textId="77777777" w:rsidR="00933DB0" w:rsidRDefault="008845DE" w:rsidP="003E69E9">
            <w:r>
              <w:t>"</w:t>
            </w:r>
            <w:r>
              <w:rPr>
                <w:rFonts w:hint="eastAsia"/>
              </w:rPr>
              <w:t>advanceSetting</w:t>
            </w:r>
            <w:r>
              <w:t>"</w:t>
            </w:r>
            <w:r>
              <w:rPr>
                <w:rFonts w:hint="eastAsia"/>
              </w:rPr>
              <w:t>:{</w:t>
            </w:r>
          </w:p>
          <w:p w14:paraId="7A1B3770" w14:textId="77777777" w:rsidR="00933DB0" w:rsidRDefault="008845DE" w:rsidP="003E69E9">
            <w:pPr>
              <w:rPr>
                <w:color w:val="2A00FF"/>
              </w:rPr>
            </w:pPr>
            <w:r>
              <w:rPr>
                <w:rFonts w:hint="eastAsia"/>
              </w:rPr>
              <w:t xml:space="preserve">  </w:t>
            </w:r>
            <w:r>
              <w:rPr>
                <w:rFonts w:hint="eastAsia"/>
                <w:color w:val="2A00FF"/>
              </w:rPr>
              <w:t xml:space="preserve">// </w:t>
            </w:r>
            <w:r>
              <w:rPr>
                <w:rFonts w:hint="eastAsia"/>
                <w:color w:val="2A00FF"/>
              </w:rPr>
              <w:t>时区</w:t>
            </w:r>
            <w:r>
              <w:rPr>
                <w:rFonts w:hint="eastAsia"/>
                <w:color w:val="2A00FF"/>
              </w:rPr>
              <w:t xml:space="preserve"> </w:t>
            </w:r>
            <w:r>
              <w:rPr>
                <w:rFonts w:hint="eastAsia"/>
              </w:rPr>
              <w:t>(</w:t>
            </w:r>
            <w:r>
              <w:rPr>
                <w:rFonts w:hint="eastAsia"/>
              </w:rPr>
              <w:t>设备端会提供时区库给我们</w:t>
            </w:r>
            <w:r>
              <w:rPr>
                <w:rFonts w:hint="eastAsia"/>
              </w:rPr>
              <w:t>)</w:t>
            </w:r>
          </w:p>
          <w:p w14:paraId="012AC8D7" w14:textId="77777777" w:rsidR="00933DB0" w:rsidRDefault="008845DE" w:rsidP="003E69E9">
            <w:pPr>
              <w:rPr>
                <w:color w:val="2A00FF"/>
              </w:rPr>
            </w:pPr>
            <w:r>
              <w:t>"</w:t>
            </w:r>
            <w:r>
              <w:rPr>
                <w:rFonts w:hint="eastAsia"/>
              </w:rPr>
              <w:t>timeZone</w:t>
            </w:r>
            <w:r>
              <w:t>"</w:t>
            </w:r>
            <w:r>
              <w:rPr>
                <w:rFonts w:hint="eastAsia"/>
              </w:rPr>
              <w:t>:</w:t>
            </w:r>
            <w:r>
              <w:t>"</w:t>
            </w:r>
            <w:r>
              <w:rPr>
                <w:rFonts w:hint="eastAsia"/>
              </w:rPr>
              <w:t>1</w:t>
            </w:r>
            <w:r>
              <w:rPr>
                <w:rFonts w:hint="eastAsia"/>
                <w:color w:val="2A00FF"/>
              </w:rPr>
              <w:t>(String)</w:t>
            </w:r>
            <w:r>
              <w:t>"</w:t>
            </w:r>
            <w:r>
              <w:rPr>
                <w:rFonts w:hint="eastAsia"/>
              </w:rPr>
              <w:t>,</w:t>
            </w:r>
          </w:p>
          <w:p w14:paraId="61678B0A" w14:textId="77777777" w:rsidR="00933DB0" w:rsidRDefault="008845DE" w:rsidP="003E69E9">
            <w:r>
              <w:rPr>
                <w:rFonts w:hint="eastAsia"/>
              </w:rPr>
              <w:t xml:space="preserve">  // </w:t>
            </w:r>
            <w:r>
              <w:rPr>
                <w:rFonts w:hint="eastAsia"/>
              </w:rPr>
              <w:t>屏幕亮度</w:t>
            </w:r>
            <w:r>
              <w:rPr>
                <w:rFonts w:hint="eastAsia"/>
              </w:rPr>
              <w:t>(</w:t>
            </w:r>
            <w:r>
              <w:rPr>
                <w:rFonts w:hint="eastAsia"/>
              </w:rPr>
              <w:t>单位：百分比</w:t>
            </w:r>
            <w:r>
              <w:rPr>
                <w:rFonts w:hint="eastAsia"/>
              </w:rPr>
              <w:t>)</w:t>
            </w:r>
          </w:p>
          <w:p w14:paraId="5C4DDB8B" w14:textId="77777777" w:rsidR="00933DB0" w:rsidRDefault="008845DE" w:rsidP="003E69E9">
            <w:pPr>
              <w:rPr>
                <w:color w:val="2A00FF"/>
              </w:rPr>
            </w:pPr>
            <w:r>
              <w:t>"</w:t>
            </w:r>
            <w:r>
              <w:rPr>
                <w:rFonts w:hint="eastAsia"/>
              </w:rPr>
              <w:t>makeCancel</w:t>
            </w:r>
            <w:r>
              <w:t>"</w:t>
            </w:r>
            <w:r>
              <w:rPr>
                <w:rFonts w:hint="eastAsia"/>
              </w:rPr>
              <w:t>:35</w:t>
            </w:r>
            <w:r>
              <w:rPr>
                <w:rFonts w:hint="eastAsia"/>
                <w:color w:val="2A00FF"/>
              </w:rPr>
              <w:t>(Integer),</w:t>
            </w:r>
          </w:p>
          <w:p w14:paraId="31EC51CB" w14:textId="77777777" w:rsidR="00933DB0" w:rsidRDefault="008845DE" w:rsidP="003E69E9">
            <w:r>
              <w:t xml:space="preserve">// </w:t>
            </w:r>
            <w:r>
              <w:rPr>
                <w:rFonts w:hint="eastAsia"/>
              </w:rPr>
              <w:t>按键音量（单位百分比）</w:t>
            </w:r>
          </w:p>
          <w:p w14:paraId="520A9A9B" w14:textId="77777777" w:rsidR="00933DB0" w:rsidRDefault="008845DE" w:rsidP="003E69E9">
            <w:pPr>
              <w:rPr>
                <w:color w:val="2A00FF"/>
              </w:rPr>
            </w:pPr>
            <w:r>
              <w:t>“keyTone”:10(Integer)</w:t>
            </w:r>
          </w:p>
          <w:p w14:paraId="7BDA1F8C" w14:textId="77777777" w:rsidR="00933DB0" w:rsidRDefault="008845DE" w:rsidP="003E69E9">
            <w:r>
              <w:rPr>
                <w:rFonts w:hint="eastAsia"/>
              </w:rPr>
              <w:t>}</w:t>
            </w:r>
          </w:p>
          <w:p w14:paraId="79F925A2" w14:textId="77777777" w:rsidR="00933DB0" w:rsidRDefault="00933DB0" w:rsidP="003E69E9"/>
          <w:p w14:paraId="6625A7B8" w14:textId="77777777" w:rsidR="00933DB0" w:rsidRDefault="008845DE" w:rsidP="003E69E9">
            <w:r>
              <w:t>/</w:t>
            </w:r>
            <w:r>
              <w:rPr>
                <w:rFonts w:hint="eastAsia"/>
              </w:rPr>
              <w:t>/</w:t>
            </w:r>
            <w:r>
              <w:rPr>
                <w:rFonts w:hint="eastAsia"/>
              </w:rPr>
              <w:t>用户</w:t>
            </w:r>
            <w:r>
              <w:rPr>
                <w:rFonts w:hint="eastAsia"/>
              </w:rPr>
              <w:t xml:space="preserve"> </w:t>
            </w:r>
            <w:r>
              <w:rPr>
                <w:rFonts w:hint="eastAsia"/>
              </w:rPr>
              <w:t>设备端密码设置</w:t>
            </w:r>
          </w:p>
          <w:p w14:paraId="4DA01F06" w14:textId="77777777" w:rsidR="00933DB0" w:rsidRDefault="008845DE" w:rsidP="003E69E9">
            <w:r>
              <w:rPr>
                <w:color w:val="2A00FF"/>
              </w:rPr>
              <w:tab/>
            </w:r>
            <w:r>
              <w:rPr>
                <w:color w:val="2A00FF"/>
              </w:rPr>
              <w:tab/>
            </w:r>
            <w:r>
              <w:t>"</w:t>
            </w:r>
            <w:r>
              <w:rPr>
                <w:rFonts w:hint="eastAsia"/>
              </w:rPr>
              <w:t>password</w:t>
            </w:r>
            <w:r>
              <w:t>":</w:t>
            </w:r>
            <w:r>
              <w:rPr>
                <w:rFonts w:hint="eastAsia"/>
              </w:rPr>
              <w:t>{</w:t>
            </w:r>
          </w:p>
          <w:p w14:paraId="12D31993" w14:textId="77777777" w:rsidR="00933DB0" w:rsidRDefault="008845DE" w:rsidP="003E69E9">
            <w:r>
              <w:rPr>
                <w:rFonts w:hint="eastAsia"/>
              </w:rPr>
              <w:t xml:space="preserve">           // </w:t>
            </w:r>
            <w:r>
              <w:rPr>
                <w:rFonts w:hint="eastAsia"/>
              </w:rPr>
              <w:t>管理员密码</w:t>
            </w:r>
            <w:r>
              <w:rPr>
                <w:rFonts w:hint="eastAsia"/>
              </w:rPr>
              <w:t>-</w:t>
            </w:r>
            <w:r>
              <w:rPr>
                <w:rFonts w:hint="eastAsia"/>
              </w:rPr>
              <w:t>五位</w:t>
            </w:r>
          </w:p>
          <w:p w14:paraId="4788E190" w14:textId="77777777" w:rsidR="00933DB0" w:rsidRDefault="008845DE" w:rsidP="003E69E9">
            <w:r>
              <w:t>"</w:t>
            </w:r>
            <w:r>
              <w:rPr>
                <w:rFonts w:hint="eastAsia"/>
              </w:rPr>
              <w:t>adminPassword</w:t>
            </w:r>
            <w:r>
              <w:t>":"</w:t>
            </w:r>
            <w:r>
              <w:rPr>
                <w:rFonts w:hint="eastAsia"/>
              </w:rPr>
              <w:t>12345</w:t>
            </w:r>
            <w:r>
              <w:rPr>
                <w:rFonts w:hint="eastAsia"/>
                <w:color w:val="2A00FF"/>
              </w:rPr>
              <w:t>(String)</w:t>
            </w:r>
            <w:r>
              <w:t>"</w:t>
            </w:r>
            <w:r>
              <w:rPr>
                <w:rFonts w:hint="eastAsia"/>
              </w:rPr>
              <w:t>,</w:t>
            </w:r>
          </w:p>
          <w:p w14:paraId="69421DE3" w14:textId="77777777" w:rsidR="00933DB0" w:rsidRDefault="008845DE" w:rsidP="003E69E9">
            <w:r>
              <w:rPr>
                <w:rFonts w:hint="eastAsia"/>
              </w:rPr>
              <w:t xml:space="preserve">           </w:t>
            </w:r>
            <w:r>
              <w:rPr>
                <w:rFonts w:hint="eastAsia"/>
                <w:color w:val="2A00FF"/>
              </w:rPr>
              <w:t xml:space="preserve">// </w:t>
            </w:r>
            <w:r>
              <w:rPr>
                <w:rFonts w:hint="eastAsia"/>
                <w:color w:val="2A00FF"/>
              </w:rPr>
              <w:t>保养用户密码</w:t>
            </w:r>
            <w:r>
              <w:rPr>
                <w:rFonts w:hint="eastAsia"/>
                <w:color w:val="2A00FF"/>
              </w:rPr>
              <w:t>-</w:t>
            </w:r>
            <w:r>
              <w:rPr>
                <w:rFonts w:hint="eastAsia"/>
                <w:color w:val="2A00FF"/>
              </w:rPr>
              <w:t>四位</w:t>
            </w:r>
          </w:p>
          <w:p w14:paraId="28817FBB" w14:textId="77777777" w:rsidR="00933DB0" w:rsidRDefault="008845DE" w:rsidP="003E69E9">
            <w:r>
              <w:t>"</w:t>
            </w:r>
            <w:r>
              <w:rPr>
                <w:rFonts w:hint="eastAsia"/>
              </w:rPr>
              <w:t>maintainPassword</w:t>
            </w:r>
            <w:r>
              <w:t>":"</w:t>
            </w:r>
            <w:r>
              <w:rPr>
                <w:rFonts w:hint="eastAsia"/>
              </w:rPr>
              <w:t>1234</w:t>
            </w:r>
            <w:r>
              <w:rPr>
                <w:rFonts w:hint="eastAsia"/>
                <w:color w:val="2A00FF"/>
              </w:rPr>
              <w:t>(String)</w:t>
            </w:r>
            <w:r>
              <w:t>"</w:t>
            </w:r>
          </w:p>
          <w:p w14:paraId="0B0E02DA" w14:textId="77777777" w:rsidR="00933DB0" w:rsidRDefault="008845DE" w:rsidP="003E69E9">
            <w:r>
              <w:rPr>
                <w:rFonts w:hint="eastAsia"/>
              </w:rPr>
              <w:t>},</w:t>
            </w:r>
          </w:p>
          <w:p w14:paraId="33901779" w14:textId="77777777" w:rsidR="00933DB0" w:rsidRDefault="00933DB0" w:rsidP="003E69E9"/>
          <w:p w14:paraId="39E1523A" w14:textId="77777777" w:rsidR="00933DB0" w:rsidRDefault="008845DE" w:rsidP="003E69E9">
            <w:r>
              <w:rPr>
                <w:rFonts w:hint="eastAsia"/>
              </w:rPr>
              <w:t xml:space="preserve">        // </w:t>
            </w:r>
            <w:r>
              <w:rPr>
                <w:rFonts w:hint="eastAsia"/>
              </w:rPr>
              <w:t>保养用户权限模块</w:t>
            </w:r>
          </w:p>
          <w:p w14:paraId="141C49AC" w14:textId="77777777" w:rsidR="00933DB0" w:rsidRDefault="008845DE" w:rsidP="003E69E9">
            <w:pPr>
              <w:rPr>
                <w:color w:val="2A00FF"/>
              </w:rPr>
            </w:pPr>
            <w:r>
              <w:t>"</w:t>
            </w:r>
            <w:r>
              <w:rPr>
                <w:rFonts w:hint="eastAsia"/>
              </w:rPr>
              <w:t>maintainUserPermission</w:t>
            </w:r>
            <w:r>
              <w:t>":</w:t>
            </w:r>
            <w:r>
              <w:rPr>
                <w:rFonts w:hint="eastAsia"/>
              </w:rPr>
              <w:t>{</w:t>
            </w:r>
          </w:p>
          <w:p w14:paraId="1C4313B8" w14:textId="77777777" w:rsidR="00933DB0" w:rsidRDefault="008845DE" w:rsidP="003E69E9">
            <w:r>
              <w:rPr>
                <w:rFonts w:hint="eastAsia"/>
              </w:rPr>
              <w:t>//</w:t>
            </w:r>
            <w:r>
              <w:rPr>
                <w:rFonts w:hint="eastAsia"/>
              </w:rPr>
              <w:t>选中为</w:t>
            </w:r>
            <w:r>
              <w:rPr>
                <w:rFonts w:hint="eastAsia"/>
              </w:rPr>
              <w:t>1</w:t>
            </w:r>
            <w:r>
              <w:rPr>
                <w:rFonts w:hint="eastAsia"/>
              </w:rPr>
              <w:t>，未选中为</w:t>
            </w:r>
            <w:r>
              <w:rPr>
                <w:rFonts w:hint="eastAsia"/>
              </w:rPr>
              <w:t>0</w:t>
            </w:r>
          </w:p>
          <w:p w14:paraId="54583137" w14:textId="77777777" w:rsidR="00933DB0" w:rsidRDefault="00933DB0" w:rsidP="003E69E9"/>
          <w:p w14:paraId="5664EDBC" w14:textId="77777777" w:rsidR="00933DB0" w:rsidRDefault="008845DE" w:rsidP="003E69E9">
            <w:r>
              <w:t>/</w:t>
            </w:r>
            <w:r>
              <w:rPr>
                <w:rFonts w:hint="eastAsia"/>
              </w:rPr>
              <w:t>/</w:t>
            </w:r>
            <w:r>
              <w:rPr>
                <w:rFonts w:hint="eastAsia"/>
              </w:rPr>
              <w:t>冲洗权限</w:t>
            </w:r>
            <w:r>
              <w:rPr>
                <w:rFonts w:hint="eastAsia"/>
              </w:rPr>
              <w:t xml:space="preserve"> </w:t>
            </w:r>
          </w:p>
          <w:p w14:paraId="79012E91" w14:textId="77777777" w:rsidR="00933DB0" w:rsidRDefault="008845DE" w:rsidP="003E69E9">
            <w:r>
              <w:rPr>
                <w:rFonts w:hint="eastAsia"/>
              </w:rPr>
              <w:t>//</w:t>
            </w:r>
            <w:r>
              <w:rPr>
                <w:rFonts w:hint="eastAsia"/>
              </w:rPr>
              <w:t>冲泡器冲洗</w:t>
            </w:r>
            <w:r>
              <w:rPr>
                <w:rFonts w:hint="eastAsia"/>
              </w:rPr>
              <w:t>,</w:t>
            </w:r>
            <w:r>
              <w:rPr>
                <w:rFonts w:hint="eastAsia"/>
              </w:rPr>
              <w:t>奶沫器冲洗</w:t>
            </w:r>
            <w:r>
              <w:rPr>
                <w:rFonts w:hint="eastAsia"/>
              </w:rPr>
              <w:t>,</w:t>
            </w:r>
            <w:r>
              <w:rPr>
                <w:rFonts w:hint="eastAsia"/>
              </w:rPr>
              <w:t>内部奶管冲洗</w:t>
            </w:r>
            <w:r>
              <w:rPr>
                <w:rFonts w:hint="eastAsia"/>
              </w:rPr>
              <w:t>,</w:t>
            </w:r>
            <w:r>
              <w:rPr>
                <w:rFonts w:hint="eastAsia"/>
              </w:rPr>
              <w:t>搅拌器冲洗</w:t>
            </w:r>
            <w:r>
              <w:rPr>
                <w:rFonts w:hint="eastAsia"/>
              </w:rPr>
              <w:t>,</w:t>
            </w:r>
            <w:r>
              <w:rPr>
                <w:rFonts w:hint="eastAsia"/>
              </w:rPr>
              <w:t>外部奶管冲洗</w:t>
            </w:r>
            <w:r>
              <w:t>,</w:t>
            </w:r>
            <w:r>
              <w:rPr>
                <w:rFonts w:hint="eastAsia"/>
              </w:rPr>
              <w:t>奶沫器系统冲洗（</w:t>
            </w:r>
            <w:r>
              <w:rPr>
                <w:rFonts w:hint="eastAsia"/>
              </w:rPr>
              <w:t>E</w:t>
            </w:r>
            <w:r>
              <w:t>20</w:t>
            </w:r>
            <w:r>
              <w:rPr>
                <w:rFonts w:hint="eastAsia"/>
              </w:rPr>
              <w:t>黑咖机没有奶相关保养）</w:t>
            </w:r>
          </w:p>
          <w:p w14:paraId="3D6478BF" w14:textId="77777777" w:rsidR="00933DB0" w:rsidRDefault="008845DE" w:rsidP="003E69E9">
            <w:r>
              <w:t>"</w:t>
            </w:r>
            <w:r>
              <w:rPr>
                <w:rFonts w:hint="eastAsia"/>
              </w:rPr>
              <w:t>rinse</w:t>
            </w:r>
            <w:r>
              <w:t>":"1"</w:t>
            </w:r>
            <w:r>
              <w:rPr>
                <w:rFonts w:hint="eastAsia"/>
              </w:rPr>
              <w:t>,</w:t>
            </w:r>
          </w:p>
          <w:p w14:paraId="52790BD5" w14:textId="77777777" w:rsidR="00933DB0" w:rsidRDefault="00933DB0" w:rsidP="003E69E9"/>
          <w:p w14:paraId="08C7B90F" w14:textId="77777777" w:rsidR="00933DB0" w:rsidRDefault="008845DE" w:rsidP="003E69E9">
            <w:r>
              <w:t>/</w:t>
            </w:r>
            <w:r>
              <w:rPr>
                <w:rFonts w:hint="eastAsia"/>
              </w:rPr>
              <w:t>/</w:t>
            </w:r>
            <w:r>
              <w:rPr>
                <w:rFonts w:hint="eastAsia"/>
              </w:rPr>
              <w:t>清洗权限（根据机型只显示机器有的部分，有什么就传什么）</w:t>
            </w:r>
          </w:p>
          <w:p w14:paraId="71131D48" w14:textId="77777777" w:rsidR="00933DB0" w:rsidRDefault="008845DE" w:rsidP="003E69E9">
            <w:r>
              <w:rPr>
                <w:rFonts w:hint="eastAsia"/>
              </w:rPr>
              <w:t>//</w:t>
            </w:r>
            <w:r>
              <w:rPr>
                <w:rFonts w:hint="eastAsia"/>
              </w:rPr>
              <w:t>冲泡器清洗片清洗信息</w:t>
            </w:r>
            <w:r>
              <w:rPr>
                <w:rFonts w:hint="eastAsia"/>
              </w:rPr>
              <w:t>,</w:t>
            </w:r>
            <w:r>
              <w:rPr>
                <w:rFonts w:hint="eastAsia"/>
              </w:rPr>
              <w:t>冲泡器清洗片清洗</w:t>
            </w:r>
            <w:r>
              <w:rPr>
                <w:rFonts w:hint="eastAsia"/>
              </w:rPr>
              <w:t>,</w:t>
            </w:r>
            <w:r>
              <w:rPr>
                <w:rFonts w:hint="eastAsia"/>
              </w:rPr>
              <w:t>奶沫器清洗剂清洗</w:t>
            </w:r>
            <w:r>
              <w:rPr>
                <w:rFonts w:hint="eastAsia"/>
              </w:rPr>
              <w:t>,</w:t>
            </w:r>
            <w:r>
              <w:rPr>
                <w:rFonts w:hint="eastAsia"/>
              </w:rPr>
              <w:t>糖浆机清洗，冰箱蠕动泵清洗</w:t>
            </w:r>
          </w:p>
          <w:p w14:paraId="05575323" w14:textId="77777777" w:rsidR="00933DB0" w:rsidRDefault="008845DE" w:rsidP="003E69E9">
            <w:r>
              <w:t>"</w:t>
            </w:r>
            <w:r>
              <w:rPr>
                <w:rFonts w:hint="eastAsia"/>
              </w:rPr>
              <w:t>clean</w:t>
            </w:r>
            <w:r>
              <w:t>":"</w:t>
            </w:r>
            <w:r>
              <w:rPr>
                <w:rFonts w:hint="eastAsia"/>
              </w:rPr>
              <w:t>1,0,1</w:t>
            </w:r>
            <w:r>
              <w:t>,0,1"</w:t>
            </w:r>
            <w:r>
              <w:rPr>
                <w:rFonts w:hint="eastAsia"/>
              </w:rPr>
              <w:t>,</w:t>
            </w:r>
          </w:p>
          <w:p w14:paraId="021D227C" w14:textId="77777777" w:rsidR="00933DB0" w:rsidRDefault="00933DB0" w:rsidP="003E69E9"/>
          <w:p w14:paraId="32C0AE70" w14:textId="77777777" w:rsidR="00933DB0" w:rsidRDefault="008845DE" w:rsidP="003E69E9">
            <w:r>
              <w:t>/</w:t>
            </w:r>
            <w:r>
              <w:rPr>
                <w:rFonts w:hint="eastAsia"/>
              </w:rPr>
              <w:t>/</w:t>
            </w:r>
            <w:r>
              <w:rPr>
                <w:rFonts w:hint="eastAsia"/>
              </w:rPr>
              <w:t>除垢权限</w:t>
            </w:r>
          </w:p>
          <w:p w14:paraId="24F0CBCB" w14:textId="77777777" w:rsidR="00933DB0" w:rsidRDefault="008845DE" w:rsidP="003E69E9">
            <w:r>
              <w:rPr>
                <w:rFonts w:hint="eastAsia"/>
              </w:rPr>
              <w:t>//</w:t>
            </w:r>
            <w:r>
              <w:rPr>
                <w:rFonts w:hint="eastAsia"/>
              </w:rPr>
              <w:t>咖啡水路除垢</w:t>
            </w:r>
            <w:r>
              <w:rPr>
                <w:rFonts w:hint="eastAsia"/>
              </w:rPr>
              <w:t>,</w:t>
            </w:r>
            <w:r>
              <w:rPr>
                <w:rFonts w:hint="eastAsia"/>
              </w:rPr>
              <w:t>蒸汽水路除垢</w:t>
            </w:r>
            <w:r>
              <w:rPr>
                <w:rFonts w:hint="eastAsia"/>
              </w:rPr>
              <w:t>,</w:t>
            </w:r>
            <w:r>
              <w:rPr>
                <w:rFonts w:hint="eastAsia"/>
              </w:rPr>
              <w:t>除垢</w:t>
            </w:r>
          </w:p>
          <w:p w14:paraId="44C6F1B4" w14:textId="77777777" w:rsidR="00933DB0" w:rsidRDefault="008845DE" w:rsidP="003E69E9">
            <w:r>
              <w:t>"</w:t>
            </w:r>
            <w:r>
              <w:rPr>
                <w:rFonts w:hint="eastAsia"/>
              </w:rPr>
              <w:t>descaling</w:t>
            </w:r>
            <w:r>
              <w:t>":"</w:t>
            </w:r>
            <w:r>
              <w:rPr>
                <w:rFonts w:hint="eastAsia"/>
              </w:rPr>
              <w:t>1,1,</w:t>
            </w:r>
            <w:r>
              <w:t>1"</w:t>
            </w:r>
            <w:r>
              <w:rPr>
                <w:rFonts w:hint="eastAsia"/>
              </w:rPr>
              <w:t>,</w:t>
            </w:r>
          </w:p>
          <w:p w14:paraId="1F3360C2" w14:textId="77777777" w:rsidR="00933DB0" w:rsidRDefault="00933DB0" w:rsidP="003E69E9"/>
          <w:p w14:paraId="1113A834" w14:textId="77777777" w:rsidR="00933DB0" w:rsidRDefault="008845DE" w:rsidP="003E69E9">
            <w:r>
              <w:t>/</w:t>
            </w:r>
            <w:r>
              <w:rPr>
                <w:rFonts w:hint="eastAsia"/>
              </w:rPr>
              <w:t>/</w:t>
            </w:r>
            <w:r>
              <w:rPr>
                <w:rFonts w:hint="eastAsia"/>
              </w:rPr>
              <w:t>常用功能权限</w:t>
            </w:r>
          </w:p>
          <w:p w14:paraId="3A288F6F" w14:textId="77777777" w:rsidR="00933DB0" w:rsidRDefault="008845DE" w:rsidP="003E69E9">
            <w:r>
              <w:rPr>
                <w:rFonts w:hint="eastAsia"/>
              </w:rPr>
              <w:t>//</w:t>
            </w:r>
            <w:r>
              <w:rPr>
                <w:rFonts w:hint="eastAsia"/>
              </w:rPr>
              <w:t>屏幕擦拭</w:t>
            </w:r>
            <w:r>
              <w:rPr>
                <w:rFonts w:hint="eastAsia"/>
              </w:rPr>
              <w:t>,</w:t>
            </w:r>
            <w:r>
              <w:rPr>
                <w:rFonts w:hint="eastAsia"/>
              </w:rPr>
              <w:t>重新启动</w:t>
            </w:r>
            <w:r>
              <w:rPr>
                <w:rFonts w:hint="eastAsia"/>
              </w:rPr>
              <w:t>,</w:t>
            </w:r>
            <w:r>
              <w:rPr>
                <w:rFonts w:hint="eastAsia"/>
              </w:rPr>
              <w:t>关机</w:t>
            </w:r>
          </w:p>
          <w:p w14:paraId="4113662C" w14:textId="77777777" w:rsidR="00933DB0" w:rsidRDefault="008845DE" w:rsidP="003E69E9">
            <w:r>
              <w:rPr>
                <w:rFonts w:hint="eastAsia"/>
              </w:rPr>
              <w:t>"tool</w:t>
            </w:r>
            <w:r>
              <w:t>":"</w:t>
            </w:r>
            <w:r>
              <w:rPr>
                <w:rFonts w:hint="eastAsia"/>
              </w:rPr>
              <w:t>1,0,1</w:t>
            </w:r>
            <w:r>
              <w:t>"</w:t>
            </w:r>
            <w:r>
              <w:rPr>
                <w:rFonts w:hint="eastAsia"/>
              </w:rPr>
              <w:t>,</w:t>
            </w:r>
          </w:p>
          <w:p w14:paraId="20437F73" w14:textId="77777777" w:rsidR="00933DB0" w:rsidRDefault="00933DB0" w:rsidP="003E69E9"/>
          <w:p w14:paraId="587D33F8" w14:textId="77777777" w:rsidR="00933DB0" w:rsidRDefault="008845DE" w:rsidP="003E69E9">
            <w:r>
              <w:t>/</w:t>
            </w:r>
            <w:r>
              <w:rPr>
                <w:rFonts w:hint="eastAsia"/>
              </w:rPr>
              <w:t>/</w:t>
            </w:r>
            <w:r>
              <w:rPr>
                <w:rFonts w:hint="eastAsia"/>
              </w:rPr>
              <w:t>统计权限</w:t>
            </w:r>
          </w:p>
          <w:p w14:paraId="563F9F16" w14:textId="77777777" w:rsidR="00933DB0" w:rsidRDefault="008845DE" w:rsidP="003E69E9">
            <w:r>
              <w:rPr>
                <w:rFonts w:hint="eastAsia"/>
              </w:rPr>
              <w:t>//</w:t>
            </w:r>
            <w:r>
              <w:rPr>
                <w:rFonts w:hint="eastAsia"/>
              </w:rPr>
              <w:t>饮品统计</w:t>
            </w:r>
            <w:r>
              <w:rPr>
                <w:rFonts w:hint="eastAsia"/>
              </w:rPr>
              <w:t>,</w:t>
            </w:r>
            <w:r>
              <w:rPr>
                <w:rFonts w:hint="eastAsia"/>
              </w:rPr>
              <w:t>保养统计</w:t>
            </w:r>
            <w:r>
              <w:rPr>
                <w:rFonts w:hint="eastAsia"/>
              </w:rPr>
              <w:t>,</w:t>
            </w:r>
            <w:r>
              <w:rPr>
                <w:rFonts w:hint="eastAsia"/>
              </w:rPr>
              <w:t>维护统计</w:t>
            </w:r>
          </w:p>
          <w:p w14:paraId="61C701B5" w14:textId="77777777" w:rsidR="00933DB0" w:rsidRDefault="008845DE" w:rsidP="003E69E9">
            <w:r>
              <w:rPr>
                <w:color w:val="2A00FF"/>
              </w:rPr>
              <w:tab/>
            </w:r>
            <w:r>
              <w:t>"</w:t>
            </w:r>
            <w:r>
              <w:rPr>
                <w:rFonts w:hint="eastAsia"/>
              </w:rPr>
              <w:t>statistic</w:t>
            </w:r>
            <w:r>
              <w:t>":"</w:t>
            </w:r>
            <w:r>
              <w:rPr>
                <w:rFonts w:hint="eastAsia"/>
              </w:rPr>
              <w:t>1,1,1</w:t>
            </w:r>
            <w:r>
              <w:t>"</w:t>
            </w:r>
            <w:r>
              <w:rPr>
                <w:rFonts w:hint="eastAsia"/>
              </w:rPr>
              <w:t>,</w:t>
            </w:r>
          </w:p>
          <w:p w14:paraId="2A995A1E" w14:textId="77777777" w:rsidR="00933DB0" w:rsidRDefault="00933DB0" w:rsidP="003E69E9"/>
          <w:p w14:paraId="5822F0D0" w14:textId="77777777" w:rsidR="00933DB0" w:rsidRDefault="008845DE" w:rsidP="003E69E9">
            <w:r>
              <w:t>/</w:t>
            </w:r>
            <w:r>
              <w:rPr>
                <w:rFonts w:hint="eastAsia"/>
              </w:rPr>
              <w:t>/</w:t>
            </w:r>
            <w:r>
              <w:rPr>
                <w:rFonts w:hint="eastAsia"/>
              </w:rPr>
              <w:t>帮助权限信息</w:t>
            </w:r>
          </w:p>
          <w:p w14:paraId="4F7D3314" w14:textId="77777777" w:rsidR="00933DB0" w:rsidRDefault="008845DE" w:rsidP="003E69E9">
            <w:r>
              <w:t>"</w:t>
            </w:r>
            <w:r>
              <w:rPr>
                <w:rFonts w:hint="eastAsia"/>
              </w:rPr>
              <w:t>help</w:t>
            </w:r>
            <w:r>
              <w:t>":"</w:t>
            </w:r>
            <w:r>
              <w:rPr>
                <w:rFonts w:hint="eastAsia"/>
              </w:rPr>
              <w:t>1</w:t>
            </w:r>
            <w:r>
              <w:t>"</w:t>
            </w:r>
          </w:p>
          <w:p w14:paraId="111D661A" w14:textId="77777777" w:rsidR="00933DB0" w:rsidRDefault="008845DE" w:rsidP="003E69E9">
            <w:r>
              <w:rPr>
                <w:rFonts w:hint="eastAsia"/>
              </w:rPr>
              <w:t>},</w:t>
            </w:r>
          </w:p>
          <w:p w14:paraId="2FE2B323" w14:textId="77777777" w:rsidR="00933DB0" w:rsidRDefault="00933DB0" w:rsidP="003E69E9"/>
          <w:p w14:paraId="26FF0854" w14:textId="77777777" w:rsidR="00933DB0" w:rsidRDefault="008845DE" w:rsidP="003E69E9">
            <w:r>
              <w:t>/</w:t>
            </w:r>
            <w:r>
              <w:rPr>
                <w:rFonts w:hint="eastAsia"/>
              </w:rPr>
              <w:t xml:space="preserve">/ </w:t>
            </w:r>
            <w:r>
              <w:rPr>
                <w:rFonts w:hint="eastAsia"/>
              </w:rPr>
              <w:t>设备端语言切换设置</w:t>
            </w:r>
            <w:r>
              <w:rPr>
                <w:rFonts w:hint="eastAsia"/>
              </w:rPr>
              <w:t xml:space="preserve"> (</w:t>
            </w:r>
            <w:r>
              <w:rPr>
                <w:rFonts w:hint="eastAsia"/>
              </w:rPr>
              <w:t>参照附录</w:t>
            </w:r>
            <w:r>
              <w:rPr>
                <w:rFonts w:hint="eastAsia"/>
              </w:rPr>
              <w:t>M</w:t>
            </w:r>
            <w:r>
              <w:rPr>
                <w:rFonts w:hint="eastAsia"/>
              </w:rPr>
              <w:t>：设备语言对照表</w:t>
            </w:r>
            <w:r>
              <w:rPr>
                <w:rFonts w:hint="eastAsia"/>
              </w:rPr>
              <w:t>)</w:t>
            </w:r>
          </w:p>
          <w:p w14:paraId="20EF445A" w14:textId="77777777" w:rsidR="00933DB0" w:rsidRDefault="008845DE" w:rsidP="003E69E9">
            <w:r>
              <w:rPr>
                <w:color w:val="2A00FF"/>
              </w:rPr>
              <w:tab/>
            </w:r>
            <w:r>
              <w:rPr>
                <w:color w:val="2A00FF"/>
              </w:rPr>
              <w:tab/>
            </w:r>
            <w:r>
              <w:t>"</w:t>
            </w:r>
            <w:r>
              <w:rPr>
                <w:rFonts w:hint="eastAsia"/>
              </w:rPr>
              <w:t>language</w:t>
            </w:r>
            <w:r>
              <w:t>":"</w:t>
            </w:r>
            <w:r>
              <w:rPr>
                <w:rFonts w:hint="eastAsia"/>
              </w:rPr>
              <w:t>0</w:t>
            </w:r>
            <w:r>
              <w:rPr>
                <w:rFonts w:hint="eastAsia"/>
                <w:color w:val="2A00FF"/>
              </w:rPr>
              <w:t>(Interge)</w:t>
            </w:r>
            <w:r>
              <w:t>"</w:t>
            </w:r>
          </w:p>
          <w:p w14:paraId="161DEF43" w14:textId="77777777" w:rsidR="00933DB0" w:rsidRDefault="008845DE" w:rsidP="003E69E9">
            <w:r>
              <w:t>/</w:t>
            </w:r>
            <w:r>
              <w:rPr>
                <w:rFonts w:hint="eastAsia"/>
              </w:rPr>
              <w:t xml:space="preserve">/ </w:t>
            </w:r>
            <w:r>
              <w:rPr>
                <w:rFonts w:hint="eastAsia"/>
              </w:rPr>
              <w:t>售后电话信息</w:t>
            </w:r>
          </w:p>
          <w:p w14:paraId="1570AA85" w14:textId="77777777" w:rsidR="00933DB0" w:rsidRDefault="008845DE" w:rsidP="003E69E9">
            <w:r>
              <w:rPr>
                <w:color w:val="2A00FF"/>
              </w:rPr>
              <w:tab/>
            </w:r>
            <w:r>
              <w:t>"</w:t>
            </w:r>
            <w:r>
              <w:rPr>
                <w:rFonts w:hint="eastAsia"/>
              </w:rPr>
              <w:t>afterSaleInfo</w:t>
            </w:r>
            <w:r>
              <w:t>":"</w:t>
            </w:r>
            <w:r>
              <w:rPr>
                <w:rFonts w:hint="eastAsia"/>
              </w:rPr>
              <w:t>15162454181</w:t>
            </w:r>
            <w:r>
              <w:rPr>
                <w:rFonts w:hint="eastAsia"/>
                <w:color w:val="2A00FF"/>
              </w:rPr>
              <w:t>(String)</w:t>
            </w:r>
            <w:r>
              <w:t>"</w:t>
            </w:r>
            <w:r>
              <w:rPr>
                <w:rFonts w:hint="eastAsia"/>
              </w:rPr>
              <w:t xml:space="preserve"> ,</w:t>
            </w:r>
          </w:p>
          <w:p w14:paraId="1E4A673E" w14:textId="77777777" w:rsidR="00933DB0" w:rsidRDefault="00933DB0" w:rsidP="003E69E9"/>
          <w:p w14:paraId="27676E79" w14:textId="77777777" w:rsidR="00933DB0" w:rsidRDefault="008845DE" w:rsidP="003E69E9">
            <w:r>
              <w:rPr>
                <w:rFonts w:hint="eastAsia"/>
              </w:rPr>
              <w:t>}</w:t>
            </w:r>
          </w:p>
          <w:p w14:paraId="4605CD3B" w14:textId="77777777" w:rsidR="00933DB0" w:rsidRDefault="008845DE" w:rsidP="003E69E9">
            <w:r>
              <w:t>}</w:t>
            </w:r>
          </w:p>
        </w:tc>
      </w:tr>
      <w:tr w:rsidR="00933DB0" w14:paraId="4C5D3E2D" w14:textId="77777777">
        <w:trPr>
          <w:trHeight w:val="6756"/>
        </w:trPr>
        <w:tc>
          <w:tcPr>
            <w:tcW w:w="1526" w:type="dxa"/>
            <w:shd w:val="clear" w:color="auto" w:fill="244061" w:themeFill="accent1" w:themeFillShade="80"/>
          </w:tcPr>
          <w:p w14:paraId="60FD2767" w14:textId="77777777" w:rsidR="00933DB0" w:rsidRDefault="00933DB0" w:rsidP="003E69E9"/>
        </w:tc>
        <w:tc>
          <w:tcPr>
            <w:tcW w:w="6996" w:type="dxa"/>
            <w:gridSpan w:val="3"/>
          </w:tcPr>
          <w:p w14:paraId="6ADD71A2" w14:textId="77777777" w:rsidR="00933DB0" w:rsidRDefault="00933DB0" w:rsidP="003E69E9"/>
        </w:tc>
      </w:tr>
    </w:tbl>
    <w:p w14:paraId="30271499" w14:textId="77777777" w:rsidR="00933DB0" w:rsidRDefault="008845DE" w:rsidP="003E69E9">
      <w:r>
        <w:rPr>
          <w:rFonts w:hint="eastAsia"/>
        </w:rPr>
        <w:t>说明</w:t>
      </w:r>
      <w:r>
        <w:rPr>
          <w:rFonts w:hint="eastAsia"/>
        </w:rPr>
        <w:t>1</w:t>
      </w:r>
      <w:r>
        <w:rPr>
          <w:rFonts w:hint="eastAsia"/>
        </w:rPr>
        <w:t>：仅上传有改动的部分，未改动部分无需上传；</w:t>
      </w:r>
    </w:p>
    <w:p w14:paraId="664DF9A9" w14:textId="77777777" w:rsidR="00933DB0" w:rsidRDefault="008845DE" w:rsidP="003E69E9">
      <w:pPr>
        <w:pStyle w:val="4"/>
      </w:pPr>
      <w:bookmarkStart w:id="5" w:name="_Ref169167503"/>
      <w:r>
        <w:t>4</w:t>
      </w:r>
      <w:r>
        <w:rPr>
          <w:rFonts w:hint="eastAsia"/>
        </w:rPr>
        <w:t>.5</w:t>
      </w:r>
      <w:r>
        <w:t>.1</w:t>
      </w:r>
      <w:r>
        <w:rPr>
          <w:rFonts w:hint="eastAsia"/>
        </w:rPr>
        <w:t xml:space="preserve">.3 </w:t>
      </w:r>
      <w:r>
        <w:rPr>
          <w:rFonts w:hint="eastAsia"/>
        </w:rPr>
        <w:t>云服务器响应结构体</w:t>
      </w:r>
      <w:bookmarkEnd w:id="5"/>
    </w:p>
    <w:p w14:paraId="586FBE8E" w14:textId="77777777" w:rsidR="00933DB0" w:rsidRDefault="008845DE" w:rsidP="003E69E9">
      <w:r>
        <w:rPr>
          <w:rFonts w:hint="eastAsia"/>
        </w:rPr>
        <w:t>注意：</w:t>
      </w:r>
      <w:r>
        <w:rPr>
          <w:rFonts w:hint="eastAsia"/>
        </w:rPr>
        <w:t>4.5.1.3 data</w:t>
      </w:r>
      <w:r>
        <w:rPr>
          <w:rFonts w:hint="eastAsia"/>
        </w:rPr>
        <w:t>中的模块结构等同于</w:t>
      </w:r>
      <w:r>
        <w:rPr>
          <w:rFonts w:hint="eastAsia"/>
        </w:rPr>
        <w:t>4.5.1.2</w:t>
      </w:r>
      <w:r>
        <w:rPr>
          <w:rFonts w:hint="eastAsia"/>
        </w:rPr>
        <w:t>中的结构</w:t>
      </w:r>
    </w:p>
    <w:tbl>
      <w:tblPr>
        <w:tblStyle w:val="af4"/>
        <w:tblW w:w="8522" w:type="dxa"/>
        <w:tblLayout w:type="fixed"/>
        <w:tblLook w:val="04A0" w:firstRow="1" w:lastRow="0" w:firstColumn="1" w:lastColumn="0" w:noHBand="0" w:noVBand="1"/>
      </w:tblPr>
      <w:tblGrid>
        <w:gridCol w:w="1526"/>
        <w:gridCol w:w="2734"/>
        <w:gridCol w:w="1235"/>
        <w:gridCol w:w="3027"/>
      </w:tblGrid>
      <w:tr w:rsidR="00933DB0" w14:paraId="2D3CB36B" w14:textId="77777777">
        <w:trPr>
          <w:trHeight w:val="343"/>
        </w:trPr>
        <w:tc>
          <w:tcPr>
            <w:tcW w:w="1526" w:type="dxa"/>
            <w:shd w:val="clear" w:color="auto" w:fill="244061" w:themeFill="accent1" w:themeFillShade="80"/>
          </w:tcPr>
          <w:p w14:paraId="51EE3895" w14:textId="77777777" w:rsidR="00933DB0" w:rsidRDefault="008845DE" w:rsidP="003E69E9">
            <w:r>
              <w:rPr>
                <w:rFonts w:hint="eastAsia"/>
              </w:rPr>
              <w:t>消息主题</w:t>
            </w:r>
          </w:p>
        </w:tc>
        <w:tc>
          <w:tcPr>
            <w:tcW w:w="6996" w:type="dxa"/>
            <w:gridSpan w:val="3"/>
            <w:shd w:val="clear" w:color="auto" w:fill="FBD4B4" w:themeFill="accent6" w:themeFillTint="66"/>
          </w:tcPr>
          <w:p w14:paraId="3AFD94A8" w14:textId="77777777" w:rsidR="00933DB0" w:rsidRDefault="008845DE" w:rsidP="003E69E9">
            <w:r>
              <w:rPr>
                <w:rFonts w:hint="eastAsia"/>
              </w:rPr>
              <w:t>cilentid /kalerm/iot/</w:t>
            </w:r>
            <w:r>
              <w:t>deviceParamSync</w:t>
            </w:r>
            <w:r>
              <w:rPr>
                <w:rFonts w:hint="eastAsia"/>
              </w:rPr>
              <w:t>/</w:t>
            </w:r>
            <w:r>
              <w:t>result/</w:t>
            </w:r>
            <w:r>
              <w:rPr>
                <w:rFonts w:hint="eastAsia"/>
              </w:rPr>
              <w:t>s</w:t>
            </w:r>
            <w:r>
              <w:t>tateserver</w:t>
            </w:r>
          </w:p>
        </w:tc>
      </w:tr>
      <w:tr w:rsidR="00933DB0" w14:paraId="6129BBBC" w14:textId="77777777">
        <w:tc>
          <w:tcPr>
            <w:tcW w:w="1526" w:type="dxa"/>
            <w:shd w:val="clear" w:color="auto" w:fill="244061" w:themeFill="accent1" w:themeFillShade="80"/>
          </w:tcPr>
          <w:p w14:paraId="0CBBE72A" w14:textId="77777777" w:rsidR="00933DB0" w:rsidRDefault="008845DE" w:rsidP="003E69E9">
            <w:r>
              <w:rPr>
                <w:rFonts w:hint="eastAsia"/>
              </w:rPr>
              <w:t>订阅者</w:t>
            </w:r>
          </w:p>
        </w:tc>
        <w:tc>
          <w:tcPr>
            <w:tcW w:w="2734" w:type="dxa"/>
          </w:tcPr>
          <w:p w14:paraId="1FA00130" w14:textId="77777777" w:rsidR="00933DB0" w:rsidRDefault="008845DE" w:rsidP="003E69E9">
            <w:r>
              <w:rPr>
                <w:rFonts w:hint="eastAsia"/>
              </w:rPr>
              <w:t>咖啡机</w:t>
            </w:r>
          </w:p>
        </w:tc>
        <w:tc>
          <w:tcPr>
            <w:tcW w:w="1235" w:type="dxa"/>
            <w:shd w:val="clear" w:color="auto" w:fill="244061" w:themeFill="accent1" w:themeFillShade="80"/>
          </w:tcPr>
          <w:p w14:paraId="585A5A7D" w14:textId="77777777" w:rsidR="00933DB0" w:rsidRDefault="008845DE" w:rsidP="003E69E9">
            <w:r>
              <w:rPr>
                <w:rFonts w:hint="eastAsia"/>
              </w:rPr>
              <w:t>发布者</w:t>
            </w:r>
          </w:p>
        </w:tc>
        <w:tc>
          <w:tcPr>
            <w:tcW w:w="3027" w:type="dxa"/>
          </w:tcPr>
          <w:p w14:paraId="1D4E5543" w14:textId="77777777" w:rsidR="00933DB0" w:rsidRDefault="008845DE" w:rsidP="003E69E9">
            <w:r>
              <w:rPr>
                <w:rFonts w:hint="eastAsia"/>
              </w:rPr>
              <w:t>状态服务器</w:t>
            </w:r>
          </w:p>
        </w:tc>
      </w:tr>
      <w:tr w:rsidR="00933DB0" w14:paraId="3F0E424C" w14:textId="77777777">
        <w:trPr>
          <w:trHeight w:val="956"/>
        </w:trPr>
        <w:tc>
          <w:tcPr>
            <w:tcW w:w="1526" w:type="dxa"/>
            <w:shd w:val="clear" w:color="auto" w:fill="244061" w:themeFill="accent1" w:themeFillShade="80"/>
          </w:tcPr>
          <w:p w14:paraId="191417AE" w14:textId="77777777" w:rsidR="00933DB0" w:rsidRDefault="008845DE" w:rsidP="003E69E9">
            <w:r>
              <w:t>J</w:t>
            </w:r>
            <w:r>
              <w:rPr>
                <w:rFonts w:hint="eastAsia"/>
              </w:rPr>
              <w:t>son</w:t>
            </w:r>
            <w:r>
              <w:rPr>
                <w:rFonts w:hint="eastAsia"/>
              </w:rPr>
              <w:t>格式</w:t>
            </w:r>
          </w:p>
          <w:p w14:paraId="32DD35C5" w14:textId="77777777" w:rsidR="00933DB0" w:rsidRDefault="00933DB0" w:rsidP="003E69E9"/>
        </w:tc>
        <w:tc>
          <w:tcPr>
            <w:tcW w:w="6996" w:type="dxa"/>
            <w:gridSpan w:val="3"/>
          </w:tcPr>
          <w:p w14:paraId="6B648BF3" w14:textId="77777777" w:rsidR="00933DB0" w:rsidRDefault="008845DE" w:rsidP="003E69E9">
            <w:r>
              <w:t>{</w:t>
            </w:r>
          </w:p>
          <w:p w14:paraId="0B59CAC3" w14:textId="77777777" w:rsidR="00933DB0" w:rsidRDefault="008845DE" w:rsidP="003E69E9">
            <w:r>
              <w:rPr>
                <w:rFonts w:ascii="Consolas" w:hAnsi="Consolas" w:cs="Consolas"/>
                <w:kern w:val="0"/>
                <w:sz w:val="20"/>
                <w:szCs w:val="20"/>
              </w:rPr>
              <w:tab/>
            </w:r>
            <w:r>
              <w:t>"</w:t>
            </w:r>
            <w:r>
              <w:rPr>
                <w:rFonts w:hint="eastAsia"/>
              </w:rPr>
              <w:t>msgId</w:t>
            </w:r>
            <w:r>
              <w:t>": "45484asd5a4d8a48a4sdads",</w:t>
            </w:r>
          </w:p>
          <w:p w14:paraId="0EC45A75" w14:textId="77777777" w:rsidR="00933DB0" w:rsidRDefault="008845DE" w:rsidP="003E69E9">
            <w:r>
              <w:t>"version": "2.0",</w:t>
            </w:r>
          </w:p>
          <w:p w14:paraId="1DCEF626" w14:textId="77777777" w:rsidR="00933DB0" w:rsidRDefault="008845DE" w:rsidP="003E69E9">
            <w:r>
              <w:t>"timestamp": "1565499360620",</w:t>
            </w:r>
          </w:p>
          <w:p w14:paraId="27C5D9C3" w14:textId="77777777" w:rsidR="00933DB0" w:rsidRDefault="008845DE" w:rsidP="003E69E9">
            <w:r>
              <w:t>"ackCode": "</w:t>
            </w:r>
            <w:r>
              <w:rPr>
                <w:rFonts w:hint="eastAsia"/>
              </w:rPr>
              <w:t>OK</w:t>
            </w:r>
            <w:r>
              <w:t>"</w:t>
            </w:r>
            <w:r>
              <w:rPr>
                <w:rFonts w:hint="eastAsia"/>
              </w:rPr>
              <w:t xml:space="preserve">, </w:t>
            </w:r>
          </w:p>
          <w:p w14:paraId="6C3FCC07" w14:textId="77777777" w:rsidR="00933DB0" w:rsidRDefault="008845DE" w:rsidP="003E69E9">
            <w:r>
              <w:tab/>
              <w:t>"data":</w:t>
            </w:r>
            <w:r>
              <w:tab/>
              <w:t>{</w:t>
            </w:r>
          </w:p>
          <w:p w14:paraId="66831F9A" w14:textId="77777777" w:rsidR="00933DB0" w:rsidRDefault="008845DE" w:rsidP="003E69E9">
            <w:r>
              <w:t>"syncVersion":"20211220114722</w:t>
            </w:r>
            <w:r>
              <w:rPr>
                <w:rFonts w:hint="eastAsia"/>
              </w:rPr>
              <w:t xml:space="preserve"> (</w:t>
            </w:r>
            <w:r>
              <w:t>String</w:t>
            </w:r>
            <w:r>
              <w:rPr>
                <w:rFonts w:hint="eastAsia"/>
              </w:rPr>
              <w:t>)</w:t>
            </w:r>
            <w:r>
              <w:t>",</w:t>
            </w:r>
            <w:r>
              <w:t>（</w:t>
            </w:r>
            <w:r>
              <w:rPr>
                <w:color w:val="FF0000"/>
              </w:rPr>
              <w:t>必传</w:t>
            </w:r>
            <w:r>
              <w:t>）</w:t>
            </w:r>
          </w:p>
          <w:p w14:paraId="4F6048E9" w14:textId="77777777" w:rsidR="00933DB0" w:rsidRDefault="008845DE" w:rsidP="003E69E9">
            <w:r>
              <w:rPr>
                <w:rFonts w:hint="eastAsia"/>
              </w:rPr>
              <w:t xml:space="preserve">// </w:t>
            </w:r>
            <w:r>
              <w:rPr>
                <w:rFonts w:hint="eastAsia"/>
              </w:rPr>
              <w:t>设备当前状态</w:t>
            </w:r>
            <w:r>
              <w:rPr>
                <w:rFonts w:hint="eastAsia"/>
              </w:rPr>
              <w:t xml:space="preserve"> </w:t>
            </w:r>
            <w:r>
              <w:rPr>
                <w:rFonts w:hint="eastAsia"/>
              </w:rPr>
              <w:t>非</w:t>
            </w:r>
            <w:r>
              <w:rPr>
                <w:rFonts w:hint="eastAsia"/>
              </w:rPr>
              <w:t>OK</w:t>
            </w:r>
            <w:r>
              <w:rPr>
                <w:rFonts w:hint="eastAsia"/>
              </w:rPr>
              <w:t>代表机器当前不能下发设置命令</w:t>
            </w:r>
          </w:p>
          <w:p w14:paraId="3BD9F70D" w14:textId="77777777" w:rsidR="00933DB0" w:rsidRDefault="008845DE" w:rsidP="003E69E9">
            <w:r>
              <w:t>"</w:t>
            </w:r>
            <w:r>
              <w:rPr>
                <w:rFonts w:hint="eastAsia"/>
              </w:rPr>
              <w:t>deviceStatus</w:t>
            </w:r>
            <w:r>
              <w:t>":"</w:t>
            </w:r>
            <w:r>
              <w:rPr>
                <w:rFonts w:hint="eastAsia"/>
              </w:rPr>
              <w:t>OK(</w:t>
            </w:r>
            <w:r>
              <w:t>String</w:t>
            </w:r>
            <w:r>
              <w:rPr>
                <w:rFonts w:hint="eastAsia"/>
              </w:rPr>
              <w:t>)</w:t>
            </w:r>
            <w:r>
              <w:t>",</w:t>
            </w:r>
            <w:r>
              <w:t>（</w:t>
            </w:r>
            <w:r>
              <w:rPr>
                <w:color w:val="FF0000"/>
              </w:rPr>
              <w:t>必传</w:t>
            </w:r>
            <w:r>
              <w:t>）</w:t>
            </w:r>
          </w:p>
          <w:p w14:paraId="33E7707C" w14:textId="77777777" w:rsidR="00933DB0" w:rsidRDefault="008845DE" w:rsidP="003E69E9">
            <w:r>
              <w:rPr>
                <w:rFonts w:hint="eastAsia"/>
              </w:rPr>
              <w:t xml:space="preserve">// </w:t>
            </w:r>
            <w:r>
              <w:rPr>
                <w:rFonts w:hint="eastAsia"/>
              </w:rPr>
              <w:t>设备型号</w:t>
            </w:r>
          </w:p>
          <w:p w14:paraId="50D318D1" w14:textId="77777777" w:rsidR="00933DB0" w:rsidRDefault="008845DE" w:rsidP="003E69E9">
            <w:r>
              <w:t>"</w:t>
            </w:r>
            <w:r>
              <w:rPr>
                <w:rFonts w:hint="eastAsia"/>
              </w:rPr>
              <w:t>deviceType</w:t>
            </w:r>
            <w:r>
              <w:t>":"</w:t>
            </w:r>
            <w:r>
              <w:rPr>
                <w:rFonts w:hint="eastAsia"/>
              </w:rPr>
              <w:t>X460(</w:t>
            </w:r>
            <w:r>
              <w:t>String</w:t>
            </w:r>
            <w:r>
              <w:rPr>
                <w:rFonts w:hint="eastAsia"/>
              </w:rPr>
              <w:t>)</w:t>
            </w:r>
            <w:r>
              <w:t>",</w:t>
            </w:r>
            <w:r>
              <w:t>（</w:t>
            </w:r>
            <w:r>
              <w:rPr>
                <w:color w:val="FF0000"/>
              </w:rPr>
              <w:t>必传</w:t>
            </w:r>
            <w:r>
              <w:t>）</w:t>
            </w:r>
          </w:p>
          <w:p w14:paraId="4D6BE69D" w14:textId="77777777" w:rsidR="00933DB0" w:rsidRDefault="008845DE" w:rsidP="003E69E9">
            <w:r>
              <w:tab/>
            </w:r>
            <w:r>
              <w:tab/>
              <w:t>//</w:t>
            </w:r>
            <w:r>
              <w:rPr>
                <w:rFonts w:hint="eastAsia"/>
              </w:rPr>
              <w:t xml:space="preserve"> </w:t>
            </w:r>
            <w:r>
              <w:rPr>
                <w:rFonts w:hint="eastAsia"/>
              </w:rPr>
              <w:t>饮品配方，</w:t>
            </w:r>
            <w:r>
              <w:t>新增、修改、删除、查询配方</w:t>
            </w:r>
          </w:p>
          <w:p w14:paraId="3F7AE2F6" w14:textId="77777777" w:rsidR="00933DB0" w:rsidRDefault="008845DE" w:rsidP="003E69E9">
            <w:r>
              <w:rPr>
                <w:color w:val="2A00FF"/>
              </w:rPr>
              <w:tab/>
            </w:r>
            <w:r>
              <w:rPr>
                <w:color w:val="2A00FF"/>
              </w:rPr>
              <w:tab/>
            </w:r>
            <w:r>
              <w:t>"</w:t>
            </w:r>
            <w:r>
              <w:rPr>
                <w:rFonts w:hint="eastAsia"/>
              </w:rPr>
              <w:t>drink</w:t>
            </w:r>
            <w:r>
              <w:t>List":[</w:t>
            </w:r>
          </w:p>
          <w:p w14:paraId="6861CD9C" w14:textId="77777777" w:rsidR="00933DB0" w:rsidRDefault="008845DE" w:rsidP="003E69E9">
            <w:r>
              <w:tab/>
            </w:r>
            <w:r>
              <w:tab/>
            </w:r>
            <w:r>
              <w:tab/>
              <w:t>{</w:t>
            </w:r>
          </w:p>
          <w:p w14:paraId="0B19B623" w14:textId="77777777" w:rsidR="00933DB0" w:rsidRDefault="008845DE" w:rsidP="003E69E9">
            <w:r>
              <w:t>//</w:t>
            </w:r>
            <w:r>
              <w:rPr>
                <w:rFonts w:hint="eastAsia"/>
              </w:rPr>
              <w:t xml:space="preserve"> </w:t>
            </w:r>
            <w:r>
              <w:rPr>
                <w:rFonts w:hint="eastAsia"/>
              </w:rPr>
              <w:t>饮品</w:t>
            </w:r>
            <w:r>
              <w:rPr>
                <w:rFonts w:hint="eastAsia"/>
              </w:rPr>
              <w:t>Id</w:t>
            </w:r>
          </w:p>
          <w:p w14:paraId="746D15BB" w14:textId="77777777" w:rsidR="00933DB0" w:rsidRDefault="008845DE" w:rsidP="003E69E9">
            <w:r>
              <w:tab/>
            </w:r>
            <w:r>
              <w:tab/>
            </w:r>
            <w:r>
              <w:tab/>
            </w:r>
            <w:r>
              <w:tab/>
              <w:t>"id":1,</w:t>
            </w:r>
          </w:p>
          <w:p w14:paraId="17E7AFE8" w14:textId="77777777" w:rsidR="00933DB0" w:rsidRDefault="008845DE" w:rsidP="003E69E9">
            <w:r>
              <w:t>//</w:t>
            </w:r>
            <w:r>
              <w:rPr>
                <w:rFonts w:hint="eastAsia"/>
              </w:rPr>
              <w:t xml:space="preserve"> </w:t>
            </w:r>
            <w:r>
              <w:rPr>
                <w:rFonts w:hint="eastAsia"/>
              </w:rPr>
              <w:t>商品编码</w:t>
            </w:r>
          </w:p>
          <w:p w14:paraId="2E540C42" w14:textId="77777777" w:rsidR="00933DB0" w:rsidRDefault="008845DE" w:rsidP="003E69E9">
            <w:r>
              <w:tab/>
            </w:r>
            <w:r>
              <w:tab/>
            </w:r>
            <w:r>
              <w:tab/>
            </w:r>
            <w:r>
              <w:tab/>
              <w:t>"</w:t>
            </w:r>
            <w:r>
              <w:rPr>
                <w:rFonts w:hint="eastAsia"/>
              </w:rPr>
              <w:t>skuCode</w:t>
            </w:r>
            <w:r>
              <w:t>":"</w:t>
            </w:r>
            <w:r>
              <w:rPr>
                <w:rFonts w:hint="eastAsia"/>
              </w:rPr>
              <w:t>1q2w</w:t>
            </w:r>
            <w:r>
              <w:t>",</w:t>
            </w:r>
          </w:p>
          <w:p w14:paraId="6967038F" w14:textId="77777777" w:rsidR="00933DB0" w:rsidRDefault="008845DE" w:rsidP="003E69E9">
            <w:r>
              <w:t>//</w:t>
            </w:r>
            <w:r>
              <w:rPr>
                <w:rFonts w:hint="eastAsia"/>
              </w:rPr>
              <w:t xml:space="preserve"> </w:t>
            </w:r>
            <w:r>
              <w:rPr>
                <w:rFonts w:hint="eastAsia"/>
              </w:rPr>
              <w:t>是否</w:t>
            </w:r>
            <w:r>
              <w:rPr>
                <w:rFonts w:hint="eastAsia"/>
              </w:rPr>
              <w:t>UI</w:t>
            </w:r>
            <w:r>
              <w:rPr>
                <w:rFonts w:hint="eastAsia"/>
              </w:rPr>
              <w:t>禁用</w:t>
            </w:r>
          </w:p>
          <w:p w14:paraId="30007F02" w14:textId="77777777" w:rsidR="00933DB0" w:rsidRDefault="008845DE" w:rsidP="003E69E9">
            <w:r>
              <w:t>"enable": false,</w:t>
            </w:r>
          </w:p>
          <w:p w14:paraId="1E154572" w14:textId="77777777" w:rsidR="00933DB0" w:rsidRDefault="008845DE" w:rsidP="003E69E9">
            <w:r>
              <w:rPr>
                <w:rFonts w:hint="eastAsia"/>
              </w:rPr>
              <w:t xml:space="preserve">// </w:t>
            </w:r>
            <w:r>
              <w:rPr>
                <w:rFonts w:hint="eastAsia"/>
              </w:rPr>
              <w:t>饮品配方</w:t>
            </w:r>
          </w:p>
          <w:p w14:paraId="3115F876" w14:textId="77777777" w:rsidR="00933DB0" w:rsidRDefault="008845DE" w:rsidP="003E69E9">
            <w:r>
              <w:t xml:space="preserve">"formulaList": </w:t>
            </w:r>
          </w:p>
          <w:p w14:paraId="32E99CBC" w14:textId="77777777" w:rsidR="00933DB0" w:rsidRDefault="008845DE" w:rsidP="003E69E9">
            <w:r>
              <w:t>{</w:t>
            </w:r>
          </w:p>
          <w:p w14:paraId="472EB848" w14:textId="77777777" w:rsidR="00933DB0" w:rsidRDefault="008845DE" w:rsidP="003E69E9">
            <w:r>
              <w:rPr>
                <w:rFonts w:hint="eastAsia"/>
              </w:rPr>
              <w:t xml:space="preserve">  // </w:t>
            </w:r>
            <w:r>
              <w:rPr>
                <w:rFonts w:hint="eastAsia"/>
              </w:rPr>
              <w:t>配方元素</w:t>
            </w:r>
            <w:r>
              <w:rPr>
                <w:rFonts w:hint="eastAsia"/>
              </w:rPr>
              <w:t xml:space="preserve"> </w:t>
            </w:r>
            <w:r>
              <w:rPr>
                <w:rFonts w:hint="eastAsia"/>
              </w:rPr>
              <w:t>参考附录</w:t>
            </w:r>
            <w:r>
              <w:rPr>
                <w:rFonts w:hint="eastAsia"/>
              </w:rPr>
              <w:t>D</w:t>
            </w:r>
            <w:r>
              <w:rPr>
                <w:rFonts w:hint="eastAsia"/>
              </w:rPr>
              <w:t>：饮品配方参数对照表</w:t>
            </w:r>
          </w:p>
          <w:p w14:paraId="66606FC8" w14:textId="77777777" w:rsidR="00933DB0" w:rsidRDefault="008845DE" w:rsidP="003E69E9">
            <w:r>
              <w:t>"formulas":[</w:t>
            </w:r>
          </w:p>
          <w:p w14:paraId="1CAD2C64" w14:textId="77777777" w:rsidR="00933DB0" w:rsidRDefault="008845DE" w:rsidP="003E69E9">
            <w:r>
              <w:t>{"id":1,"quicken":true,"brewCount":1,"coffeeId":0,"coffeeStrength":1,"precookVolume":0,"qualityCoffee":true,"volume":40,"weight":80}</w:t>
            </w:r>
            <w:r>
              <w:rPr>
                <w:rFonts w:hint="eastAsia"/>
              </w:rPr>
              <w:t>,</w:t>
            </w:r>
          </w:p>
          <w:p w14:paraId="3A8CBEE9" w14:textId="77777777" w:rsidR="00933DB0" w:rsidRDefault="008845DE" w:rsidP="003E69E9">
            <w:r>
              <w:rPr>
                <w:rFonts w:hint="eastAsia"/>
              </w:rPr>
              <w:t>......</w:t>
            </w:r>
          </w:p>
          <w:p w14:paraId="4484CE88" w14:textId="77777777" w:rsidR="00933DB0" w:rsidRDefault="008845DE" w:rsidP="003E69E9">
            <w:r>
              <w:t>]</w:t>
            </w:r>
          </w:p>
          <w:p w14:paraId="35F401BC" w14:textId="77777777" w:rsidR="00933DB0" w:rsidRDefault="008845DE" w:rsidP="003E69E9">
            <w:r>
              <w:t>},</w:t>
            </w:r>
          </w:p>
          <w:p w14:paraId="6CF36A54" w14:textId="77777777" w:rsidR="00933DB0" w:rsidRDefault="008845DE" w:rsidP="003E69E9">
            <w:r>
              <w:rPr>
                <w:rFonts w:hint="eastAsia"/>
              </w:rPr>
              <w:t xml:space="preserve">  // </w:t>
            </w:r>
            <w:r>
              <w:rPr>
                <w:rFonts w:hint="eastAsia"/>
              </w:rPr>
              <w:t>图片地址</w:t>
            </w:r>
          </w:p>
          <w:p w14:paraId="5142FAF8" w14:textId="77777777" w:rsidR="00933DB0" w:rsidRDefault="008845DE" w:rsidP="003E69E9">
            <w:r>
              <w:t>"image_name": "beverage_ristretto",</w:t>
            </w:r>
          </w:p>
          <w:p w14:paraId="11A2F003" w14:textId="77777777" w:rsidR="00933DB0" w:rsidRDefault="008845DE" w:rsidP="003E69E9">
            <w:r>
              <w:rPr>
                <w:rFonts w:hint="eastAsia"/>
              </w:rPr>
              <w:t>//</w:t>
            </w:r>
            <w:r>
              <w:rPr>
                <w:rFonts w:hint="eastAsia"/>
              </w:rPr>
              <w:t>饮品图片资源</w:t>
            </w:r>
            <w:r>
              <w:rPr>
                <w:rFonts w:hint="eastAsia"/>
              </w:rPr>
              <w:t xml:space="preserve"> 0:</w:t>
            </w:r>
            <w:r>
              <w:rPr>
                <w:rFonts w:hint="eastAsia"/>
              </w:rPr>
              <w:t>本地资源</w:t>
            </w:r>
            <w:r>
              <w:rPr>
                <w:rFonts w:hint="eastAsia"/>
              </w:rPr>
              <w:t>(</w:t>
            </w:r>
            <w:r>
              <w:rPr>
                <w:rFonts w:hint="eastAsia"/>
              </w:rPr>
              <w:t>非定制机器</w:t>
            </w:r>
            <w:r>
              <w:rPr>
                <w:rFonts w:hint="eastAsia"/>
              </w:rPr>
              <w:t>) 1:</w:t>
            </w:r>
            <w:r>
              <w:rPr>
                <w:rFonts w:hint="eastAsia"/>
              </w:rPr>
              <w:t>定制资源</w:t>
            </w:r>
            <w:r>
              <w:rPr>
                <w:rFonts w:hint="eastAsia"/>
              </w:rPr>
              <w:t xml:space="preserve"> 2:</w:t>
            </w:r>
            <w:r>
              <w:rPr>
                <w:rFonts w:hint="eastAsia"/>
              </w:rPr>
              <w:t>云平台</w:t>
            </w:r>
            <w:r>
              <w:rPr>
                <w:rFonts w:hint="eastAsia"/>
              </w:rPr>
              <w:t xml:space="preserve"> 3:U</w:t>
            </w:r>
            <w:r>
              <w:rPr>
                <w:rFonts w:hint="eastAsia"/>
              </w:rPr>
              <w:t>盘导入</w:t>
            </w:r>
          </w:p>
          <w:p w14:paraId="32DE567E" w14:textId="77777777" w:rsidR="00933DB0" w:rsidRDefault="008845DE" w:rsidP="003E69E9">
            <w:r>
              <w:t>"image_source": 0,</w:t>
            </w:r>
          </w:p>
          <w:p w14:paraId="16A8EA7B" w14:textId="77777777" w:rsidR="00933DB0" w:rsidRDefault="008845DE" w:rsidP="003E69E9">
            <w:r>
              <w:rPr>
                <w:rFonts w:hint="eastAsia"/>
              </w:rPr>
              <w:t xml:space="preserve">  // </w:t>
            </w:r>
            <w:r>
              <w:rPr>
                <w:rFonts w:hint="eastAsia"/>
              </w:rPr>
              <w:t>饮品唯一标识</w:t>
            </w:r>
          </w:p>
          <w:p w14:paraId="693827D4" w14:textId="77777777" w:rsidR="00933DB0" w:rsidRDefault="008845DE" w:rsidP="003E69E9">
            <w:r>
              <w:t>"index": 0,</w:t>
            </w:r>
          </w:p>
          <w:p w14:paraId="2A5CE43B" w14:textId="77777777" w:rsidR="00933DB0" w:rsidRDefault="008845DE" w:rsidP="003E69E9">
            <w:r>
              <w:rPr>
                <w:rFonts w:hint="eastAsia"/>
              </w:rPr>
              <w:t xml:space="preserve">  // </w:t>
            </w:r>
            <w:r>
              <w:rPr>
                <w:rFonts w:hint="eastAsia"/>
              </w:rPr>
              <w:t>饮品删除标志</w:t>
            </w:r>
          </w:p>
          <w:p w14:paraId="48AC7AB5" w14:textId="77777777" w:rsidR="00933DB0" w:rsidRDefault="008845DE" w:rsidP="003E69E9">
            <w:r>
              <w:t>"isDelete": false,</w:t>
            </w:r>
          </w:p>
          <w:p w14:paraId="1BEC5257" w14:textId="77777777" w:rsidR="00933DB0" w:rsidRDefault="008845DE" w:rsidP="003E69E9">
            <w:r>
              <w:rPr>
                <w:rFonts w:hint="eastAsia"/>
              </w:rPr>
              <w:t xml:space="preserve">  // </w:t>
            </w:r>
            <w:r>
              <w:rPr>
                <w:rFonts w:hint="eastAsia"/>
              </w:rPr>
              <w:t>显示状态（禁用，启用）</w:t>
            </w:r>
          </w:p>
          <w:p w14:paraId="541F8C40" w14:textId="77777777" w:rsidR="00933DB0" w:rsidRDefault="008845DE" w:rsidP="003E69E9">
            <w:r>
              <w:t>"isLock": false,</w:t>
            </w:r>
          </w:p>
          <w:p w14:paraId="59545960" w14:textId="77777777" w:rsidR="00933DB0" w:rsidRDefault="008845DE" w:rsidP="003E69E9">
            <w:r>
              <w:rPr>
                <w:rFonts w:hint="eastAsia"/>
              </w:rPr>
              <w:t xml:space="preserve">  // </w:t>
            </w:r>
            <w:r>
              <w:rPr>
                <w:rFonts w:hint="eastAsia"/>
              </w:rPr>
              <w:t>饮品同步标志</w:t>
            </w:r>
          </w:p>
          <w:p w14:paraId="13F5A7D2" w14:textId="77777777" w:rsidR="00933DB0" w:rsidRDefault="008845DE" w:rsidP="003E69E9">
            <w:r>
              <w:t>"isSync": false,</w:t>
            </w:r>
          </w:p>
          <w:p w14:paraId="5233E500" w14:textId="77777777" w:rsidR="00933DB0" w:rsidRDefault="008845DE" w:rsidP="003E69E9">
            <w:r>
              <w:rPr>
                <w:rFonts w:hint="eastAsia"/>
              </w:rPr>
              <w:t xml:space="preserve">  // </w:t>
            </w:r>
            <w:r>
              <w:rPr>
                <w:rFonts w:hint="eastAsia"/>
              </w:rPr>
              <w:t>显示（饮品显示，隐藏）</w:t>
            </w:r>
          </w:p>
          <w:p w14:paraId="2BE5164E" w14:textId="77777777" w:rsidR="00933DB0" w:rsidRDefault="008845DE" w:rsidP="003E69E9">
            <w:r>
              <w:t>"isVisible": true,</w:t>
            </w:r>
          </w:p>
          <w:p w14:paraId="0E9577FE" w14:textId="77777777" w:rsidR="00933DB0" w:rsidRDefault="008845DE" w:rsidP="003E69E9">
            <w:r>
              <w:rPr>
                <w:rFonts w:hint="eastAsia"/>
              </w:rPr>
              <w:t xml:space="preserve">  // </w:t>
            </w:r>
            <w:r>
              <w:rPr>
                <w:rFonts w:hint="eastAsia"/>
              </w:rPr>
              <w:t>位置</w:t>
            </w:r>
          </w:p>
          <w:p w14:paraId="172913F5" w14:textId="77777777" w:rsidR="00933DB0" w:rsidRDefault="008845DE" w:rsidP="003E69E9">
            <w:r>
              <w:t>"location": 0,</w:t>
            </w:r>
          </w:p>
          <w:p w14:paraId="1DEF58D3" w14:textId="77777777" w:rsidR="00933DB0" w:rsidRDefault="008845DE" w:rsidP="003E69E9">
            <w:r>
              <w:rPr>
                <w:rFonts w:hint="eastAsia"/>
              </w:rPr>
              <w:t xml:space="preserve">  // </w:t>
            </w:r>
            <w:r>
              <w:rPr>
                <w:rFonts w:hint="eastAsia"/>
              </w:rPr>
              <w:t>饮品价格现价</w:t>
            </w:r>
          </w:p>
          <w:p w14:paraId="022F60B0" w14:textId="77777777" w:rsidR="00933DB0" w:rsidRDefault="008845DE" w:rsidP="003E69E9">
            <w:r>
              <w:t>"price": 0,</w:t>
            </w:r>
          </w:p>
          <w:p w14:paraId="6E9CDEBB" w14:textId="77777777" w:rsidR="00933DB0" w:rsidRDefault="008845DE" w:rsidP="003E69E9">
            <w:r>
              <w:rPr>
                <w:rFonts w:hint="eastAsia"/>
              </w:rPr>
              <w:t xml:space="preserve">  // </w:t>
            </w:r>
            <w:r>
              <w:rPr>
                <w:rFonts w:hint="eastAsia"/>
              </w:rPr>
              <w:t>饮品价格原价</w:t>
            </w:r>
          </w:p>
          <w:p w14:paraId="13199EE1" w14:textId="77777777" w:rsidR="00933DB0" w:rsidRDefault="008845DE" w:rsidP="003E69E9">
            <w:r>
              <w:t>"price_old": 0,</w:t>
            </w:r>
          </w:p>
          <w:p w14:paraId="58F0DA5B" w14:textId="77777777" w:rsidR="00933DB0" w:rsidRDefault="008845DE" w:rsidP="003E69E9">
            <w:r>
              <w:rPr>
                <w:rFonts w:hint="eastAsia"/>
              </w:rPr>
              <w:t xml:space="preserve">  // </w:t>
            </w:r>
            <w:r>
              <w:rPr>
                <w:rFonts w:hint="eastAsia"/>
              </w:rPr>
              <w:t>时间戳</w:t>
            </w:r>
          </w:p>
          <w:p w14:paraId="2AF5ACE0" w14:textId="77777777" w:rsidR="00933DB0" w:rsidRDefault="008845DE" w:rsidP="003E69E9">
            <w:r>
              <w:t>"timestamp": 45922207386,</w:t>
            </w:r>
          </w:p>
          <w:p w14:paraId="2DF5E2B8" w14:textId="77777777" w:rsidR="00933DB0" w:rsidRDefault="008845DE" w:rsidP="003E69E9">
            <w:r>
              <w:rPr>
                <w:rFonts w:hint="eastAsia"/>
              </w:rPr>
              <w:t xml:space="preserve">// </w:t>
            </w:r>
            <w:r>
              <w:rPr>
                <w:rFonts w:hint="eastAsia"/>
              </w:rPr>
              <w:t>饮品</w:t>
            </w:r>
            <w:r>
              <w:rPr>
                <w:rFonts w:hint="eastAsia"/>
              </w:rPr>
              <w:t>key</w:t>
            </w:r>
            <w:r>
              <w:rPr>
                <w:rFonts w:hint="eastAsia"/>
              </w:rPr>
              <w:t>，出厂资源索引</w:t>
            </w:r>
            <w:r>
              <w:rPr>
                <w:rFonts w:hint="eastAsia"/>
              </w:rPr>
              <w:t>(</w:t>
            </w:r>
            <w:r>
              <w:rPr>
                <w:rFonts w:hint="eastAsia"/>
              </w:rPr>
              <w:t>固定的</w:t>
            </w:r>
            <w:r>
              <w:rPr>
                <w:rFonts w:hint="eastAsia"/>
              </w:rPr>
              <w:t>)</w:t>
            </w:r>
          </w:p>
          <w:p w14:paraId="4D078269" w14:textId="77777777" w:rsidR="00933DB0" w:rsidRDefault="008845DE" w:rsidP="003E69E9">
            <w:r>
              <w:t>"title": "ristretto",</w:t>
            </w:r>
          </w:p>
          <w:p w14:paraId="16D0888D" w14:textId="77777777" w:rsidR="00D537A2" w:rsidRDefault="00D537A2" w:rsidP="003E69E9">
            <w:r>
              <w:rPr>
                <w:rFonts w:hint="eastAsia"/>
              </w:rPr>
              <w:t xml:space="preserve">// </w:t>
            </w:r>
            <w:r>
              <w:rPr>
                <w:rFonts w:hint="eastAsia"/>
              </w:rPr>
              <w:t>饮品名称，用户自定义，字符串里的数据为</w:t>
            </w:r>
            <w:r>
              <w:rPr>
                <w:rFonts w:hint="eastAsia"/>
              </w:rPr>
              <w:t>JSON</w:t>
            </w:r>
            <w:r>
              <w:rPr>
                <w:rFonts w:hint="eastAsia"/>
              </w:rPr>
              <w:t>格式</w:t>
            </w:r>
            <w:r>
              <w:t xml:space="preserve"> </w:t>
            </w:r>
          </w:p>
          <w:p w14:paraId="5913423E" w14:textId="77777777" w:rsidR="00D537A2" w:rsidRDefault="00D537A2" w:rsidP="003E69E9">
            <w:r>
              <w:rPr>
                <w:rFonts w:hint="eastAsia"/>
              </w:rPr>
              <w:t>//</w:t>
            </w:r>
            <w:r>
              <w:t xml:space="preserve"> </w:t>
            </w:r>
            <w:r>
              <w:rPr>
                <w:rFonts w:hint="eastAsia"/>
              </w:rPr>
              <w:t xml:space="preserve">1. </w:t>
            </w:r>
            <w:r>
              <w:rPr>
                <w:rFonts w:hint="eastAsia"/>
              </w:rPr>
              <w:t>默认饮品，未使用自定义饮品名称，定义为：</w:t>
            </w:r>
            <w:r>
              <w:rPr>
                <w:rFonts w:hint="eastAsia"/>
              </w:rPr>
              <w:t>""</w:t>
            </w:r>
            <w:r>
              <w:rPr>
                <w:rFonts w:hint="eastAsia"/>
              </w:rPr>
              <w:t>（空字符串）</w:t>
            </w:r>
          </w:p>
          <w:p w14:paraId="52E12721" w14:textId="77777777" w:rsidR="00D537A2" w:rsidRDefault="00D537A2" w:rsidP="003E69E9">
            <w:r>
              <w:t xml:space="preserve">// </w:t>
            </w:r>
            <w:r>
              <w:rPr>
                <w:rFonts w:hint="eastAsia"/>
              </w:rPr>
              <w:t>2</w:t>
            </w:r>
            <w:r>
              <w:t xml:space="preserve">. </w:t>
            </w:r>
            <w:r>
              <w:rPr>
                <w:rFonts w:hint="eastAsia"/>
              </w:rPr>
              <w:t>设置对所有语言生效后，定义为：</w:t>
            </w:r>
            <w:r>
              <w:rPr>
                <w:rFonts w:hint="eastAsia"/>
              </w:rPr>
              <w:t>"{</w:t>
            </w:r>
            <w:r>
              <w:t>\</w:t>
            </w:r>
            <w:r>
              <w:rPr>
                <w:rFonts w:hint="eastAsia"/>
              </w:rPr>
              <w:t>"-1</w:t>
            </w:r>
            <w:r>
              <w:t>\</w:t>
            </w:r>
            <w:r>
              <w:rPr>
                <w:rFonts w:hint="eastAsia"/>
              </w:rPr>
              <w:t xml:space="preserve">": </w:t>
            </w:r>
            <w:r>
              <w:t>\</w:t>
            </w:r>
            <w:r>
              <w:rPr>
                <w:rFonts w:hint="eastAsia"/>
              </w:rPr>
              <w:t>"</w:t>
            </w:r>
            <w:r>
              <w:rPr>
                <w:rFonts w:hint="eastAsia"/>
              </w:rPr>
              <w:t>自定义饮品名称的值</w:t>
            </w:r>
            <w:r>
              <w:rPr>
                <w:rFonts w:hint="eastAsia"/>
              </w:rPr>
              <w:t>\"}"</w:t>
            </w:r>
          </w:p>
          <w:p w14:paraId="22A6F854" w14:textId="77777777" w:rsidR="00D537A2" w:rsidRDefault="00D537A2" w:rsidP="003E69E9">
            <w:r>
              <w:t>// 3.</w:t>
            </w:r>
            <w:r>
              <w:rPr>
                <w:rFonts w:hint="eastAsia"/>
              </w:rPr>
              <w:t xml:space="preserve"> </w:t>
            </w:r>
            <w:r>
              <w:rPr>
                <w:rFonts w:hint="eastAsia"/>
              </w:rPr>
              <w:t>设置对当前语言生效后，定义为：在原有传值里新增当前语言及对应的用户输入值，如</w:t>
            </w:r>
            <w:r>
              <w:t xml:space="preserve"> "{\"-1\":\"</w:t>
            </w:r>
            <w:r>
              <w:rPr>
                <w:rFonts w:hint="eastAsia"/>
              </w:rPr>
              <w:t>自定义饮品名称的值</w:t>
            </w:r>
            <w:r>
              <w:rPr>
                <w:rFonts w:hint="eastAsia"/>
              </w:rPr>
              <w:t>\</w:t>
            </w:r>
            <w:r>
              <w:t>", \"</w:t>
            </w:r>
            <w:r>
              <w:rPr>
                <w:rFonts w:hint="eastAsia"/>
              </w:rPr>
              <w:t>语言</w:t>
            </w:r>
            <w:r>
              <w:t>ID\": \"</w:t>
            </w:r>
            <w:r>
              <w:rPr>
                <w:rFonts w:hint="eastAsia"/>
              </w:rPr>
              <w:t>自定义饮品名称的值</w:t>
            </w:r>
            <w:r>
              <w:rPr>
                <w:rFonts w:hint="eastAsia"/>
              </w:rPr>
              <w:t>\</w:t>
            </w:r>
            <w:r>
              <w:t>"}"</w:t>
            </w:r>
          </w:p>
          <w:p w14:paraId="0F69435A" w14:textId="7A917219" w:rsidR="00933DB0" w:rsidRDefault="00D537A2" w:rsidP="003E69E9">
            <w:r>
              <w:t xml:space="preserve">"title2": </w:t>
            </w:r>
            <w:r>
              <w:rPr>
                <w:rFonts w:hint="eastAsia"/>
              </w:rPr>
              <w:t>"{</w:t>
            </w:r>
            <w:r>
              <w:t>\</w:t>
            </w:r>
            <w:r>
              <w:rPr>
                <w:rFonts w:hint="eastAsia"/>
              </w:rPr>
              <w:t>"</w:t>
            </w:r>
            <w:r>
              <w:t>-1\</w:t>
            </w:r>
            <w:r>
              <w:rPr>
                <w:rFonts w:hint="eastAsia"/>
              </w:rPr>
              <w:t>":</w:t>
            </w:r>
            <w:r>
              <w:t>\</w:t>
            </w:r>
            <w:r>
              <w:rPr>
                <w:rFonts w:hint="eastAsia"/>
              </w:rPr>
              <w:t>"</w:t>
            </w:r>
            <w:r>
              <w:rPr>
                <w:rFonts w:hint="eastAsia"/>
              </w:rPr>
              <w:t>芮斯崔朵</w:t>
            </w:r>
            <w:r>
              <w:rPr>
                <w:rFonts w:hint="eastAsia"/>
              </w:rPr>
              <w:t>\"}"</w:t>
            </w:r>
            <w:r>
              <w:t>,</w:t>
            </w:r>
          </w:p>
          <w:p w14:paraId="2620BA25" w14:textId="77777777" w:rsidR="00933DB0" w:rsidRDefault="008845DE" w:rsidP="003E69E9">
            <w:r>
              <w:rPr>
                <w:rFonts w:hint="eastAsia"/>
              </w:rPr>
              <w:t xml:space="preserve">// </w:t>
            </w:r>
            <w:r>
              <w:rPr>
                <w:rFonts w:hint="eastAsia"/>
              </w:rPr>
              <w:t>是</w:t>
            </w:r>
            <w:r>
              <w:rPr>
                <w:rFonts w:hint="eastAsia"/>
              </w:rPr>
              <w:t xml:space="preserve">title </w:t>
            </w:r>
            <w:r>
              <w:rPr>
                <w:rFonts w:hint="eastAsia"/>
              </w:rPr>
              <w:t>对应的饮品名称</w:t>
            </w:r>
          </w:p>
          <w:p w14:paraId="5091F602" w14:textId="77777777" w:rsidR="00933DB0" w:rsidRDefault="008845DE" w:rsidP="003E69E9">
            <w:r>
              <w:t>"title</w:t>
            </w:r>
            <w:r>
              <w:rPr>
                <w:rFonts w:hint="eastAsia"/>
              </w:rPr>
              <w:t>3</w:t>
            </w:r>
            <w:r>
              <w:t>": "",</w:t>
            </w:r>
          </w:p>
          <w:p w14:paraId="0A977908" w14:textId="77777777" w:rsidR="00933DB0" w:rsidRDefault="008845DE" w:rsidP="003E69E9">
            <w:r>
              <w:rPr>
                <w:rFonts w:hint="eastAsia"/>
              </w:rPr>
              <w:t xml:space="preserve">// </w:t>
            </w:r>
            <w:r>
              <w:rPr>
                <w:rFonts w:hint="eastAsia"/>
              </w:rPr>
              <w:t>饮品偏好</w:t>
            </w:r>
          </w:p>
          <w:p w14:paraId="700AD443" w14:textId="77777777" w:rsidR="00933DB0" w:rsidRDefault="008845DE" w:rsidP="003E69E9">
            <w:r>
              <w:t>"</w:t>
            </w:r>
            <w:r>
              <w:rPr>
                <w:rFonts w:hint="eastAsia"/>
              </w:rPr>
              <w:t>p</w:t>
            </w:r>
            <w:r>
              <w:t>reference": "</w:t>
            </w:r>
            <w:r>
              <w:rPr>
                <w:rFonts w:hint="eastAsia"/>
              </w:rPr>
              <w:t>{</w:t>
            </w:r>
          </w:p>
          <w:p w14:paraId="6A7DFC8F" w14:textId="77777777" w:rsidR="00933DB0" w:rsidRDefault="008845DE" w:rsidP="003E69E9">
            <w:r>
              <w:rPr>
                <w:rFonts w:hint="eastAsia"/>
              </w:rPr>
              <w:t xml:space="preserve">// </w:t>
            </w:r>
            <w:r>
              <w:rPr>
                <w:rFonts w:hint="eastAsia"/>
              </w:rPr>
              <w:t>超大杯开关</w:t>
            </w:r>
          </w:p>
          <w:p w14:paraId="7E4EDB47" w14:textId="77777777" w:rsidR="00933DB0" w:rsidRDefault="008845DE" w:rsidP="003E69E9">
            <w:r>
              <w:rPr>
                <w:rFonts w:hint="eastAsia"/>
              </w:rPr>
              <w:t>"isExtraLargeCup":true,</w:t>
            </w:r>
          </w:p>
          <w:p w14:paraId="323F3120" w14:textId="77777777" w:rsidR="00933DB0" w:rsidRDefault="008845DE" w:rsidP="003E69E9">
            <w:r>
              <w:rPr>
                <w:rFonts w:hint="eastAsia"/>
              </w:rPr>
              <w:t xml:space="preserve">// </w:t>
            </w:r>
            <w:r>
              <w:rPr>
                <w:rFonts w:hint="eastAsia"/>
              </w:rPr>
              <w:t>大杯开关</w:t>
            </w:r>
          </w:p>
          <w:p w14:paraId="3D4C55B1" w14:textId="77777777" w:rsidR="00933DB0" w:rsidRDefault="008845DE" w:rsidP="003E69E9">
            <w:r>
              <w:rPr>
                <w:rFonts w:hint="eastAsia"/>
              </w:rPr>
              <w:t>"isLargeCup":true,</w:t>
            </w:r>
          </w:p>
          <w:p w14:paraId="34804291" w14:textId="77777777" w:rsidR="00933DB0" w:rsidRDefault="008845DE" w:rsidP="003E69E9">
            <w:r>
              <w:rPr>
                <w:rFonts w:hint="eastAsia"/>
              </w:rPr>
              <w:t xml:space="preserve">// </w:t>
            </w:r>
            <w:r>
              <w:rPr>
                <w:rFonts w:hint="eastAsia"/>
              </w:rPr>
              <w:t>个人偏好开关</w:t>
            </w:r>
            <w:r>
              <w:rPr>
                <w:rFonts w:hint="eastAsia"/>
              </w:rPr>
              <w:t>(</w:t>
            </w:r>
            <w:r>
              <w:rPr>
                <w:rFonts w:hint="eastAsia"/>
              </w:rPr>
              <w:t>专业模式下</w:t>
            </w:r>
            <w:r>
              <w:rPr>
                <w:rFonts w:hint="eastAsia"/>
              </w:rPr>
              <w:t>)</w:t>
            </w:r>
          </w:p>
          <w:p w14:paraId="3786714B" w14:textId="77777777" w:rsidR="00933DB0" w:rsidRDefault="008845DE" w:rsidP="003E69E9">
            <w:r>
              <w:rPr>
                <w:rFonts w:hint="eastAsia"/>
              </w:rPr>
              <w:t>"isPreferenceOpenPro":true,</w:t>
            </w:r>
          </w:p>
          <w:p w14:paraId="3BB52210" w14:textId="77777777" w:rsidR="00933DB0" w:rsidRDefault="008845DE" w:rsidP="003E69E9">
            <w:r>
              <w:rPr>
                <w:rFonts w:hint="eastAsia"/>
              </w:rPr>
              <w:t xml:space="preserve">// </w:t>
            </w:r>
            <w:r>
              <w:rPr>
                <w:rFonts w:hint="eastAsia"/>
              </w:rPr>
              <w:t>个人偏好开关</w:t>
            </w:r>
            <w:r>
              <w:rPr>
                <w:rFonts w:hint="eastAsia"/>
              </w:rPr>
              <w:t>(</w:t>
            </w:r>
            <w:r>
              <w:rPr>
                <w:rFonts w:hint="eastAsia"/>
              </w:rPr>
              <w:t>自助模式下</w:t>
            </w:r>
            <w:r>
              <w:rPr>
                <w:rFonts w:hint="eastAsia"/>
              </w:rPr>
              <w:t>)</w:t>
            </w:r>
          </w:p>
          <w:p w14:paraId="2EE89528" w14:textId="77777777" w:rsidR="00933DB0" w:rsidRDefault="008845DE" w:rsidP="003E69E9">
            <w:r>
              <w:rPr>
                <w:rFonts w:hint="eastAsia"/>
              </w:rPr>
              <w:t>"isPreferenceOpenSelf":false,</w:t>
            </w:r>
          </w:p>
          <w:p w14:paraId="2BAEF51A" w14:textId="77777777" w:rsidR="00933DB0" w:rsidRDefault="008845DE" w:rsidP="003E69E9">
            <w:r>
              <w:rPr>
                <w:rFonts w:hint="eastAsia"/>
              </w:rPr>
              <w:t xml:space="preserve">// </w:t>
            </w:r>
            <w:r>
              <w:rPr>
                <w:rFonts w:hint="eastAsia"/>
              </w:rPr>
              <w:t>个人偏好开关</w:t>
            </w:r>
            <w:r>
              <w:rPr>
                <w:rFonts w:hint="eastAsia"/>
              </w:rPr>
              <w:t>(</w:t>
            </w:r>
            <w:r>
              <w:rPr>
                <w:rFonts w:hint="eastAsia"/>
              </w:rPr>
              <w:t>标准模式下</w:t>
            </w:r>
            <w:r>
              <w:rPr>
                <w:rFonts w:hint="eastAsia"/>
              </w:rPr>
              <w:t>)</w:t>
            </w:r>
          </w:p>
          <w:p w14:paraId="71FDAA8D" w14:textId="77777777" w:rsidR="00933DB0" w:rsidRDefault="008845DE" w:rsidP="003E69E9">
            <w:r>
              <w:rPr>
                <w:rFonts w:hint="eastAsia"/>
              </w:rPr>
              <w:t>"isPreferenceOpenStandard":true,</w:t>
            </w:r>
          </w:p>
          <w:p w14:paraId="2B84E7B3" w14:textId="77777777" w:rsidR="00933DB0" w:rsidRDefault="008845DE" w:rsidP="003E69E9">
            <w:r>
              <w:rPr>
                <w:rFonts w:hint="eastAsia"/>
              </w:rPr>
              <w:t xml:space="preserve">// </w:t>
            </w:r>
            <w:r>
              <w:rPr>
                <w:rFonts w:hint="eastAsia"/>
              </w:rPr>
              <w:t>糖浆开关</w:t>
            </w:r>
          </w:p>
          <w:p w14:paraId="24B976E6" w14:textId="77777777" w:rsidR="00933DB0" w:rsidRDefault="008845DE" w:rsidP="003E69E9">
            <w:r>
              <w:rPr>
                <w:rFonts w:hint="eastAsia"/>
              </w:rPr>
              <w:t>"isSyrup":false,</w:t>
            </w:r>
          </w:p>
          <w:p w14:paraId="7A132A38" w14:textId="77777777" w:rsidR="00933DB0" w:rsidRDefault="008845DE" w:rsidP="003E69E9">
            <w:r>
              <w:rPr>
                <w:rFonts w:hint="eastAsia"/>
              </w:rPr>
              <w:t xml:space="preserve">// </w:t>
            </w:r>
            <w:r>
              <w:rPr>
                <w:rFonts w:hint="eastAsia"/>
              </w:rPr>
              <w:t>糖浆类型</w:t>
            </w:r>
            <w:r>
              <w:rPr>
                <w:rFonts w:hint="eastAsia"/>
              </w:rPr>
              <w:t>Id</w:t>
            </w:r>
          </w:p>
          <w:p w14:paraId="4C47B049" w14:textId="77777777" w:rsidR="00933DB0" w:rsidRDefault="008845DE" w:rsidP="003E69E9">
            <w:r>
              <w:rPr>
                <w:rFonts w:hint="eastAsia"/>
              </w:rPr>
              <w:t>"syrupId":0,</w:t>
            </w:r>
          </w:p>
          <w:p w14:paraId="7542C9CA" w14:textId="77777777" w:rsidR="00933DB0" w:rsidRDefault="008845DE" w:rsidP="003E69E9">
            <w:r>
              <w:rPr>
                <w:rFonts w:hint="eastAsia"/>
              </w:rPr>
              <w:t xml:space="preserve">// </w:t>
            </w:r>
            <w:r>
              <w:rPr>
                <w:rFonts w:hint="eastAsia"/>
              </w:rPr>
              <w:t>糖浆类型</w:t>
            </w:r>
            <w:r>
              <w:rPr>
                <w:rFonts w:hint="eastAsia"/>
              </w:rPr>
              <w:t>Id</w:t>
            </w:r>
            <w:r>
              <w:rPr>
                <w:rFonts w:hint="eastAsia"/>
              </w:rPr>
              <w:t>对应的出品时间</w:t>
            </w:r>
            <w:r>
              <w:rPr>
                <w:rFonts w:hint="eastAsia"/>
              </w:rPr>
              <w:t>(</w:t>
            </w:r>
            <w:r>
              <w:rPr>
                <w:rFonts w:hint="eastAsia"/>
              </w:rPr>
              <w:t>单位：</w:t>
            </w:r>
            <w:r>
              <w:rPr>
                <w:rFonts w:hint="eastAsia"/>
              </w:rPr>
              <w:t>0.1</w:t>
            </w:r>
            <w:r>
              <w:rPr>
                <w:rFonts w:hint="eastAsia"/>
              </w:rPr>
              <w:t>秒</w:t>
            </w:r>
            <w:r>
              <w:rPr>
                <w:rFonts w:hint="eastAsia"/>
              </w:rPr>
              <w:t>)</w:t>
            </w:r>
          </w:p>
          <w:p w14:paraId="1E445274" w14:textId="77777777" w:rsidR="00933DB0" w:rsidRDefault="008845DE" w:rsidP="003E69E9">
            <w:r>
              <w:rPr>
                <w:rFonts w:hint="eastAsia"/>
              </w:rPr>
              <w:t>"syrupTime":50,</w:t>
            </w:r>
          </w:p>
          <w:p w14:paraId="3E1C0096" w14:textId="77777777" w:rsidR="00933DB0" w:rsidRDefault="008845DE" w:rsidP="003E69E9">
            <w:r>
              <w:rPr>
                <w:rFonts w:hint="eastAsia"/>
              </w:rPr>
              <w:t xml:space="preserve">// </w:t>
            </w:r>
            <w:r>
              <w:rPr>
                <w:rFonts w:hint="eastAsia"/>
              </w:rPr>
              <w:t>参数</w:t>
            </w:r>
            <w:r>
              <w:rPr>
                <w:rFonts w:hint="eastAsia"/>
              </w:rPr>
              <w:t xml:space="preserve"> </w:t>
            </w:r>
            <w:r>
              <w:rPr>
                <w:rFonts w:hint="eastAsia"/>
              </w:rPr>
              <w:t>参考附录</w:t>
            </w:r>
            <w:r>
              <w:rPr>
                <w:rFonts w:hint="eastAsia"/>
              </w:rPr>
              <w:t>D</w:t>
            </w:r>
            <w:r>
              <w:rPr>
                <w:rFonts w:hint="eastAsia"/>
              </w:rPr>
              <w:t>：饮品配方参数对照表</w:t>
            </w:r>
          </w:p>
          <w:p w14:paraId="534F492B" w14:textId="77777777" w:rsidR="00933DB0" w:rsidRDefault="008845DE" w:rsidP="003E69E9">
            <w:r>
              <w:rPr>
                <w:rFonts w:hint="eastAsia"/>
              </w:rPr>
              <w:t>"extraLargeFormula":"{"formulas":[</w:t>
            </w:r>
          </w:p>
          <w:p w14:paraId="23B6C5D3" w14:textId="77777777" w:rsidR="00933DB0" w:rsidRDefault="008845DE" w:rsidP="003E69E9">
            <w:r>
              <w:rPr>
                <w:rFonts w:hint="eastAsia"/>
              </w:rPr>
              <w:t>{"id":1,"quicken":true,"brewCount":1,"coffeeId":0,"fanTime":3000,"precookVolume":0,"qualityCoffee":true,"volume":50,"weight":100},</w:t>
            </w:r>
          </w:p>
          <w:p w14:paraId="35CFE2E7" w14:textId="77777777" w:rsidR="00933DB0" w:rsidRDefault="008845DE" w:rsidP="003E69E9">
            <w:r>
              <w:rPr>
                <w:rFonts w:hint="eastAsia"/>
              </w:rPr>
              <w:t>......</w:t>
            </w:r>
          </w:p>
          <w:p w14:paraId="03409B0D" w14:textId="77777777" w:rsidR="00933DB0" w:rsidRDefault="008845DE" w:rsidP="003E69E9">
            <w:r>
              <w:rPr>
                <w:rFonts w:hint="eastAsia"/>
              </w:rPr>
              <w:t>]}",</w:t>
            </w:r>
          </w:p>
          <w:p w14:paraId="6089011C" w14:textId="77777777" w:rsidR="00933DB0" w:rsidRDefault="008845DE" w:rsidP="003E69E9">
            <w:r>
              <w:rPr>
                <w:rFonts w:hint="eastAsia"/>
              </w:rPr>
              <w:t xml:space="preserve">// </w:t>
            </w:r>
            <w:r>
              <w:rPr>
                <w:rFonts w:hint="eastAsia"/>
              </w:rPr>
              <w:t>参数</w:t>
            </w:r>
            <w:r>
              <w:rPr>
                <w:rFonts w:hint="eastAsia"/>
              </w:rPr>
              <w:t xml:space="preserve"> </w:t>
            </w:r>
            <w:r>
              <w:rPr>
                <w:rFonts w:hint="eastAsia"/>
              </w:rPr>
              <w:t>参考附录</w:t>
            </w:r>
            <w:r>
              <w:rPr>
                <w:rFonts w:hint="eastAsia"/>
              </w:rPr>
              <w:t>D</w:t>
            </w:r>
            <w:r>
              <w:rPr>
                <w:rFonts w:hint="eastAsia"/>
              </w:rPr>
              <w:t>：饮品配方参数对照表</w:t>
            </w:r>
          </w:p>
          <w:p w14:paraId="02FC82A5" w14:textId="77777777" w:rsidR="00933DB0" w:rsidRDefault="008845DE" w:rsidP="003E69E9">
            <w:r>
              <w:rPr>
                <w:rFonts w:hint="eastAsia"/>
              </w:rPr>
              <w:t>"largeFormula":"{"formulas":[</w:t>
            </w:r>
          </w:p>
          <w:p w14:paraId="2C2C9489" w14:textId="77777777" w:rsidR="00933DB0" w:rsidRDefault="008845DE" w:rsidP="003E69E9">
            <w:r>
              <w:rPr>
                <w:rFonts w:hint="eastAsia"/>
              </w:rPr>
              <w:t>{"id":8,"quicken":true,"fanTime":3000,"time":100},</w:t>
            </w:r>
          </w:p>
          <w:p w14:paraId="454B2623" w14:textId="77777777" w:rsidR="00933DB0" w:rsidRDefault="008845DE" w:rsidP="003E69E9">
            <w:r>
              <w:rPr>
                <w:rFonts w:hint="eastAsia"/>
              </w:rPr>
              <w:t>......</w:t>
            </w:r>
          </w:p>
          <w:p w14:paraId="6F02D970" w14:textId="77777777" w:rsidR="00933DB0" w:rsidRDefault="008845DE" w:rsidP="003E69E9">
            <w:r>
              <w:rPr>
                <w:rFonts w:hint="eastAsia"/>
              </w:rPr>
              <w:t>]}",</w:t>
            </w:r>
          </w:p>
          <w:p w14:paraId="5B5C9DE3" w14:textId="77777777" w:rsidR="00933DB0" w:rsidRDefault="008845DE" w:rsidP="003E69E9">
            <w:r>
              <w:rPr>
                <w:rFonts w:hint="eastAsia"/>
              </w:rPr>
              <w:t>// coffee or powder</w:t>
            </w:r>
          </w:p>
          <w:p w14:paraId="0B220594" w14:textId="77777777" w:rsidR="00933DB0" w:rsidRDefault="008845DE" w:rsidP="003E69E9">
            <w:r>
              <w:rPr>
                <w:rFonts w:hint="eastAsia"/>
              </w:rPr>
              <w:t>"preferenceStrengthItems":[</w:t>
            </w:r>
          </w:p>
          <w:p w14:paraId="333CB8C3" w14:textId="77777777" w:rsidR="00933DB0" w:rsidRDefault="008845DE" w:rsidP="003E69E9">
            <w:r>
              <w:rPr>
                <w:rFonts w:hint="eastAsia"/>
              </w:rPr>
              <w:t xml:space="preserve"> { // </w:t>
            </w:r>
            <w:r>
              <w:rPr>
                <w:rFonts w:hint="eastAsia"/>
              </w:rPr>
              <w:t>饮品序号</w:t>
            </w:r>
          </w:p>
          <w:p w14:paraId="3B88DAF2" w14:textId="77777777" w:rsidR="00933DB0" w:rsidRDefault="008845DE" w:rsidP="003E69E9">
            <w:r>
              <w:rPr>
                <w:rFonts w:hint="eastAsia"/>
              </w:rPr>
              <w:t xml:space="preserve">  "formulaNo":1,</w:t>
            </w:r>
          </w:p>
          <w:p w14:paraId="0C44420B" w14:textId="77777777" w:rsidR="00933DB0" w:rsidRDefault="008845DE" w:rsidP="003E69E9">
            <w:r>
              <w:rPr>
                <w:rFonts w:hint="eastAsia"/>
              </w:rPr>
              <w:t xml:space="preserve">   // </w:t>
            </w:r>
            <w:r>
              <w:rPr>
                <w:rFonts w:hint="eastAsia"/>
              </w:rPr>
              <w:t>清淡</w:t>
            </w:r>
            <w:r>
              <w:rPr>
                <w:rFonts w:hint="eastAsia"/>
              </w:rPr>
              <w:t xml:space="preserve"> (</w:t>
            </w:r>
            <w:r>
              <w:rPr>
                <w:rFonts w:hint="eastAsia"/>
              </w:rPr>
              <w:t>单位：</w:t>
            </w:r>
            <w:r>
              <w:rPr>
                <w:rFonts w:hint="eastAsia"/>
              </w:rPr>
              <w:t>0.1g)</w:t>
            </w:r>
          </w:p>
          <w:p w14:paraId="31A66874" w14:textId="77777777" w:rsidR="00933DB0" w:rsidRDefault="008845DE" w:rsidP="003E69E9">
            <w:r>
              <w:rPr>
                <w:rFonts w:hint="eastAsia"/>
              </w:rPr>
              <w:t xml:space="preserve">  "light":150,</w:t>
            </w:r>
          </w:p>
          <w:p w14:paraId="5801F66B" w14:textId="77777777" w:rsidR="00933DB0" w:rsidRDefault="008845DE" w:rsidP="003E69E9">
            <w:r>
              <w:rPr>
                <w:rFonts w:hint="eastAsia"/>
              </w:rPr>
              <w:t xml:space="preserve">   // </w:t>
            </w:r>
            <w:r>
              <w:rPr>
                <w:rFonts w:hint="eastAsia"/>
              </w:rPr>
              <w:t>适中</w:t>
            </w:r>
            <w:r>
              <w:rPr>
                <w:rFonts w:hint="eastAsia"/>
              </w:rPr>
              <w:t xml:space="preserve"> (</w:t>
            </w:r>
            <w:r>
              <w:rPr>
                <w:rFonts w:hint="eastAsia"/>
              </w:rPr>
              <w:t>单位：</w:t>
            </w:r>
            <w:r>
              <w:rPr>
                <w:rFonts w:hint="eastAsia"/>
              </w:rPr>
              <w:t>0.1g)</w:t>
            </w:r>
          </w:p>
          <w:p w14:paraId="5E573D43" w14:textId="77777777" w:rsidR="00933DB0" w:rsidRDefault="008845DE" w:rsidP="003E69E9">
            <w:r>
              <w:rPr>
                <w:rFonts w:hint="eastAsia"/>
              </w:rPr>
              <w:t xml:space="preserve">  "medium":200,</w:t>
            </w:r>
          </w:p>
          <w:p w14:paraId="53D61DBD" w14:textId="77777777" w:rsidR="00933DB0" w:rsidRDefault="008845DE" w:rsidP="003E69E9">
            <w:r>
              <w:rPr>
                <w:rFonts w:hint="eastAsia"/>
              </w:rPr>
              <w:t xml:space="preserve">   // </w:t>
            </w:r>
            <w:r>
              <w:rPr>
                <w:rFonts w:hint="eastAsia"/>
              </w:rPr>
              <w:t>浓郁</w:t>
            </w:r>
            <w:r>
              <w:rPr>
                <w:rFonts w:hint="eastAsia"/>
              </w:rPr>
              <w:t xml:space="preserve"> (</w:t>
            </w:r>
            <w:r>
              <w:rPr>
                <w:rFonts w:hint="eastAsia"/>
              </w:rPr>
              <w:t>单位：</w:t>
            </w:r>
            <w:r>
              <w:rPr>
                <w:rFonts w:hint="eastAsia"/>
              </w:rPr>
              <w:t>0.1g)</w:t>
            </w:r>
          </w:p>
          <w:p w14:paraId="583FB2CD" w14:textId="77777777" w:rsidR="00933DB0" w:rsidRDefault="008845DE" w:rsidP="003E69E9">
            <w:r>
              <w:rPr>
                <w:rFonts w:hint="eastAsia"/>
              </w:rPr>
              <w:t xml:space="preserve">  "rich":250},</w:t>
            </w:r>
          </w:p>
          <w:p w14:paraId="1EBB45D4" w14:textId="77777777" w:rsidR="00933DB0" w:rsidRDefault="008845DE" w:rsidP="003E69E9">
            <w:r>
              <w:rPr>
                <w:rFonts w:hint="eastAsia"/>
              </w:rPr>
              <w:t xml:space="preserve">  ...</w:t>
            </w:r>
          </w:p>
          <w:p w14:paraId="1172AA50" w14:textId="77777777" w:rsidR="00933DB0" w:rsidRDefault="008845DE" w:rsidP="003E69E9">
            <w:r>
              <w:rPr>
                <w:rFonts w:hint="eastAsia"/>
              </w:rPr>
              <w:t xml:space="preserve">  ]</w:t>
            </w:r>
          </w:p>
          <w:p w14:paraId="76FC7FCC" w14:textId="77777777" w:rsidR="00933DB0" w:rsidRDefault="008845DE" w:rsidP="003E69E9">
            <w:r>
              <w:rPr>
                <w:rFonts w:hint="eastAsia"/>
              </w:rPr>
              <w:t>}</w:t>
            </w:r>
            <w:r>
              <w:t>",</w:t>
            </w:r>
          </w:p>
          <w:p w14:paraId="4FBFB2EA" w14:textId="77777777" w:rsidR="00933DB0" w:rsidRDefault="008845DE" w:rsidP="003E69E9">
            <w:r>
              <w:rPr>
                <w:rFonts w:hint="eastAsia"/>
              </w:rPr>
              <w:t xml:space="preserve">// </w:t>
            </w:r>
            <w:r>
              <w:rPr>
                <w:rFonts w:hint="eastAsia"/>
              </w:rPr>
              <w:t>传特殊参数</w:t>
            </w:r>
          </w:p>
          <w:p w14:paraId="083F93F4" w14:textId="77777777" w:rsidR="00933DB0" w:rsidRDefault="008845DE" w:rsidP="003E69E9">
            <w:r>
              <w:t>"addition":{}</w:t>
            </w:r>
            <w:r>
              <w:rPr>
                <w:rFonts w:hint="eastAsia"/>
              </w:rPr>
              <w:t>,</w:t>
            </w:r>
            <w:r>
              <w:t xml:space="preserve"> </w:t>
            </w:r>
          </w:p>
          <w:p w14:paraId="0A1B9C0F" w14:textId="77777777" w:rsidR="00933DB0" w:rsidRDefault="008845DE" w:rsidP="003E69E9">
            <w:r>
              <w:rPr>
                <w:rFonts w:hint="eastAsia"/>
              </w:rPr>
              <w:t xml:space="preserve">// </w:t>
            </w:r>
            <w:r>
              <w:rPr>
                <w:rFonts w:hint="eastAsia"/>
              </w:rPr>
              <w:t>云平台自定义饮品图片地址</w:t>
            </w:r>
          </w:p>
          <w:p w14:paraId="603EA990" w14:textId="77777777" w:rsidR="00933DB0" w:rsidRDefault="008845DE" w:rsidP="003E69E9">
            <w:pPr>
              <w:rPr>
                <w:color w:val="000000" w:themeColor="text1"/>
                <w:kern w:val="0"/>
                <w:sz w:val="20"/>
                <w:szCs w:val="20"/>
              </w:rPr>
            </w:pPr>
            <w:r>
              <w:rPr>
                <w:kern w:val="0"/>
                <w:sz w:val="20"/>
                <w:szCs w:val="20"/>
              </w:rPr>
              <w:t>"</w:t>
            </w:r>
            <w:r>
              <w:rPr>
                <w:rFonts w:asciiTheme="minorEastAsia" w:hAnsiTheme="minorEastAsia" w:hint="eastAsia"/>
                <w:color w:val="881280"/>
              </w:rPr>
              <w:t>image</w:t>
            </w:r>
            <w:r>
              <w:rPr>
                <w:color w:val="881280"/>
              </w:rPr>
              <w:t>_path</w:t>
            </w:r>
            <w:r>
              <w:rPr>
                <w:kern w:val="0"/>
                <w:sz w:val="20"/>
                <w:szCs w:val="20"/>
              </w:rPr>
              <w:t>"</w:t>
            </w:r>
            <w:r>
              <w:rPr>
                <w:rFonts w:hint="eastAsia"/>
                <w:kern w:val="0"/>
                <w:sz w:val="20"/>
                <w:szCs w:val="20"/>
              </w:rPr>
              <w:t xml:space="preserve">: </w:t>
            </w:r>
            <w:r>
              <w:rPr>
                <w:kern w:val="0"/>
                <w:sz w:val="20"/>
                <w:szCs w:val="20"/>
              </w:rPr>
              <w:t>"</w:t>
            </w:r>
            <w:r>
              <w:t>https://iot-cloud-file-test.oss-cn-hangzhou.aliyuncs.com/resource-1/pkyJMKCpim.png</w:t>
            </w:r>
            <w:r>
              <w:rPr>
                <w:kern w:val="0"/>
                <w:sz w:val="20"/>
                <w:szCs w:val="20"/>
              </w:rPr>
              <w:t>"</w:t>
            </w:r>
          </w:p>
          <w:p w14:paraId="5EFBE967" w14:textId="77777777" w:rsidR="00933DB0" w:rsidRDefault="008845DE" w:rsidP="003E69E9">
            <w:r>
              <w:tab/>
            </w:r>
            <w:r>
              <w:tab/>
            </w:r>
            <w:r>
              <w:tab/>
              <w:t>},</w:t>
            </w:r>
          </w:p>
          <w:p w14:paraId="01360A6F" w14:textId="77777777" w:rsidR="00933DB0" w:rsidRDefault="008845DE" w:rsidP="003E69E9">
            <w:r>
              <w:tab/>
            </w:r>
            <w:r>
              <w:tab/>
            </w:r>
            <w:r>
              <w:tab/>
              <w:t xml:space="preserve">……           </w:t>
            </w:r>
          </w:p>
          <w:p w14:paraId="113AFB06" w14:textId="77777777" w:rsidR="00933DB0" w:rsidRDefault="008845DE" w:rsidP="003E69E9">
            <w:r>
              <w:tab/>
            </w:r>
            <w:r>
              <w:tab/>
              <w:t>]</w:t>
            </w:r>
            <w:r>
              <w:rPr>
                <w:rFonts w:hint="eastAsia"/>
              </w:rPr>
              <w:t>,</w:t>
            </w:r>
          </w:p>
          <w:p w14:paraId="1EBCDF96" w14:textId="77777777" w:rsidR="00933DB0" w:rsidRDefault="00933DB0" w:rsidP="003E69E9"/>
          <w:p w14:paraId="4EDA4AA1" w14:textId="77777777" w:rsidR="00933DB0" w:rsidRDefault="008845DE" w:rsidP="003E69E9">
            <w:r>
              <w:rPr>
                <w:rFonts w:hint="eastAsia"/>
              </w:rPr>
              <w:t xml:space="preserve">// </w:t>
            </w:r>
            <w:r>
              <w:rPr>
                <w:rFonts w:hint="eastAsia"/>
              </w:rPr>
              <w:t>饮品排列</w:t>
            </w:r>
            <w:r>
              <w:rPr>
                <w:rFonts w:hint="eastAsia"/>
              </w:rPr>
              <w:t xml:space="preserve">: </w:t>
            </w:r>
            <w:r>
              <w:rPr>
                <w:rFonts w:hint="eastAsia"/>
              </w:rPr>
              <w:t>网格布局、菜单卡</w:t>
            </w:r>
            <w:r>
              <w:rPr>
                <w:rFonts w:hint="eastAsia"/>
              </w:rPr>
              <w:t xml:space="preserve"> </w:t>
            </w:r>
            <w:r>
              <w:rPr>
                <w:rFonts w:hint="eastAsia"/>
              </w:rPr>
              <w:t>仅能存一</w:t>
            </w:r>
          </w:p>
          <w:p w14:paraId="276DEF79" w14:textId="77777777" w:rsidR="00933DB0" w:rsidRDefault="008845DE" w:rsidP="003E69E9">
            <w:r>
              <w:t>"</w:t>
            </w:r>
            <w:r>
              <w:rPr>
                <w:rFonts w:hint="eastAsia"/>
              </w:rPr>
              <w:t>drinkArrangement</w:t>
            </w:r>
            <w:r>
              <w:t>"</w:t>
            </w:r>
            <w:r>
              <w:rPr>
                <w:rFonts w:hint="eastAsia"/>
              </w:rPr>
              <w:t>:{</w:t>
            </w:r>
          </w:p>
          <w:p w14:paraId="3F88C32F" w14:textId="77777777" w:rsidR="00933DB0" w:rsidRDefault="008845DE" w:rsidP="003E69E9">
            <w:r>
              <w:rPr>
                <w:rFonts w:hint="eastAsia"/>
              </w:rPr>
              <w:t xml:space="preserve">  // </w:t>
            </w:r>
            <w:r>
              <w:rPr>
                <w:rFonts w:hint="eastAsia"/>
              </w:rPr>
              <w:t>布局类型</w:t>
            </w:r>
            <w:r>
              <w:rPr>
                <w:rFonts w:hint="eastAsia"/>
              </w:rPr>
              <w:t xml:space="preserve"> 1:</w:t>
            </w:r>
            <w:r>
              <w:rPr>
                <w:rFonts w:hint="eastAsia"/>
              </w:rPr>
              <w:t>网格布局</w:t>
            </w:r>
            <w:r>
              <w:rPr>
                <w:rFonts w:hint="eastAsia"/>
              </w:rPr>
              <w:t xml:space="preserve">  2:</w:t>
            </w:r>
            <w:r>
              <w:rPr>
                <w:rFonts w:hint="eastAsia"/>
              </w:rPr>
              <w:t>菜单卡</w:t>
            </w:r>
          </w:p>
          <w:p w14:paraId="7CB4ADD3" w14:textId="77777777" w:rsidR="00933DB0" w:rsidRDefault="008845DE" w:rsidP="003E69E9">
            <w:r>
              <w:rPr>
                <w:rFonts w:hint="eastAsia"/>
              </w:rPr>
              <w:t xml:space="preserve">  </w:t>
            </w:r>
            <w:r>
              <w:t>"</w:t>
            </w:r>
            <w:r>
              <w:rPr>
                <w:rFonts w:hint="eastAsia"/>
              </w:rPr>
              <w:t>layoutType</w:t>
            </w:r>
            <w:r>
              <w:t>"</w:t>
            </w:r>
            <w:r>
              <w:rPr>
                <w:rFonts w:hint="eastAsia"/>
              </w:rPr>
              <w:t>:1(Interge),</w:t>
            </w:r>
          </w:p>
          <w:p w14:paraId="3A7D69FE" w14:textId="77777777" w:rsidR="00933DB0" w:rsidRDefault="00933DB0" w:rsidP="003E69E9"/>
          <w:p w14:paraId="7858164D" w14:textId="77777777" w:rsidR="00933DB0" w:rsidRDefault="008845DE" w:rsidP="003E69E9">
            <w:r>
              <w:rPr>
                <w:rFonts w:hint="eastAsia"/>
              </w:rPr>
              <w:t>//</w:t>
            </w:r>
            <w:r>
              <w:rPr>
                <w:rFonts w:hint="eastAsia"/>
              </w:rPr>
              <w:t>【网格布局】</w:t>
            </w:r>
            <w:r>
              <w:rPr>
                <w:rFonts w:hint="eastAsia"/>
              </w:rPr>
              <w:t xml:space="preserve"> 2:</w:t>
            </w:r>
            <w:r>
              <w:rPr>
                <w:rFonts w:hint="eastAsia"/>
              </w:rPr>
              <w:t>菜单卡</w:t>
            </w:r>
          </w:p>
          <w:p w14:paraId="665C90CA" w14:textId="77777777" w:rsidR="00933DB0" w:rsidRDefault="008845DE" w:rsidP="003E69E9">
            <w:r>
              <w:t>"</w:t>
            </w:r>
            <w:r>
              <w:rPr>
                <w:rFonts w:hint="eastAsia"/>
              </w:rPr>
              <w:t>g</w:t>
            </w:r>
            <w:r>
              <w:t>rid</w:t>
            </w:r>
            <w:r>
              <w:rPr>
                <w:rFonts w:hint="eastAsia"/>
              </w:rPr>
              <w:t>L</w:t>
            </w:r>
            <w:r>
              <w:t>ayout"</w:t>
            </w:r>
            <w:r>
              <w:rPr>
                <w:rFonts w:hint="eastAsia"/>
              </w:rPr>
              <w:t>:{</w:t>
            </w:r>
          </w:p>
          <w:p w14:paraId="082B894D" w14:textId="77777777" w:rsidR="00933DB0" w:rsidRDefault="008845DE" w:rsidP="003E69E9">
            <w:r>
              <w:rPr>
                <w:rFonts w:hint="eastAsia"/>
              </w:rPr>
              <w:t xml:space="preserve">// </w:t>
            </w:r>
            <w:r>
              <w:rPr>
                <w:rFonts w:hint="eastAsia"/>
              </w:rPr>
              <w:t>列×行</w:t>
            </w:r>
            <w:r>
              <w:rPr>
                <w:rFonts w:hint="eastAsia"/>
              </w:rPr>
              <w:t xml:space="preserve"> [1,1]</w:t>
            </w:r>
            <w:r>
              <w:rPr>
                <w:rFonts w:hint="eastAsia"/>
              </w:rPr>
              <w:t>、</w:t>
            </w:r>
            <w:r>
              <w:rPr>
                <w:rFonts w:hint="eastAsia"/>
              </w:rPr>
              <w:t>[2,1]</w:t>
            </w:r>
            <w:r>
              <w:rPr>
                <w:rFonts w:hint="eastAsia"/>
              </w:rPr>
              <w:t>……</w:t>
            </w:r>
          </w:p>
          <w:p w14:paraId="093F0261" w14:textId="77777777" w:rsidR="00933DB0" w:rsidRDefault="008845DE" w:rsidP="003E69E9">
            <w:pPr>
              <w:pStyle w:val="af"/>
            </w:pPr>
            <w:r>
              <w:t>"</w:t>
            </w:r>
            <w:r>
              <w:rPr>
                <w:rFonts w:hint="eastAsia"/>
              </w:rPr>
              <w:t>columnRow</w:t>
            </w:r>
            <w:r>
              <w:t>"</w:t>
            </w:r>
            <w:r>
              <w:rPr>
                <w:rFonts w:hint="eastAsia"/>
              </w:rPr>
              <w:t>:</w:t>
            </w:r>
            <w:r>
              <w:t>"</w:t>
            </w:r>
            <w:r>
              <w:rPr>
                <w:rFonts w:hint="eastAsia"/>
              </w:rPr>
              <w:t>5,2</w:t>
            </w:r>
            <w:r>
              <w:rPr>
                <w:rFonts w:hint="eastAsia"/>
                <w:color w:val="2A00FF"/>
              </w:rPr>
              <w:t>(String)</w:t>
            </w:r>
            <w:r>
              <w:t>"</w:t>
            </w:r>
          </w:p>
          <w:p w14:paraId="514AE794" w14:textId="77777777" w:rsidR="00933DB0" w:rsidRDefault="008845DE" w:rsidP="003E69E9">
            <w:pPr>
              <w:pStyle w:val="af"/>
            </w:pPr>
            <w:r>
              <w:rPr>
                <w:rFonts w:hint="eastAsia"/>
              </w:rPr>
              <w:t>},</w:t>
            </w:r>
          </w:p>
          <w:p w14:paraId="41A2F647" w14:textId="77777777" w:rsidR="00933DB0" w:rsidRDefault="00933DB0" w:rsidP="003E69E9">
            <w:pPr>
              <w:pStyle w:val="af"/>
            </w:pPr>
          </w:p>
          <w:p w14:paraId="23CECFA5" w14:textId="77777777" w:rsidR="00933DB0" w:rsidRDefault="008845DE" w:rsidP="003E69E9">
            <w:r>
              <w:rPr>
                <w:rFonts w:hint="eastAsia"/>
              </w:rPr>
              <w:t>//</w:t>
            </w:r>
            <w:r>
              <w:rPr>
                <w:rFonts w:hint="eastAsia"/>
              </w:rPr>
              <w:t>【菜单卡】</w:t>
            </w:r>
          </w:p>
          <w:p w14:paraId="5000BC37" w14:textId="77777777" w:rsidR="00933DB0" w:rsidRDefault="008845DE" w:rsidP="003E69E9">
            <w:r>
              <w:t>"</w:t>
            </w:r>
            <w:r>
              <w:rPr>
                <w:rFonts w:hint="eastAsia"/>
              </w:rPr>
              <w:t>menuCard</w:t>
            </w:r>
            <w:r>
              <w:t>"</w:t>
            </w:r>
            <w:r>
              <w:rPr>
                <w:rFonts w:hint="eastAsia"/>
              </w:rPr>
              <w:t>:{</w:t>
            </w:r>
          </w:p>
          <w:p w14:paraId="47416A90" w14:textId="77777777" w:rsidR="00933DB0" w:rsidRDefault="008845DE" w:rsidP="003E69E9">
            <w:r>
              <w:rPr>
                <w:rFonts w:hint="eastAsia"/>
              </w:rPr>
              <w:t xml:space="preserve">// </w:t>
            </w:r>
            <w:r>
              <w:rPr>
                <w:rFonts w:hint="eastAsia"/>
              </w:rPr>
              <w:t>首页展示二级饮品</w:t>
            </w:r>
            <w:r>
              <w:rPr>
                <w:rFonts w:hint="eastAsia"/>
              </w:rPr>
              <w:t xml:space="preserve"> 0:</w:t>
            </w:r>
            <w:r>
              <w:rPr>
                <w:rFonts w:hint="eastAsia"/>
              </w:rPr>
              <w:t>禁用</w:t>
            </w:r>
            <w:r>
              <w:rPr>
                <w:rFonts w:hint="eastAsia"/>
              </w:rPr>
              <w:t xml:space="preserve"> 1:</w:t>
            </w:r>
            <w:r>
              <w:rPr>
                <w:rFonts w:hint="eastAsia"/>
              </w:rPr>
              <w:t>启用</w:t>
            </w:r>
          </w:p>
          <w:p w14:paraId="33A1F553" w14:textId="77777777" w:rsidR="00933DB0" w:rsidRDefault="008845DE" w:rsidP="003E69E9">
            <w:pPr>
              <w:pStyle w:val="af"/>
            </w:pPr>
            <w:r>
              <w:t>"</w:t>
            </w:r>
            <w:r>
              <w:rPr>
                <w:rFonts w:hint="eastAsia"/>
              </w:rPr>
              <w:t>card</w:t>
            </w:r>
            <w:r>
              <w:t>Show"</w:t>
            </w:r>
            <w:r>
              <w:rPr>
                <w:rFonts w:hint="eastAsia"/>
              </w:rPr>
              <w:t>:</w:t>
            </w:r>
            <w:r>
              <w:t>1</w:t>
            </w:r>
            <w:r>
              <w:rPr>
                <w:rFonts w:hint="eastAsia"/>
                <w:color w:val="2A00FF"/>
              </w:rPr>
              <w:t>(Integer)</w:t>
            </w:r>
            <w:r>
              <w:rPr>
                <w:rFonts w:hint="eastAsia"/>
              </w:rPr>
              <w:t>,</w:t>
            </w:r>
          </w:p>
          <w:p w14:paraId="674D30EA" w14:textId="77777777" w:rsidR="00933DB0" w:rsidRDefault="00933DB0" w:rsidP="003E69E9"/>
          <w:p w14:paraId="175A70F4" w14:textId="77777777" w:rsidR="00933DB0" w:rsidRDefault="008845DE" w:rsidP="003E69E9">
            <w:r>
              <w:rPr>
                <w:rFonts w:hint="eastAsia"/>
              </w:rPr>
              <w:t xml:space="preserve">// </w:t>
            </w:r>
            <w:r>
              <w:rPr>
                <w:rFonts w:hint="eastAsia"/>
              </w:rPr>
              <w:t>菜单卡数量</w:t>
            </w:r>
          </w:p>
          <w:p w14:paraId="03AC025B" w14:textId="77777777" w:rsidR="00933DB0" w:rsidRDefault="008845DE" w:rsidP="003E69E9">
            <w:pPr>
              <w:pStyle w:val="af"/>
            </w:pPr>
            <w:r>
              <w:t>"</w:t>
            </w:r>
            <w:r>
              <w:rPr>
                <w:rFonts w:hint="eastAsia"/>
              </w:rPr>
              <w:t>cardQty</w:t>
            </w:r>
            <w:r>
              <w:t>"</w:t>
            </w:r>
            <w:r>
              <w:rPr>
                <w:rFonts w:hint="eastAsia"/>
              </w:rPr>
              <w:t>:5</w:t>
            </w:r>
            <w:r>
              <w:rPr>
                <w:rFonts w:hint="eastAsia"/>
                <w:color w:val="2A00FF"/>
              </w:rPr>
              <w:t>(Integer)</w:t>
            </w:r>
            <w:r>
              <w:rPr>
                <w:rFonts w:hint="eastAsia"/>
              </w:rPr>
              <w:t>,</w:t>
            </w:r>
          </w:p>
          <w:p w14:paraId="78E31BFF" w14:textId="77777777" w:rsidR="00933DB0" w:rsidRDefault="00933DB0" w:rsidP="003E69E9">
            <w:pPr>
              <w:pStyle w:val="af"/>
            </w:pPr>
          </w:p>
          <w:p w14:paraId="3BB5F5A8" w14:textId="77777777" w:rsidR="00933DB0" w:rsidRDefault="008845DE" w:rsidP="003E69E9">
            <w:pPr>
              <w:pStyle w:val="af"/>
            </w:pPr>
            <w:r>
              <w:rPr>
                <w:rFonts w:hint="eastAsia"/>
              </w:rPr>
              <w:t xml:space="preserve">// </w:t>
            </w:r>
            <w:r>
              <w:rPr>
                <w:rFonts w:hint="eastAsia"/>
              </w:rPr>
              <w:t>菜单卡信息</w:t>
            </w:r>
          </w:p>
          <w:p w14:paraId="4E9DF6C9" w14:textId="77777777" w:rsidR="00933DB0" w:rsidRDefault="008845DE" w:rsidP="003E69E9">
            <w:pPr>
              <w:pStyle w:val="af"/>
            </w:pPr>
            <w:r>
              <w:t>"</w:t>
            </w:r>
            <w:r>
              <w:rPr>
                <w:rFonts w:hint="eastAsia"/>
              </w:rPr>
              <w:t>card</w:t>
            </w:r>
            <w:r>
              <w:t>Info"</w:t>
            </w:r>
            <w:r>
              <w:rPr>
                <w:rFonts w:hint="eastAsia"/>
              </w:rPr>
              <w:t>:[</w:t>
            </w:r>
          </w:p>
          <w:p w14:paraId="1D11652C" w14:textId="77777777" w:rsidR="00933DB0" w:rsidRDefault="008845DE" w:rsidP="003E69E9">
            <w:pPr>
              <w:pStyle w:val="af"/>
            </w:pPr>
            <w:r>
              <w:rPr>
                <w:rFonts w:hint="eastAsia"/>
              </w:rPr>
              <w:t xml:space="preserve">  {</w:t>
            </w:r>
          </w:p>
          <w:p w14:paraId="3F630EE5" w14:textId="77777777" w:rsidR="00933DB0" w:rsidRDefault="008845DE" w:rsidP="003E69E9">
            <w:r>
              <w:rPr>
                <w:rFonts w:hint="eastAsia"/>
              </w:rPr>
              <w:t xml:space="preserve">// </w:t>
            </w:r>
            <w:r>
              <w:rPr>
                <w:rFonts w:hint="eastAsia"/>
              </w:rPr>
              <w:t>封面名称</w:t>
            </w:r>
          </w:p>
          <w:p w14:paraId="563F2CB9" w14:textId="77777777" w:rsidR="00933DB0" w:rsidRDefault="008845DE" w:rsidP="003E69E9">
            <w:pPr>
              <w:pStyle w:val="af"/>
            </w:pPr>
            <w:r>
              <w:t>"</w:t>
            </w:r>
            <w:r>
              <w:rPr>
                <w:rFonts w:hint="eastAsia"/>
              </w:rPr>
              <w:t>faceName</w:t>
            </w:r>
            <w:r>
              <w:t>"</w:t>
            </w:r>
            <w:r>
              <w:rPr>
                <w:rFonts w:hint="eastAsia"/>
              </w:rPr>
              <w:t>:</w:t>
            </w:r>
            <w:r>
              <w:t>"</w:t>
            </w:r>
            <w:r>
              <w:rPr>
                <w:rFonts w:hint="eastAsia"/>
              </w:rPr>
              <w:t>自定义名称</w:t>
            </w:r>
            <w:r>
              <w:rPr>
                <w:rFonts w:hint="eastAsia"/>
                <w:color w:val="2A00FF"/>
              </w:rPr>
              <w:t>(String)</w:t>
            </w:r>
            <w:r>
              <w:t>"</w:t>
            </w:r>
            <w:r>
              <w:rPr>
                <w:rFonts w:hint="eastAsia"/>
              </w:rPr>
              <w:t>,</w:t>
            </w:r>
          </w:p>
          <w:p w14:paraId="50A3A4A0" w14:textId="77777777" w:rsidR="00933DB0" w:rsidRDefault="00933DB0" w:rsidP="003E69E9">
            <w:pPr>
              <w:pStyle w:val="af"/>
            </w:pPr>
          </w:p>
          <w:p w14:paraId="30EF6BC9" w14:textId="77777777" w:rsidR="00933DB0" w:rsidRDefault="008845DE" w:rsidP="003E69E9">
            <w:r>
              <w:rPr>
                <w:rFonts w:hint="eastAsia"/>
              </w:rPr>
              <w:t xml:space="preserve">// </w:t>
            </w:r>
            <w:r>
              <w:rPr>
                <w:rFonts w:hint="eastAsia"/>
              </w:rPr>
              <w:t>默认卡片</w:t>
            </w:r>
            <w:r>
              <w:rPr>
                <w:rFonts w:hint="eastAsia"/>
              </w:rPr>
              <w:t>Id</w:t>
            </w:r>
          </w:p>
          <w:p w14:paraId="6C06D9CE" w14:textId="77777777" w:rsidR="00933DB0" w:rsidRDefault="008845DE" w:rsidP="003E69E9">
            <w:pPr>
              <w:pStyle w:val="af"/>
            </w:pPr>
            <w:r>
              <w:t>"</w:t>
            </w:r>
            <w:r>
              <w:rPr>
                <w:rFonts w:hint="eastAsia"/>
              </w:rPr>
              <w:t>cardId</w:t>
            </w:r>
            <w:r>
              <w:t>"</w:t>
            </w:r>
            <w:r>
              <w:rPr>
                <w:rFonts w:hint="eastAsia"/>
              </w:rPr>
              <w:t>:1</w:t>
            </w:r>
            <w:r>
              <w:rPr>
                <w:rFonts w:hint="eastAsia"/>
                <w:color w:val="2A00FF"/>
              </w:rPr>
              <w:t>(Integer)</w:t>
            </w:r>
            <w:r>
              <w:rPr>
                <w:rFonts w:hint="eastAsia"/>
              </w:rPr>
              <w:t>,</w:t>
            </w:r>
          </w:p>
          <w:p w14:paraId="5DDEA13B" w14:textId="77777777" w:rsidR="00933DB0" w:rsidRDefault="00933DB0" w:rsidP="003E69E9">
            <w:pPr>
              <w:pStyle w:val="af"/>
            </w:pPr>
          </w:p>
          <w:p w14:paraId="40DC35C4" w14:textId="77777777" w:rsidR="00933DB0" w:rsidRDefault="008845DE" w:rsidP="003E69E9">
            <w:r>
              <w:rPr>
                <w:rFonts w:hint="eastAsia"/>
              </w:rPr>
              <w:t xml:space="preserve">// </w:t>
            </w:r>
            <w:r>
              <w:rPr>
                <w:rFonts w:hint="eastAsia"/>
              </w:rPr>
              <w:t>自定义卡片资源地址</w:t>
            </w:r>
            <w:r>
              <w:rPr>
                <w:rFonts w:hint="eastAsia"/>
              </w:rPr>
              <w:t>(String)</w:t>
            </w:r>
          </w:p>
          <w:p w14:paraId="5B07782B" w14:textId="77777777" w:rsidR="00933DB0" w:rsidRDefault="008845DE" w:rsidP="003E69E9">
            <w:pPr>
              <w:pStyle w:val="af"/>
              <w:rPr>
                <w:sz w:val="20"/>
                <w:szCs w:val="20"/>
              </w:rPr>
            </w:pPr>
            <w:r>
              <w:rPr>
                <w:sz w:val="20"/>
                <w:szCs w:val="20"/>
              </w:rPr>
              <w:t>"</w:t>
            </w:r>
            <w:r>
              <w:rPr>
                <w:rFonts w:hint="eastAsia"/>
                <w:sz w:val="20"/>
                <w:szCs w:val="20"/>
              </w:rPr>
              <w:t>cardUrl</w:t>
            </w:r>
            <w:r>
              <w:rPr>
                <w:sz w:val="20"/>
                <w:szCs w:val="20"/>
              </w:rPr>
              <w:t>"</w:t>
            </w:r>
            <w:r>
              <w:rPr>
                <w:rFonts w:hint="eastAsia"/>
                <w:sz w:val="20"/>
                <w:szCs w:val="20"/>
              </w:rPr>
              <w:t>:</w:t>
            </w:r>
            <w:r>
              <w:rPr>
                <w:sz w:val="20"/>
                <w:szCs w:val="20"/>
              </w:rPr>
              <w:t>"</w:t>
            </w:r>
            <w:r>
              <w:t>https://iot-cloud-file-test.oss-cn-hangzhou.aliyuncs.com/resource-1/pkyJMKCpim.png</w:t>
            </w:r>
            <w:r>
              <w:rPr>
                <w:sz w:val="20"/>
                <w:szCs w:val="20"/>
              </w:rPr>
              <w:t>"</w:t>
            </w:r>
            <w:r>
              <w:rPr>
                <w:rFonts w:hint="eastAsia"/>
                <w:sz w:val="20"/>
                <w:szCs w:val="20"/>
              </w:rPr>
              <w:t>,</w:t>
            </w:r>
          </w:p>
          <w:p w14:paraId="4899ECE7" w14:textId="77777777" w:rsidR="00933DB0" w:rsidRDefault="00933DB0" w:rsidP="003E69E9">
            <w:pPr>
              <w:pStyle w:val="af"/>
            </w:pPr>
          </w:p>
          <w:p w14:paraId="5422273E" w14:textId="77777777" w:rsidR="00933DB0" w:rsidRDefault="008845DE" w:rsidP="003E69E9">
            <w:r>
              <w:rPr>
                <w:rFonts w:hint="eastAsia"/>
              </w:rPr>
              <w:t xml:space="preserve">// </w:t>
            </w:r>
            <w:r>
              <w:rPr>
                <w:rFonts w:hint="eastAsia"/>
              </w:rPr>
              <w:t>二级饮品集合</w:t>
            </w:r>
          </w:p>
          <w:p w14:paraId="3D4860BF" w14:textId="77777777" w:rsidR="00933DB0" w:rsidRDefault="008845DE" w:rsidP="003E69E9">
            <w:pPr>
              <w:pStyle w:val="af"/>
            </w:pPr>
            <w:r>
              <w:t>"</w:t>
            </w:r>
            <w:r>
              <w:rPr>
                <w:rFonts w:hint="eastAsia"/>
              </w:rPr>
              <w:t>secondLevelDrinks</w:t>
            </w:r>
            <w:r>
              <w:t>"</w:t>
            </w:r>
            <w:r>
              <w:rPr>
                <w:rFonts w:hint="eastAsia"/>
              </w:rPr>
              <w:t>:[</w:t>
            </w:r>
          </w:p>
          <w:p w14:paraId="1CB45675" w14:textId="77777777" w:rsidR="00933DB0" w:rsidRDefault="008845DE" w:rsidP="003E69E9">
            <w:pPr>
              <w:pStyle w:val="af"/>
            </w:pPr>
            <w:r>
              <w:rPr>
                <w:rFonts w:hint="eastAsia"/>
              </w:rPr>
              <w:t xml:space="preserve">  {</w:t>
            </w:r>
            <w:r>
              <w:t>"</w:t>
            </w:r>
            <w:r>
              <w:rPr>
                <w:rFonts w:hint="eastAsia"/>
              </w:rPr>
              <w:t>drinkI</w:t>
            </w:r>
            <w:r>
              <w:t>d":1</w:t>
            </w:r>
            <w:r>
              <w:rPr>
                <w:rFonts w:hint="eastAsia"/>
              </w:rPr>
              <w:t>},</w:t>
            </w:r>
          </w:p>
          <w:p w14:paraId="4D657C87" w14:textId="77777777" w:rsidR="00933DB0" w:rsidRDefault="008845DE" w:rsidP="003E69E9">
            <w:pPr>
              <w:pStyle w:val="af"/>
            </w:pPr>
            <w:r>
              <w:rPr>
                <w:rFonts w:hint="eastAsia"/>
              </w:rPr>
              <w:t xml:space="preserve">  {</w:t>
            </w:r>
            <w:r>
              <w:t>"</w:t>
            </w:r>
            <w:r>
              <w:rPr>
                <w:rFonts w:hint="eastAsia"/>
              </w:rPr>
              <w:t>drinkI</w:t>
            </w:r>
            <w:r>
              <w:t>d":</w:t>
            </w:r>
            <w:r>
              <w:rPr>
                <w:rFonts w:hint="eastAsia"/>
              </w:rPr>
              <w:t>5},</w:t>
            </w:r>
          </w:p>
          <w:p w14:paraId="49671F75" w14:textId="77777777" w:rsidR="00933DB0" w:rsidRDefault="008845DE" w:rsidP="003E69E9">
            <w:pPr>
              <w:pStyle w:val="af"/>
            </w:pPr>
            <w:r>
              <w:rPr>
                <w:rFonts w:hint="eastAsia"/>
              </w:rPr>
              <w:t xml:space="preserve">  {</w:t>
            </w:r>
            <w:r>
              <w:t>"</w:t>
            </w:r>
            <w:r>
              <w:rPr>
                <w:rFonts w:hint="eastAsia"/>
              </w:rPr>
              <w:t>drinkI</w:t>
            </w:r>
            <w:r>
              <w:t>d":</w:t>
            </w:r>
            <w:r>
              <w:rPr>
                <w:rFonts w:hint="eastAsia"/>
              </w:rPr>
              <w:t>21}</w:t>
            </w:r>
          </w:p>
          <w:p w14:paraId="142EB23C" w14:textId="77777777" w:rsidR="00933DB0" w:rsidRDefault="008845DE" w:rsidP="003E69E9">
            <w:pPr>
              <w:pStyle w:val="af"/>
            </w:pPr>
            <w:r>
              <w:rPr>
                <w:rFonts w:hint="eastAsia"/>
              </w:rPr>
              <w:t>]</w:t>
            </w:r>
          </w:p>
          <w:p w14:paraId="5E785C65" w14:textId="77777777" w:rsidR="00933DB0" w:rsidRDefault="008845DE" w:rsidP="003E69E9">
            <w:pPr>
              <w:pStyle w:val="af"/>
            </w:pPr>
            <w:r>
              <w:rPr>
                <w:rFonts w:hint="eastAsia"/>
              </w:rPr>
              <w:t>},</w:t>
            </w:r>
          </w:p>
          <w:p w14:paraId="4A7D7C29" w14:textId="77777777" w:rsidR="00933DB0" w:rsidRDefault="008845DE" w:rsidP="003E69E9">
            <w:pPr>
              <w:pStyle w:val="af"/>
            </w:pPr>
            <w:r>
              <w:rPr>
                <w:rFonts w:hint="eastAsia"/>
              </w:rPr>
              <w:t>{</w:t>
            </w:r>
          </w:p>
          <w:p w14:paraId="4B111932" w14:textId="77777777" w:rsidR="00933DB0" w:rsidRDefault="008845DE" w:rsidP="003E69E9">
            <w:pPr>
              <w:pStyle w:val="af"/>
            </w:pPr>
            <w:r>
              <w:rPr>
                <w:rFonts w:hint="eastAsia"/>
              </w:rPr>
              <w:t xml:space="preserve">  ......</w:t>
            </w:r>
          </w:p>
          <w:p w14:paraId="6A006702" w14:textId="77777777" w:rsidR="00933DB0" w:rsidRDefault="008845DE" w:rsidP="003E69E9">
            <w:pPr>
              <w:pStyle w:val="af"/>
            </w:pPr>
            <w:r>
              <w:rPr>
                <w:rFonts w:hint="eastAsia"/>
              </w:rPr>
              <w:t>},</w:t>
            </w:r>
          </w:p>
          <w:p w14:paraId="2C7C9B62" w14:textId="77777777" w:rsidR="00933DB0" w:rsidRDefault="008845DE" w:rsidP="003E69E9">
            <w:pPr>
              <w:pStyle w:val="af"/>
            </w:pPr>
            <w:r>
              <w:rPr>
                <w:rFonts w:hint="eastAsia"/>
              </w:rPr>
              <w:t>]</w:t>
            </w:r>
          </w:p>
          <w:p w14:paraId="4361C868" w14:textId="77777777" w:rsidR="00933DB0" w:rsidRDefault="008845DE" w:rsidP="003E69E9">
            <w:pPr>
              <w:pStyle w:val="af"/>
            </w:pPr>
            <w:r>
              <w:rPr>
                <w:rFonts w:hint="eastAsia"/>
              </w:rPr>
              <w:t>}</w:t>
            </w:r>
          </w:p>
          <w:p w14:paraId="19521467" w14:textId="77777777" w:rsidR="00933DB0" w:rsidRDefault="008845DE" w:rsidP="003E69E9">
            <w:pPr>
              <w:rPr>
                <w:color w:val="2A00FF"/>
              </w:rPr>
            </w:pPr>
            <w:r>
              <w:rPr>
                <w:rFonts w:hint="eastAsia"/>
              </w:rPr>
              <w:t>}</w:t>
            </w:r>
          </w:p>
          <w:p w14:paraId="7CE565FE" w14:textId="77777777" w:rsidR="00933DB0" w:rsidRDefault="00933DB0" w:rsidP="003E69E9"/>
          <w:p w14:paraId="0786B26B" w14:textId="77777777" w:rsidR="00933DB0" w:rsidRDefault="008845DE" w:rsidP="003E69E9">
            <w:r>
              <w:rPr>
                <w:rFonts w:hint="eastAsia"/>
                <w:color w:val="000000" w:themeColor="text1"/>
              </w:rPr>
              <w:t xml:space="preserve">        </w:t>
            </w:r>
            <w:r>
              <w:rPr>
                <w:rFonts w:hint="eastAsia"/>
              </w:rPr>
              <w:t xml:space="preserve">// </w:t>
            </w:r>
            <w:r>
              <w:rPr>
                <w:rFonts w:hint="eastAsia"/>
              </w:rPr>
              <w:t>多媒体广告</w:t>
            </w:r>
          </w:p>
          <w:p w14:paraId="55777123" w14:textId="77777777" w:rsidR="00933DB0" w:rsidRDefault="008845DE" w:rsidP="003E69E9">
            <w:r>
              <w:rPr>
                <w:rFonts w:hint="eastAsia"/>
                <w:color w:val="000000" w:themeColor="text1"/>
              </w:rPr>
              <w:t xml:space="preserve">       </w:t>
            </w:r>
            <w:r>
              <w:t>"</w:t>
            </w:r>
            <w:r>
              <w:rPr>
                <w:rFonts w:hint="eastAsia"/>
              </w:rPr>
              <w:t>media</w:t>
            </w:r>
            <w:r>
              <w:t>"</w:t>
            </w:r>
            <w:r>
              <w:rPr>
                <w:rFonts w:hint="eastAsia"/>
              </w:rPr>
              <w:t>:[</w:t>
            </w:r>
          </w:p>
          <w:p w14:paraId="623C2361" w14:textId="77777777" w:rsidR="00933DB0" w:rsidRDefault="008845DE" w:rsidP="003E69E9">
            <w:pPr>
              <w:pStyle w:val="af"/>
            </w:pPr>
            <w:r>
              <w:rPr>
                <w:rFonts w:hint="eastAsia"/>
              </w:rPr>
              <w:t>{</w:t>
            </w:r>
          </w:p>
          <w:p w14:paraId="38262E02" w14:textId="77777777" w:rsidR="00933DB0" w:rsidRDefault="008845DE" w:rsidP="003E69E9">
            <w:pPr>
              <w:pStyle w:val="af"/>
            </w:pPr>
            <w:r>
              <w:rPr>
                <w:rFonts w:hint="eastAsia"/>
              </w:rPr>
              <w:t xml:space="preserve">// </w:t>
            </w:r>
            <w:r>
              <w:rPr>
                <w:rFonts w:hint="eastAsia"/>
              </w:rPr>
              <w:t>图片默认显示时长，待机有用</w:t>
            </w:r>
            <w:r>
              <w:rPr>
                <w:rFonts w:hint="eastAsia"/>
              </w:rPr>
              <w:t>(</w:t>
            </w:r>
            <w:r>
              <w:rPr>
                <w:rFonts w:hint="eastAsia"/>
              </w:rPr>
              <w:t>单位：秒</w:t>
            </w:r>
            <w:r>
              <w:rPr>
                <w:rFonts w:hint="eastAsia"/>
              </w:rPr>
              <w:t>)</w:t>
            </w:r>
          </w:p>
          <w:p w14:paraId="2BBFE08A" w14:textId="77777777" w:rsidR="00933DB0" w:rsidRDefault="008845DE" w:rsidP="003E69E9">
            <w:pPr>
              <w:pStyle w:val="af"/>
            </w:pPr>
            <w:r>
              <w:t xml:space="preserve">"duration": </w:t>
            </w:r>
            <w:r>
              <w:rPr>
                <w:rFonts w:hint="eastAsia"/>
              </w:rPr>
              <w:t xml:space="preserve">10 </w:t>
            </w:r>
            <w:r>
              <w:rPr>
                <w:rFonts w:ascii="Consolas" w:hAnsi="Consolas" w:cs="Consolas" w:hint="eastAsia"/>
                <w:color w:val="2A00FF"/>
                <w:sz w:val="20"/>
                <w:szCs w:val="20"/>
              </w:rPr>
              <w:t>(Integer)</w:t>
            </w:r>
            <w:r>
              <w:t>,</w:t>
            </w:r>
          </w:p>
          <w:p w14:paraId="7B15D17D" w14:textId="77777777" w:rsidR="00933DB0" w:rsidRDefault="008845DE" w:rsidP="003E69E9">
            <w:pPr>
              <w:pStyle w:val="af"/>
            </w:pPr>
            <w:r>
              <w:rPr>
                <w:rFonts w:hint="eastAsia"/>
              </w:rPr>
              <w:t xml:space="preserve">// </w:t>
            </w:r>
            <w:r>
              <w:rPr>
                <w:rFonts w:hint="eastAsia"/>
              </w:rPr>
              <w:t>音量</w:t>
            </w:r>
            <w:r>
              <w:rPr>
                <w:rFonts w:hint="eastAsia"/>
              </w:rPr>
              <w:t xml:space="preserve"> 0-100 </w:t>
            </w:r>
          </w:p>
          <w:p w14:paraId="0F12B3EE" w14:textId="77777777" w:rsidR="00933DB0" w:rsidRDefault="008845DE" w:rsidP="003E69E9">
            <w:pPr>
              <w:pStyle w:val="af"/>
            </w:pPr>
            <w:r>
              <w:t xml:space="preserve">"volume": </w:t>
            </w:r>
            <w:r>
              <w:rPr>
                <w:rFonts w:hint="eastAsia"/>
              </w:rPr>
              <w:t xml:space="preserve">10 </w:t>
            </w:r>
            <w:r>
              <w:rPr>
                <w:rFonts w:ascii="Consolas" w:hAnsi="Consolas" w:cs="Consolas" w:hint="eastAsia"/>
                <w:color w:val="2A00FF"/>
                <w:sz w:val="20"/>
                <w:szCs w:val="20"/>
              </w:rPr>
              <w:t>(Integer)</w:t>
            </w:r>
            <w:r>
              <w:t>,</w:t>
            </w:r>
          </w:p>
          <w:p w14:paraId="5B8D6D54" w14:textId="77777777" w:rsidR="00933DB0" w:rsidRDefault="008845DE" w:rsidP="003E69E9">
            <w:pPr>
              <w:pStyle w:val="af"/>
            </w:pPr>
            <w:r>
              <w:rPr>
                <w:rFonts w:hint="eastAsia"/>
              </w:rPr>
              <w:t xml:space="preserve">// </w:t>
            </w:r>
            <w:r>
              <w:rPr>
                <w:rFonts w:hint="eastAsia"/>
              </w:rPr>
              <w:t>广告名</w:t>
            </w:r>
            <w:r>
              <w:rPr>
                <w:rFonts w:hint="eastAsia"/>
              </w:rPr>
              <w:t xml:space="preserve"> </w:t>
            </w:r>
          </w:p>
          <w:p w14:paraId="5BA80E60" w14:textId="77777777" w:rsidR="00933DB0" w:rsidRDefault="008845DE" w:rsidP="003E69E9">
            <w:pPr>
              <w:pStyle w:val="af"/>
            </w:pPr>
            <w:r>
              <w:t>"programName": "</w:t>
            </w:r>
            <w:r>
              <w:rPr>
                <w:rFonts w:hint="eastAsia"/>
              </w:rPr>
              <w:t>*</w:t>
            </w:r>
            <w:r>
              <w:t>"</w:t>
            </w:r>
            <w:r>
              <w:rPr>
                <w:rFonts w:ascii="Consolas" w:hAnsi="Consolas" w:cs="Consolas" w:hint="eastAsia"/>
                <w:color w:val="2A00FF"/>
                <w:sz w:val="20"/>
                <w:szCs w:val="20"/>
              </w:rPr>
              <w:t>(String)</w:t>
            </w:r>
            <w:r>
              <w:t>,</w:t>
            </w:r>
          </w:p>
          <w:p w14:paraId="593C5110" w14:textId="77777777" w:rsidR="00933DB0" w:rsidRDefault="008845DE" w:rsidP="003E69E9">
            <w:pPr>
              <w:pStyle w:val="af"/>
            </w:pPr>
            <w:r>
              <w:rPr>
                <w:rFonts w:hint="eastAsia"/>
              </w:rPr>
              <w:t xml:space="preserve">// </w:t>
            </w:r>
            <w:r>
              <w:rPr>
                <w:rFonts w:hint="eastAsia"/>
              </w:rPr>
              <w:t>资源类型</w:t>
            </w:r>
            <w:r>
              <w:rPr>
                <w:rFonts w:hint="eastAsia"/>
              </w:rPr>
              <w:t xml:space="preserve"> 0-</w:t>
            </w:r>
            <w:r>
              <w:rPr>
                <w:rFonts w:hint="eastAsia"/>
              </w:rPr>
              <w:t>开机</w:t>
            </w:r>
            <w:r>
              <w:rPr>
                <w:rFonts w:hint="eastAsia"/>
              </w:rPr>
              <w:t xml:space="preserve"> 1-</w:t>
            </w:r>
            <w:r>
              <w:rPr>
                <w:rFonts w:hint="eastAsia"/>
              </w:rPr>
              <w:t>待机，</w:t>
            </w:r>
            <w:r>
              <w:rPr>
                <w:rFonts w:hint="eastAsia"/>
              </w:rPr>
              <w:t>2-</w:t>
            </w:r>
            <w:r>
              <w:rPr>
                <w:rFonts w:hint="eastAsia"/>
              </w:rPr>
              <w:t>制作中，</w:t>
            </w:r>
            <w:r>
              <w:rPr>
                <w:rFonts w:hint="eastAsia"/>
              </w:rPr>
              <w:t>3-</w:t>
            </w:r>
            <w:r>
              <w:rPr>
                <w:rFonts w:hint="eastAsia"/>
              </w:rPr>
              <w:t>制作完成</w:t>
            </w:r>
          </w:p>
          <w:p w14:paraId="79FECAFF" w14:textId="77777777" w:rsidR="00933DB0" w:rsidRDefault="008845DE" w:rsidP="003E69E9">
            <w:pPr>
              <w:pStyle w:val="af"/>
            </w:pPr>
            <w:r>
              <w:t>"resourceType": 0</w:t>
            </w:r>
            <w:r>
              <w:rPr>
                <w:rFonts w:hint="eastAsia"/>
              </w:rPr>
              <w:t xml:space="preserve"> </w:t>
            </w:r>
            <w:r>
              <w:rPr>
                <w:rFonts w:ascii="Consolas" w:hAnsi="Consolas" w:cs="Consolas" w:hint="eastAsia"/>
                <w:color w:val="2A00FF"/>
                <w:sz w:val="20"/>
                <w:szCs w:val="20"/>
              </w:rPr>
              <w:t>(Integer)</w:t>
            </w:r>
            <w:r>
              <w:t>,</w:t>
            </w:r>
          </w:p>
          <w:p w14:paraId="3EBE7FF7" w14:textId="77777777" w:rsidR="00933DB0" w:rsidRDefault="008845DE" w:rsidP="003E69E9">
            <w:pPr>
              <w:pStyle w:val="af"/>
            </w:pPr>
            <w:r>
              <w:rPr>
                <w:rFonts w:hint="eastAsia"/>
              </w:rPr>
              <w:t xml:space="preserve">// </w:t>
            </w:r>
            <w:r>
              <w:rPr>
                <w:rFonts w:hint="eastAsia"/>
              </w:rPr>
              <w:t>广告开关</w:t>
            </w:r>
            <w:r>
              <w:rPr>
                <w:rFonts w:hint="eastAsia"/>
              </w:rPr>
              <w:t xml:space="preserve"> (0</w:t>
            </w:r>
            <w:r>
              <w:rPr>
                <w:rFonts w:hint="eastAsia"/>
              </w:rPr>
              <w:t>：开，</w:t>
            </w:r>
            <w:r>
              <w:rPr>
                <w:rFonts w:hint="eastAsia"/>
              </w:rPr>
              <w:t>1</w:t>
            </w:r>
            <w:r>
              <w:rPr>
                <w:rFonts w:hint="eastAsia"/>
              </w:rPr>
              <w:t>：关</w:t>
            </w:r>
            <w:r>
              <w:rPr>
                <w:rFonts w:hint="eastAsia"/>
              </w:rPr>
              <w:t>)</w:t>
            </w:r>
          </w:p>
          <w:p w14:paraId="2D3FECCA" w14:textId="77777777" w:rsidR="00933DB0" w:rsidRDefault="008845DE" w:rsidP="003E69E9">
            <w:pPr>
              <w:pStyle w:val="af"/>
            </w:pPr>
            <w:r>
              <w:t>"status": 0</w:t>
            </w:r>
            <w:r>
              <w:rPr>
                <w:rFonts w:hint="eastAsia"/>
              </w:rPr>
              <w:t xml:space="preserve"> </w:t>
            </w:r>
            <w:r>
              <w:rPr>
                <w:rFonts w:ascii="Consolas" w:hAnsi="Consolas" w:cs="Consolas" w:hint="eastAsia"/>
                <w:color w:val="2A00FF"/>
                <w:sz w:val="20"/>
                <w:szCs w:val="20"/>
              </w:rPr>
              <w:t>(Integer)</w:t>
            </w:r>
            <w:r>
              <w:rPr>
                <w:rFonts w:hint="eastAsia"/>
              </w:rPr>
              <w:t>,</w:t>
            </w:r>
          </w:p>
          <w:p w14:paraId="086BD4DB" w14:textId="77777777" w:rsidR="00933DB0" w:rsidRDefault="008845DE" w:rsidP="003E69E9">
            <w:pPr>
              <w:pStyle w:val="af"/>
            </w:pPr>
            <w:r>
              <w:t xml:space="preserve">// </w:t>
            </w:r>
            <w:r>
              <w:rPr>
                <w:rFonts w:hint="eastAsia"/>
              </w:rPr>
              <w:t>循环方式</w:t>
            </w:r>
            <w:r>
              <w:t>(0:</w:t>
            </w:r>
            <w:r>
              <w:rPr>
                <w:rFonts w:hint="eastAsia"/>
              </w:rPr>
              <w:t>无限循环</w:t>
            </w:r>
            <w:r>
              <w:t xml:space="preserve"> 1:</w:t>
            </w:r>
            <w:r>
              <w:rPr>
                <w:rFonts w:hint="eastAsia"/>
              </w:rPr>
              <w:t>播完自动退出</w:t>
            </w:r>
            <w:r>
              <w:t>)</w:t>
            </w:r>
            <w:r>
              <w:rPr>
                <w:rFonts w:hint="eastAsia"/>
              </w:rPr>
              <w:t>【待机广告位】</w:t>
            </w:r>
          </w:p>
          <w:p w14:paraId="2BD19660" w14:textId="77777777" w:rsidR="00933DB0" w:rsidRDefault="008845DE" w:rsidP="003E69E9">
            <w:pPr>
              <w:pStyle w:val="af"/>
            </w:pPr>
            <w:r>
              <w:t xml:space="preserve"> "</w:t>
            </w:r>
            <w:r>
              <w:rPr>
                <w:rFonts w:hint="eastAsia"/>
              </w:rPr>
              <w:t>circulationMode</w:t>
            </w:r>
            <w:r>
              <w:t>": 0</w:t>
            </w:r>
            <w:r>
              <w:rPr>
                <w:rFonts w:hint="eastAsia"/>
              </w:rPr>
              <w:t xml:space="preserve"> </w:t>
            </w:r>
            <w:r>
              <w:rPr>
                <w:rFonts w:ascii="Consolas" w:hAnsi="Consolas" w:cs="Consolas" w:hint="eastAsia"/>
                <w:color w:val="2A00FF"/>
                <w:sz w:val="20"/>
                <w:szCs w:val="20"/>
              </w:rPr>
              <w:t>(Integer)</w:t>
            </w:r>
            <w:r>
              <w:rPr>
                <w:rFonts w:hint="eastAsia"/>
              </w:rPr>
              <w:t>,</w:t>
            </w:r>
          </w:p>
          <w:p w14:paraId="228298EC" w14:textId="77777777" w:rsidR="00933DB0" w:rsidRDefault="008845DE" w:rsidP="003E69E9">
            <w:pPr>
              <w:pStyle w:val="af"/>
            </w:pPr>
            <w:r>
              <w:rPr>
                <w:rFonts w:hint="eastAsia"/>
              </w:rPr>
              <w:t xml:space="preserve">// </w:t>
            </w:r>
            <w:r>
              <w:rPr>
                <w:rFonts w:hint="eastAsia"/>
              </w:rPr>
              <w:t>等待时间</w:t>
            </w:r>
            <w:r>
              <w:rPr>
                <w:rFonts w:hint="eastAsia"/>
              </w:rPr>
              <w:t xml:space="preserve"> [5,100] (</w:t>
            </w:r>
            <w:r>
              <w:rPr>
                <w:rFonts w:hint="eastAsia"/>
              </w:rPr>
              <w:t>单位</w:t>
            </w:r>
            <w:r>
              <w:rPr>
                <w:rFonts w:hint="eastAsia"/>
              </w:rPr>
              <w:t>:</w:t>
            </w:r>
            <w:r>
              <w:rPr>
                <w:rFonts w:hint="eastAsia"/>
              </w:rPr>
              <w:t>秒</w:t>
            </w:r>
            <w:r>
              <w:rPr>
                <w:rFonts w:hint="eastAsia"/>
              </w:rPr>
              <w:t>)</w:t>
            </w:r>
            <w:r>
              <w:rPr>
                <w:rFonts w:hint="eastAsia"/>
              </w:rPr>
              <w:t>【待机广告位】</w:t>
            </w:r>
          </w:p>
          <w:p w14:paraId="07316A7B" w14:textId="77777777" w:rsidR="00933DB0" w:rsidRDefault="008845DE" w:rsidP="003E69E9">
            <w:pPr>
              <w:pStyle w:val="af"/>
            </w:pPr>
            <w:r>
              <w:t>"</w:t>
            </w:r>
            <w:r>
              <w:rPr>
                <w:rFonts w:hint="eastAsia"/>
              </w:rPr>
              <w:t>waitTime</w:t>
            </w:r>
            <w:r>
              <w:t>": 0</w:t>
            </w:r>
            <w:r>
              <w:rPr>
                <w:rFonts w:hint="eastAsia"/>
              </w:rPr>
              <w:t xml:space="preserve"> </w:t>
            </w:r>
            <w:r>
              <w:rPr>
                <w:rFonts w:ascii="Consolas" w:hAnsi="Consolas" w:cs="Consolas" w:hint="eastAsia"/>
                <w:color w:val="2A00FF"/>
                <w:sz w:val="20"/>
                <w:szCs w:val="20"/>
              </w:rPr>
              <w:t>(Integer)</w:t>
            </w:r>
            <w:r>
              <w:rPr>
                <w:rFonts w:hint="eastAsia"/>
              </w:rPr>
              <w:t>,</w:t>
            </w:r>
          </w:p>
          <w:p w14:paraId="0DCEB4DF" w14:textId="77777777" w:rsidR="00933DB0" w:rsidRDefault="008845DE" w:rsidP="003E69E9">
            <w:pPr>
              <w:pStyle w:val="af"/>
            </w:pPr>
            <w:r>
              <w:rPr>
                <w:rFonts w:hint="eastAsia"/>
              </w:rPr>
              <w:t xml:space="preserve">// </w:t>
            </w:r>
            <w:r>
              <w:rPr>
                <w:rFonts w:hint="eastAsia"/>
              </w:rPr>
              <w:t>多媒体信息</w:t>
            </w:r>
          </w:p>
          <w:p w14:paraId="4DFD8DBA" w14:textId="77777777" w:rsidR="00933DB0" w:rsidRDefault="008845DE" w:rsidP="003E69E9">
            <w:pPr>
              <w:pStyle w:val="af"/>
            </w:pPr>
            <w:r>
              <w:t>"data": [</w:t>
            </w:r>
          </w:p>
          <w:p w14:paraId="1332F3B0" w14:textId="77777777" w:rsidR="00933DB0" w:rsidRDefault="008845DE" w:rsidP="003E69E9">
            <w:pPr>
              <w:pStyle w:val="af"/>
            </w:pPr>
            <w:r>
              <w:t>{</w:t>
            </w:r>
          </w:p>
          <w:p w14:paraId="24BB559F" w14:textId="77777777" w:rsidR="00933DB0" w:rsidRDefault="008845DE" w:rsidP="003E69E9">
            <w:pPr>
              <w:pStyle w:val="af"/>
            </w:pPr>
            <w:r>
              <w:rPr>
                <w:rFonts w:hint="eastAsia"/>
                <w:sz w:val="20"/>
                <w:szCs w:val="20"/>
              </w:rPr>
              <w:t xml:space="preserve">// </w:t>
            </w:r>
            <w:r>
              <w:rPr>
                <w:rFonts w:hint="eastAsia"/>
              </w:rPr>
              <w:t>按照秒为单位</w:t>
            </w:r>
            <w:r>
              <w:rPr>
                <w:rFonts w:hint="eastAsia"/>
              </w:rPr>
              <w:t xml:space="preserve"> </w:t>
            </w:r>
            <w:r>
              <w:rPr>
                <w:rFonts w:hint="eastAsia"/>
              </w:rPr>
              <w:t>视频、</w:t>
            </w:r>
            <w:r>
              <w:rPr>
                <w:rFonts w:hint="eastAsia"/>
              </w:rPr>
              <w:t>GIF</w:t>
            </w:r>
            <w:r>
              <w:rPr>
                <w:rFonts w:hint="eastAsia"/>
              </w:rPr>
              <w:t>的时候是时长，图片是显示的停留时间</w:t>
            </w:r>
          </w:p>
          <w:p w14:paraId="41D06E75" w14:textId="77777777" w:rsidR="00933DB0" w:rsidRDefault="008845DE" w:rsidP="003E69E9">
            <w:pPr>
              <w:pStyle w:val="af"/>
            </w:pPr>
            <w:r>
              <w:t>"duration": 0</w:t>
            </w:r>
            <w:r>
              <w:rPr>
                <w:rFonts w:ascii="Consolas" w:hAnsi="Consolas" w:cs="Consolas" w:hint="eastAsia"/>
                <w:color w:val="2A00FF"/>
                <w:sz w:val="20"/>
                <w:szCs w:val="20"/>
              </w:rPr>
              <w:t>(Integer)</w:t>
            </w:r>
            <w:r>
              <w:t>,</w:t>
            </w:r>
          </w:p>
          <w:p w14:paraId="742A5318" w14:textId="77777777" w:rsidR="00933DB0" w:rsidRDefault="008845DE" w:rsidP="003E69E9">
            <w:pPr>
              <w:pStyle w:val="af"/>
            </w:pPr>
            <w:r>
              <w:rPr>
                <w:rFonts w:hint="eastAsia"/>
              </w:rPr>
              <w:t xml:space="preserve">// </w:t>
            </w:r>
            <w:r>
              <w:rPr>
                <w:rFonts w:hint="eastAsia"/>
              </w:rPr>
              <w:t>资源大小</w:t>
            </w:r>
          </w:p>
          <w:p w14:paraId="16C2C2B2" w14:textId="77777777" w:rsidR="00933DB0" w:rsidRDefault="008845DE" w:rsidP="003E69E9">
            <w:pPr>
              <w:pStyle w:val="af"/>
            </w:pPr>
            <w:r>
              <w:t>"size": 1965642</w:t>
            </w:r>
            <w:r>
              <w:rPr>
                <w:rFonts w:ascii="Consolas" w:hAnsi="Consolas" w:cs="Consolas" w:hint="eastAsia"/>
                <w:color w:val="2A00FF"/>
                <w:sz w:val="20"/>
                <w:szCs w:val="20"/>
              </w:rPr>
              <w:t>(Long)</w:t>
            </w:r>
            <w:r>
              <w:t>,</w:t>
            </w:r>
          </w:p>
          <w:p w14:paraId="48B3ED9F" w14:textId="77777777" w:rsidR="00933DB0" w:rsidRDefault="008845DE" w:rsidP="003E69E9">
            <w:pPr>
              <w:pStyle w:val="af"/>
            </w:pPr>
            <w:r>
              <w:rPr>
                <w:rFonts w:hint="eastAsia"/>
              </w:rPr>
              <w:t xml:space="preserve">// </w:t>
            </w:r>
            <w:r>
              <w:rPr>
                <w:rFonts w:hint="eastAsia"/>
              </w:rPr>
              <w:t>资源名</w:t>
            </w:r>
          </w:p>
          <w:p w14:paraId="39AFC720" w14:textId="77777777" w:rsidR="00933DB0" w:rsidRDefault="008845DE" w:rsidP="003E69E9">
            <w:pPr>
              <w:pStyle w:val="af"/>
            </w:pPr>
            <w:r>
              <w:t>"name": "076429742_main_xl.mp4"</w:t>
            </w:r>
            <w:r>
              <w:rPr>
                <w:rFonts w:ascii="Consolas" w:hAnsi="Consolas" w:cs="Consolas" w:hint="eastAsia"/>
                <w:color w:val="2A00FF"/>
                <w:sz w:val="20"/>
                <w:szCs w:val="20"/>
              </w:rPr>
              <w:t>(String)</w:t>
            </w:r>
            <w:r>
              <w:t>,</w:t>
            </w:r>
          </w:p>
          <w:p w14:paraId="2776F2B7" w14:textId="77777777" w:rsidR="00933DB0" w:rsidRDefault="008845DE" w:rsidP="003E69E9">
            <w:pPr>
              <w:pStyle w:val="af"/>
            </w:pPr>
            <w:r>
              <w:rPr>
                <w:rFonts w:hint="eastAsia"/>
              </w:rPr>
              <w:t xml:space="preserve">// </w:t>
            </w:r>
            <w:r>
              <w:rPr>
                <w:rFonts w:hint="eastAsia"/>
              </w:rPr>
              <w:t>资源类型</w:t>
            </w:r>
            <w:r>
              <w:rPr>
                <w:rFonts w:hint="eastAsia"/>
              </w:rPr>
              <w:t xml:space="preserve"> 0 </w:t>
            </w:r>
            <w:r>
              <w:rPr>
                <w:rFonts w:hint="eastAsia"/>
              </w:rPr>
              <w:t>图片</w:t>
            </w:r>
            <w:r>
              <w:rPr>
                <w:rFonts w:hint="eastAsia"/>
              </w:rPr>
              <w:t xml:space="preserve"> 1</w:t>
            </w:r>
            <w:r>
              <w:rPr>
                <w:rFonts w:hint="eastAsia"/>
              </w:rPr>
              <w:t>视频</w:t>
            </w:r>
            <w:r>
              <w:rPr>
                <w:rFonts w:hint="eastAsia"/>
              </w:rPr>
              <w:t xml:space="preserve"> 2</w:t>
            </w:r>
            <w:r>
              <w:rPr>
                <w:rFonts w:hint="eastAsia"/>
              </w:rPr>
              <w:t>音频</w:t>
            </w:r>
          </w:p>
          <w:p w14:paraId="194A1306" w14:textId="77777777" w:rsidR="00933DB0" w:rsidRDefault="008845DE" w:rsidP="003E69E9">
            <w:pPr>
              <w:pStyle w:val="af"/>
            </w:pPr>
            <w:r>
              <w:t>"mediaResourceType": "1"</w:t>
            </w:r>
            <w:r>
              <w:rPr>
                <w:rFonts w:ascii="Consolas" w:hAnsi="Consolas" w:cs="Consolas" w:hint="eastAsia"/>
                <w:color w:val="2A00FF"/>
                <w:sz w:val="20"/>
                <w:szCs w:val="20"/>
              </w:rPr>
              <w:t>(String)</w:t>
            </w:r>
            <w:r>
              <w:t>,</w:t>
            </w:r>
          </w:p>
          <w:p w14:paraId="49C89E07" w14:textId="77777777" w:rsidR="00933DB0" w:rsidRDefault="008845DE" w:rsidP="003E69E9">
            <w:pPr>
              <w:pStyle w:val="af"/>
            </w:pPr>
            <w:r>
              <w:rPr>
                <w:rFonts w:hint="eastAsia"/>
              </w:rPr>
              <w:t xml:space="preserve">// </w:t>
            </w:r>
            <w:r>
              <w:rPr>
                <w:rFonts w:hint="eastAsia"/>
              </w:rPr>
              <w:t>来源</w:t>
            </w:r>
            <w:r>
              <w:rPr>
                <w:rFonts w:hint="eastAsia"/>
              </w:rPr>
              <w:t xml:space="preserve"> 0</w:t>
            </w:r>
            <w:r>
              <w:rPr>
                <w:rFonts w:hint="eastAsia"/>
              </w:rPr>
              <w:t>：默认自带</w:t>
            </w:r>
            <w:r>
              <w:rPr>
                <w:rFonts w:hint="eastAsia"/>
              </w:rPr>
              <w:t xml:space="preserve">  2:U</w:t>
            </w:r>
            <w:r>
              <w:rPr>
                <w:rFonts w:hint="eastAsia"/>
              </w:rPr>
              <w:t>盘内的</w:t>
            </w:r>
            <w:r>
              <w:rPr>
                <w:rFonts w:hint="eastAsia"/>
              </w:rPr>
              <w:t xml:space="preserve">  3</w:t>
            </w:r>
            <w:r>
              <w:rPr>
                <w:rFonts w:hint="eastAsia"/>
              </w:rPr>
              <w:t>：云端</w:t>
            </w:r>
          </w:p>
          <w:p w14:paraId="30634C02" w14:textId="77777777" w:rsidR="00933DB0" w:rsidRDefault="008845DE" w:rsidP="003E69E9">
            <w:pPr>
              <w:pStyle w:val="af"/>
            </w:pPr>
            <w:r>
              <w:t>"source": 3</w:t>
            </w:r>
            <w:r>
              <w:rPr>
                <w:rFonts w:ascii="Consolas" w:hAnsi="Consolas" w:cs="Consolas" w:hint="eastAsia"/>
                <w:color w:val="2A00FF"/>
                <w:sz w:val="20"/>
                <w:szCs w:val="20"/>
              </w:rPr>
              <w:t>(Integer)</w:t>
            </w:r>
            <w:r>
              <w:t>,</w:t>
            </w:r>
          </w:p>
          <w:p w14:paraId="6C67BDEB" w14:textId="77777777" w:rsidR="00933DB0" w:rsidRDefault="008845DE" w:rsidP="003E69E9">
            <w:pPr>
              <w:pStyle w:val="af"/>
            </w:pPr>
            <w:r>
              <w:rPr>
                <w:rFonts w:hint="eastAsia"/>
              </w:rPr>
              <w:t xml:space="preserve">// </w:t>
            </w:r>
            <w:r>
              <w:rPr>
                <w:rFonts w:hint="eastAsia"/>
              </w:rPr>
              <w:t>资源地址</w:t>
            </w:r>
            <w:r>
              <w:rPr>
                <w:rFonts w:hint="eastAsia"/>
              </w:rPr>
              <w:t xml:space="preserve"> (String)</w:t>
            </w:r>
          </w:p>
          <w:p w14:paraId="62EDCE5D" w14:textId="77777777" w:rsidR="00933DB0" w:rsidRDefault="008845DE" w:rsidP="003E69E9">
            <w:pPr>
              <w:pStyle w:val="af"/>
            </w:pPr>
            <w:r>
              <w:t>"url": "https://iot-cloud-file.oss-cn-hangzhou.aliyuncs.com/resource-399/2FkRXzSXQW.mp4",</w:t>
            </w:r>
          </w:p>
          <w:p w14:paraId="5812B880" w14:textId="77777777" w:rsidR="00933DB0" w:rsidRDefault="008845DE" w:rsidP="003E69E9">
            <w:pPr>
              <w:pStyle w:val="af"/>
            </w:pPr>
            <w:r>
              <w:rPr>
                <w:rFonts w:hint="eastAsia"/>
              </w:rPr>
              <w:t xml:space="preserve">// </w:t>
            </w:r>
            <w:r>
              <w:rPr>
                <w:rFonts w:hint="eastAsia"/>
              </w:rPr>
              <w:t>同一个广告位</w:t>
            </w:r>
            <w:r>
              <w:rPr>
                <w:rFonts w:hint="eastAsia"/>
              </w:rPr>
              <w:t xml:space="preserve"> </w:t>
            </w:r>
            <w:r>
              <w:rPr>
                <w:rFonts w:hint="eastAsia"/>
              </w:rPr>
              <w:t>排序顺序</w:t>
            </w:r>
          </w:p>
          <w:p w14:paraId="613CE3DC" w14:textId="77777777" w:rsidR="00933DB0" w:rsidRDefault="008845DE" w:rsidP="003E69E9">
            <w:pPr>
              <w:pStyle w:val="af"/>
            </w:pPr>
            <w:r>
              <w:t>"order": 0</w:t>
            </w:r>
            <w:r>
              <w:rPr>
                <w:rFonts w:ascii="Consolas" w:hAnsi="Consolas" w:cs="Consolas" w:hint="eastAsia"/>
                <w:color w:val="2A00FF"/>
                <w:sz w:val="20"/>
                <w:szCs w:val="20"/>
              </w:rPr>
              <w:t>(Integer)</w:t>
            </w:r>
            <w:r>
              <w:t>,</w:t>
            </w:r>
          </w:p>
          <w:p w14:paraId="77FE5532" w14:textId="77777777" w:rsidR="00933DB0" w:rsidRDefault="008845DE" w:rsidP="003E69E9">
            <w:pPr>
              <w:pStyle w:val="af"/>
            </w:pPr>
            <w:r>
              <w:rPr>
                <w:rFonts w:hint="eastAsia"/>
              </w:rPr>
              <w:t xml:space="preserve">// </w:t>
            </w:r>
            <w:r>
              <w:rPr>
                <w:rFonts w:hint="eastAsia"/>
              </w:rPr>
              <w:t>资源开关</w:t>
            </w:r>
            <w:r>
              <w:rPr>
                <w:rFonts w:hint="eastAsia"/>
              </w:rPr>
              <w:t xml:space="preserve"> 0</w:t>
            </w:r>
            <w:r>
              <w:rPr>
                <w:rFonts w:hint="eastAsia"/>
              </w:rPr>
              <w:t>：开</w:t>
            </w:r>
            <w:r>
              <w:rPr>
                <w:rFonts w:hint="eastAsia"/>
              </w:rPr>
              <w:t xml:space="preserve">  1</w:t>
            </w:r>
            <w:r>
              <w:rPr>
                <w:rFonts w:hint="eastAsia"/>
              </w:rPr>
              <w:t>：关</w:t>
            </w:r>
          </w:p>
          <w:p w14:paraId="73175D0A" w14:textId="77777777" w:rsidR="00933DB0" w:rsidRDefault="008845DE" w:rsidP="003E69E9">
            <w:pPr>
              <w:pStyle w:val="af"/>
            </w:pPr>
            <w:r>
              <w:t>"status": 0</w:t>
            </w:r>
            <w:r>
              <w:rPr>
                <w:rFonts w:ascii="Consolas" w:hAnsi="Consolas" w:cs="Consolas" w:hint="eastAsia"/>
                <w:color w:val="2A00FF"/>
                <w:sz w:val="20"/>
                <w:szCs w:val="20"/>
              </w:rPr>
              <w:t>(Integer)</w:t>
            </w:r>
          </w:p>
          <w:p w14:paraId="62594ED4" w14:textId="77777777" w:rsidR="00933DB0" w:rsidRDefault="008845DE" w:rsidP="003E69E9">
            <w:pPr>
              <w:pStyle w:val="af"/>
            </w:pPr>
            <w:r>
              <w:t>}</w:t>
            </w:r>
            <w:r>
              <w:rPr>
                <w:rFonts w:hint="eastAsia"/>
              </w:rPr>
              <w:t>,</w:t>
            </w:r>
          </w:p>
          <w:p w14:paraId="17320125" w14:textId="77777777" w:rsidR="00933DB0" w:rsidRDefault="008845DE" w:rsidP="003E69E9">
            <w:pPr>
              <w:pStyle w:val="af"/>
            </w:pPr>
            <w:r>
              <w:rPr>
                <w:rFonts w:hint="eastAsia"/>
              </w:rPr>
              <w:t>{...}</w:t>
            </w:r>
          </w:p>
          <w:p w14:paraId="7462B205" w14:textId="77777777" w:rsidR="00933DB0" w:rsidRDefault="008845DE" w:rsidP="003E69E9">
            <w:pPr>
              <w:pStyle w:val="af"/>
            </w:pPr>
            <w:r>
              <w:rPr>
                <w:rFonts w:hint="eastAsia"/>
              </w:rPr>
              <w:t>]</w:t>
            </w:r>
          </w:p>
          <w:p w14:paraId="095451E5" w14:textId="77777777" w:rsidR="00933DB0" w:rsidRDefault="008845DE" w:rsidP="003E69E9">
            <w:pPr>
              <w:pStyle w:val="af"/>
            </w:pPr>
            <w:r>
              <w:rPr>
                <w:rFonts w:hint="eastAsia"/>
              </w:rPr>
              <w:t>},</w:t>
            </w:r>
          </w:p>
          <w:p w14:paraId="02D67D36" w14:textId="77777777" w:rsidR="00933DB0" w:rsidRDefault="008845DE" w:rsidP="003E69E9">
            <w:pPr>
              <w:pStyle w:val="af"/>
              <w:rPr>
                <w:rFonts w:ascii="Consolas" w:hAnsi="Consolas" w:cs="Consolas"/>
                <w:sz w:val="20"/>
                <w:szCs w:val="20"/>
              </w:rPr>
            </w:pPr>
            <w:r>
              <w:rPr>
                <w:rFonts w:hint="eastAsia"/>
              </w:rPr>
              <w:t>{...}</w:t>
            </w:r>
          </w:p>
          <w:p w14:paraId="798E2AE0" w14:textId="77777777" w:rsidR="00933DB0" w:rsidRDefault="008845DE" w:rsidP="003E69E9">
            <w:pPr>
              <w:rPr>
                <w:color w:val="2A00FF"/>
              </w:rPr>
            </w:pPr>
            <w:r>
              <w:rPr>
                <w:rFonts w:hint="eastAsia"/>
              </w:rPr>
              <w:t xml:space="preserve">       ],</w:t>
            </w:r>
            <w:r>
              <w:rPr>
                <w:color w:val="2A00FF"/>
              </w:rPr>
              <w:tab/>
            </w:r>
          </w:p>
          <w:p w14:paraId="5E0FBE4C" w14:textId="77777777" w:rsidR="00933DB0" w:rsidRDefault="008845DE" w:rsidP="003E69E9">
            <w:r>
              <w:rPr>
                <w:rFonts w:hint="eastAsia"/>
              </w:rPr>
              <w:t xml:space="preserve">      // </w:t>
            </w:r>
            <w:r>
              <w:rPr>
                <w:rFonts w:hint="eastAsia"/>
              </w:rPr>
              <w:t>个性化设置</w:t>
            </w:r>
          </w:p>
          <w:p w14:paraId="1D04622C" w14:textId="77777777" w:rsidR="00933DB0" w:rsidRDefault="008845DE" w:rsidP="003E69E9">
            <w:pPr>
              <w:rPr>
                <w:color w:val="2A00FF"/>
              </w:rPr>
            </w:pPr>
            <w:r>
              <w:t>"</w:t>
            </w:r>
            <w:r>
              <w:rPr>
                <w:rFonts w:hint="eastAsia"/>
              </w:rPr>
              <w:t>individualization</w:t>
            </w:r>
            <w:r>
              <w:t>"</w:t>
            </w:r>
            <w:r>
              <w:rPr>
                <w:rFonts w:hint="eastAsia"/>
              </w:rPr>
              <w:t>:{</w:t>
            </w:r>
          </w:p>
          <w:p w14:paraId="4C36EF6D" w14:textId="77777777" w:rsidR="00933DB0" w:rsidRDefault="008845DE" w:rsidP="003E69E9">
            <w:r>
              <w:t>/</w:t>
            </w:r>
            <w:r>
              <w:rPr>
                <w:rFonts w:hint="eastAsia"/>
              </w:rPr>
              <w:t xml:space="preserve">/ </w:t>
            </w:r>
            <w:r>
              <w:t>是否</w:t>
            </w:r>
            <w:r>
              <w:rPr>
                <w:rFonts w:hint="eastAsia"/>
              </w:rPr>
              <w:t>打开保养提示</w:t>
            </w:r>
            <w:r>
              <w:t xml:space="preserve"> 0</w:t>
            </w:r>
            <w:r>
              <w:rPr>
                <w:rFonts w:hint="eastAsia"/>
              </w:rPr>
              <w:t>关</w:t>
            </w:r>
            <w:r>
              <w:t xml:space="preserve"> 1</w:t>
            </w:r>
            <w:r>
              <w:rPr>
                <w:rFonts w:hint="eastAsia"/>
              </w:rPr>
              <w:t>开</w:t>
            </w:r>
          </w:p>
          <w:p w14:paraId="728C0056" w14:textId="77777777" w:rsidR="00933DB0" w:rsidRDefault="008845DE" w:rsidP="003E69E9">
            <w:r>
              <w:rPr>
                <w:color w:val="2A00FF"/>
              </w:rPr>
              <w:tab/>
            </w:r>
            <w:r>
              <w:rPr>
                <w:color w:val="2A00FF"/>
              </w:rPr>
              <w:tab/>
            </w:r>
            <w:r>
              <w:t>"maintenanceTips":</w:t>
            </w:r>
            <w:r>
              <w:rPr>
                <w:rFonts w:hint="eastAsia"/>
              </w:rPr>
              <w:t>0</w:t>
            </w:r>
            <w:r>
              <w:rPr>
                <w:rFonts w:hint="eastAsia"/>
                <w:color w:val="2A00FF"/>
              </w:rPr>
              <w:t>(Integer)</w:t>
            </w:r>
            <w:r>
              <w:t>,</w:t>
            </w:r>
          </w:p>
          <w:p w14:paraId="7FF5D7FA" w14:textId="77777777" w:rsidR="00933DB0" w:rsidRPr="00FE0E6A" w:rsidRDefault="008845DE" w:rsidP="003E69E9">
            <w:pPr>
              <w:rPr>
                <w:highlight w:val="yellow"/>
              </w:rPr>
            </w:pPr>
            <w:r w:rsidRPr="00FE0E6A">
              <w:rPr>
                <w:highlight w:val="yellow"/>
              </w:rPr>
              <w:t>/</w:t>
            </w:r>
            <w:r w:rsidRPr="00FE0E6A">
              <w:rPr>
                <w:rFonts w:hint="eastAsia"/>
                <w:highlight w:val="yellow"/>
              </w:rPr>
              <w:t xml:space="preserve">/ </w:t>
            </w:r>
            <w:r w:rsidRPr="00FE0E6A">
              <w:rPr>
                <w:rFonts w:hint="eastAsia"/>
                <w:highlight w:val="yellow"/>
              </w:rPr>
              <w:t>软件升级</w:t>
            </w:r>
            <w:r w:rsidRPr="00FE0E6A">
              <w:rPr>
                <w:rFonts w:hint="eastAsia"/>
                <w:highlight w:val="yellow"/>
              </w:rPr>
              <w:t xml:space="preserve"> </w:t>
            </w:r>
            <w:r w:rsidRPr="00FE0E6A">
              <w:rPr>
                <w:rFonts w:hint="eastAsia"/>
                <w:highlight w:val="yellow"/>
              </w:rPr>
              <w:t>期望安装更新时间</w:t>
            </w:r>
            <w:r w:rsidRPr="00FE0E6A">
              <w:rPr>
                <w:rFonts w:hint="eastAsia"/>
                <w:highlight w:val="yellow"/>
              </w:rPr>
              <w:t>(</w:t>
            </w:r>
            <w:r w:rsidRPr="00FE0E6A">
              <w:rPr>
                <w:rFonts w:hint="eastAsia"/>
                <w:highlight w:val="yellow"/>
              </w:rPr>
              <w:t>时间段</w:t>
            </w:r>
            <w:r w:rsidRPr="00FE0E6A">
              <w:rPr>
                <w:rFonts w:hint="eastAsia"/>
                <w:highlight w:val="yellow"/>
              </w:rPr>
              <w:t>)</w:t>
            </w:r>
          </w:p>
          <w:p w14:paraId="156B9207" w14:textId="77777777" w:rsidR="00933DB0" w:rsidRPr="00EB1709" w:rsidRDefault="008845DE" w:rsidP="003E69E9">
            <w:r w:rsidRPr="00FE0E6A">
              <w:rPr>
                <w:color w:val="2A00FF"/>
                <w:highlight w:val="yellow"/>
              </w:rPr>
              <w:tab/>
            </w:r>
            <w:r w:rsidRPr="00FE0E6A">
              <w:rPr>
                <w:color w:val="2A00FF"/>
                <w:highlight w:val="yellow"/>
              </w:rPr>
              <w:tab/>
            </w:r>
            <w:r w:rsidRPr="00FE0E6A">
              <w:rPr>
                <w:highlight w:val="yellow"/>
              </w:rPr>
              <w:t>"</w:t>
            </w:r>
            <w:r w:rsidRPr="00FE0E6A">
              <w:rPr>
                <w:rFonts w:hint="eastAsia"/>
                <w:highlight w:val="yellow"/>
              </w:rPr>
              <w:t>installTime</w:t>
            </w:r>
            <w:r w:rsidRPr="00FE0E6A">
              <w:rPr>
                <w:highlight w:val="yellow"/>
              </w:rPr>
              <w:t>":"</w:t>
            </w:r>
            <w:r w:rsidRPr="00FE0E6A">
              <w:rPr>
                <w:rFonts w:hint="eastAsia"/>
                <w:highlight w:val="yellow"/>
              </w:rPr>
              <w:t>04:00-05:00</w:t>
            </w:r>
            <w:r w:rsidRPr="00FE0E6A">
              <w:rPr>
                <w:rFonts w:hint="eastAsia"/>
                <w:color w:val="2A00FF"/>
                <w:highlight w:val="yellow"/>
              </w:rPr>
              <w:t>(String)</w:t>
            </w:r>
            <w:r w:rsidRPr="00FE0E6A">
              <w:rPr>
                <w:highlight w:val="yellow"/>
              </w:rPr>
              <w:t>",</w:t>
            </w:r>
          </w:p>
          <w:p w14:paraId="5ACDC1ED" w14:textId="77777777" w:rsidR="00933DB0" w:rsidRDefault="008845DE" w:rsidP="003E69E9">
            <w:r>
              <w:t>/</w:t>
            </w:r>
            <w:r>
              <w:rPr>
                <w:rFonts w:hint="eastAsia"/>
              </w:rPr>
              <w:t xml:space="preserve">/ </w:t>
            </w:r>
            <w:r>
              <w:rPr>
                <w:rFonts w:hint="eastAsia"/>
              </w:rPr>
              <w:t>是否允许使用移动网络下载升级包</w:t>
            </w:r>
            <w:r>
              <w:rPr>
                <w:rFonts w:hint="eastAsia"/>
              </w:rPr>
              <w:t xml:space="preserve"> 0</w:t>
            </w:r>
            <w:r>
              <w:rPr>
                <w:rFonts w:hint="eastAsia"/>
              </w:rPr>
              <w:t>关</w:t>
            </w:r>
            <w:r>
              <w:rPr>
                <w:rFonts w:hint="eastAsia"/>
              </w:rPr>
              <w:t xml:space="preserve"> 1</w:t>
            </w:r>
            <w:r>
              <w:rPr>
                <w:rFonts w:hint="eastAsia"/>
              </w:rPr>
              <w:t>开</w:t>
            </w:r>
          </w:p>
          <w:p w14:paraId="22958175" w14:textId="77777777" w:rsidR="00933DB0" w:rsidRDefault="008845DE" w:rsidP="003E69E9">
            <w:pPr>
              <w:rPr>
                <w:color w:val="2A00FF"/>
              </w:rPr>
            </w:pPr>
            <w:r>
              <w:rPr>
                <w:color w:val="2A00FF"/>
              </w:rPr>
              <w:tab/>
            </w:r>
            <w:r>
              <w:rPr>
                <w:color w:val="2A00FF"/>
              </w:rPr>
              <w:tab/>
            </w:r>
            <w:r>
              <w:t>"</w:t>
            </w:r>
            <w:r>
              <w:rPr>
                <w:rFonts w:hint="eastAsia"/>
              </w:rPr>
              <w:t>mobileNetworkFlag</w:t>
            </w:r>
            <w:r>
              <w:t>":</w:t>
            </w:r>
            <w:r>
              <w:rPr>
                <w:rFonts w:hint="eastAsia"/>
              </w:rPr>
              <w:t>0</w:t>
            </w:r>
            <w:r>
              <w:rPr>
                <w:rFonts w:hint="eastAsia"/>
                <w:color w:val="2A00FF"/>
              </w:rPr>
              <w:t>(Integer)</w:t>
            </w:r>
          </w:p>
          <w:p w14:paraId="5C942F9B" w14:textId="77777777" w:rsidR="00933DB0" w:rsidRDefault="008845DE" w:rsidP="003E69E9">
            <w:r>
              <w:rPr>
                <w:rFonts w:hint="eastAsia"/>
              </w:rPr>
              <w:t>}</w:t>
            </w:r>
            <w:r>
              <w:t>,</w:t>
            </w:r>
          </w:p>
          <w:p w14:paraId="3BF33FCD" w14:textId="77777777" w:rsidR="00933DB0" w:rsidRDefault="008845DE" w:rsidP="003E69E9">
            <w:r>
              <w:rPr>
                <w:rFonts w:hint="eastAsia"/>
              </w:rPr>
              <w:t xml:space="preserve">       // </w:t>
            </w:r>
            <w:r>
              <w:rPr>
                <w:rFonts w:hint="eastAsia"/>
              </w:rPr>
              <w:t>支付与运营</w:t>
            </w:r>
          </w:p>
          <w:p w14:paraId="7DE363ED" w14:textId="77777777" w:rsidR="00933DB0" w:rsidRDefault="008845DE" w:rsidP="003E69E9">
            <w:r>
              <w:rPr>
                <w:rFonts w:hint="eastAsia"/>
                <w:color w:val="2A00FF"/>
              </w:rPr>
              <w:t xml:space="preserve">        </w:t>
            </w:r>
            <w:r>
              <w:t>"</w:t>
            </w:r>
            <w:r>
              <w:rPr>
                <w:rFonts w:hint="eastAsia"/>
              </w:rPr>
              <w:t>paymentOperate</w:t>
            </w:r>
            <w:r>
              <w:t>":</w:t>
            </w:r>
            <w:r>
              <w:rPr>
                <w:rFonts w:hint="eastAsia"/>
              </w:rPr>
              <w:t>{</w:t>
            </w:r>
          </w:p>
          <w:p w14:paraId="177D6DBE" w14:textId="77777777" w:rsidR="00933DB0" w:rsidRDefault="008845DE" w:rsidP="003E69E9">
            <w:r>
              <w:t>/</w:t>
            </w:r>
            <w:r>
              <w:rPr>
                <w:rFonts w:hint="eastAsia"/>
              </w:rPr>
              <w:t xml:space="preserve">/ </w:t>
            </w:r>
            <w:r>
              <w:rPr>
                <w:rFonts w:hint="eastAsia"/>
              </w:rPr>
              <w:t>设备端支付开关</w:t>
            </w:r>
            <w:r>
              <w:rPr>
                <w:rFonts w:hint="eastAsia"/>
              </w:rPr>
              <w:t xml:space="preserve"> </w:t>
            </w:r>
            <w:r>
              <w:t>0</w:t>
            </w:r>
            <w:r>
              <w:rPr>
                <w:rFonts w:hint="eastAsia"/>
              </w:rPr>
              <w:t>关</w:t>
            </w:r>
            <w:r>
              <w:t xml:space="preserve"> 1</w:t>
            </w:r>
            <w:r>
              <w:rPr>
                <w:rFonts w:hint="eastAsia"/>
              </w:rPr>
              <w:t>开</w:t>
            </w:r>
          </w:p>
          <w:p w14:paraId="41E7C234" w14:textId="77777777" w:rsidR="00933DB0" w:rsidRDefault="008845DE" w:rsidP="003E69E9">
            <w:r>
              <w:tab/>
            </w:r>
            <w:r>
              <w:tab/>
            </w:r>
            <w:r>
              <w:rPr>
                <w:rFonts w:hint="eastAsia"/>
              </w:rPr>
              <w:t xml:space="preserve">     </w:t>
            </w:r>
            <w:r>
              <w:t>"paySwitch":</w:t>
            </w:r>
            <w:r>
              <w:rPr>
                <w:rFonts w:hint="eastAsia"/>
              </w:rPr>
              <w:t>0(Integer)</w:t>
            </w:r>
          </w:p>
          <w:p w14:paraId="731216DC" w14:textId="77777777" w:rsidR="00933DB0" w:rsidRDefault="008845DE" w:rsidP="003E69E9">
            <w:r>
              <w:rPr>
                <w:rFonts w:hint="eastAsia"/>
              </w:rPr>
              <w:t>},</w:t>
            </w:r>
          </w:p>
          <w:p w14:paraId="1803EB30" w14:textId="77777777" w:rsidR="00933DB0" w:rsidRDefault="00933DB0" w:rsidP="003E69E9"/>
          <w:p w14:paraId="69624E40" w14:textId="77777777" w:rsidR="00933DB0" w:rsidRDefault="008845DE" w:rsidP="003E69E9">
            <w:r>
              <w:rPr>
                <w:rFonts w:hint="eastAsia"/>
              </w:rPr>
              <w:t xml:space="preserve">//2.0 </w:t>
            </w:r>
            <w:r>
              <w:rPr>
                <w:rFonts w:hint="eastAsia"/>
              </w:rPr>
              <w:t>新增部分</w:t>
            </w:r>
          </w:p>
          <w:p w14:paraId="7B60E7D4" w14:textId="77777777" w:rsidR="00933DB0" w:rsidRDefault="008845DE" w:rsidP="003E69E9">
            <w:r>
              <w:rPr>
                <w:rFonts w:hint="eastAsia"/>
              </w:rPr>
              <w:t xml:space="preserve">        // </w:t>
            </w:r>
            <w:r>
              <w:rPr>
                <w:rFonts w:hint="eastAsia"/>
                <w:b/>
                <w:bCs/>
              </w:rPr>
              <w:t>系统</w:t>
            </w:r>
            <w:r>
              <w:rPr>
                <w:rFonts w:hint="eastAsia"/>
                <w:b/>
                <w:bCs/>
              </w:rPr>
              <w:t>--</w:t>
            </w:r>
            <w:r>
              <w:rPr>
                <w:rFonts w:hint="eastAsia"/>
                <w:b/>
                <w:bCs/>
              </w:rPr>
              <w:t>保养参数模块</w:t>
            </w:r>
          </w:p>
          <w:p w14:paraId="4FAAB683" w14:textId="77777777" w:rsidR="00933DB0" w:rsidRDefault="008845DE" w:rsidP="003E69E9">
            <w:r>
              <w:t>"</w:t>
            </w:r>
            <w:r>
              <w:rPr>
                <w:rFonts w:hint="eastAsia"/>
              </w:rPr>
              <w:t>maintainParameter</w:t>
            </w:r>
            <w:r>
              <w:t>"</w:t>
            </w:r>
            <w:r>
              <w:rPr>
                <w:rFonts w:hint="eastAsia"/>
              </w:rPr>
              <w:t>:{</w:t>
            </w:r>
          </w:p>
          <w:p w14:paraId="63289B3A" w14:textId="77777777" w:rsidR="00933DB0" w:rsidRDefault="008845DE" w:rsidP="003E69E9">
            <w:r>
              <w:rPr>
                <w:rFonts w:hint="eastAsia"/>
              </w:rPr>
              <w:t xml:space="preserve">// </w:t>
            </w:r>
            <w:r>
              <w:rPr>
                <w:rFonts w:hint="eastAsia"/>
              </w:rPr>
              <w:t>冲洗</w:t>
            </w:r>
          </w:p>
          <w:p w14:paraId="27D7DF88" w14:textId="77777777" w:rsidR="00933DB0" w:rsidRDefault="008845DE" w:rsidP="003E69E9">
            <w:r>
              <w:t>"</w:t>
            </w:r>
            <w:r>
              <w:rPr>
                <w:rFonts w:hint="eastAsia"/>
              </w:rPr>
              <w:t>rinse</w:t>
            </w:r>
            <w:r>
              <w:t>"</w:t>
            </w:r>
            <w:r>
              <w:rPr>
                <w:rFonts w:hint="eastAsia"/>
              </w:rPr>
              <w:t>:{</w:t>
            </w:r>
          </w:p>
          <w:p w14:paraId="1FA7279F" w14:textId="77777777" w:rsidR="00933DB0" w:rsidRDefault="008845DE" w:rsidP="003E69E9">
            <w:r>
              <w:rPr>
                <w:rFonts w:hint="eastAsia"/>
              </w:rPr>
              <w:t xml:space="preserve">// </w:t>
            </w:r>
            <w:r>
              <w:rPr>
                <w:rFonts w:hint="eastAsia"/>
              </w:rPr>
              <w:t>冲泡器预热冲洗</w:t>
            </w:r>
            <w:r>
              <w:rPr>
                <w:rFonts w:hint="eastAsia"/>
              </w:rPr>
              <w:t>(0:</w:t>
            </w:r>
            <w:r>
              <w:rPr>
                <w:rFonts w:hint="eastAsia"/>
              </w:rPr>
              <w:t>不自动冲洗</w:t>
            </w:r>
            <w:r>
              <w:rPr>
                <w:rFonts w:hint="eastAsia"/>
              </w:rPr>
              <w:t>) (</w:t>
            </w:r>
            <w:r>
              <w:rPr>
                <w:rFonts w:hint="eastAsia"/>
              </w:rPr>
              <w:t>单位：分钟</w:t>
            </w:r>
            <w:r>
              <w:rPr>
                <w:rFonts w:hint="eastAsia"/>
              </w:rPr>
              <w:t>)</w:t>
            </w:r>
          </w:p>
          <w:p w14:paraId="6AA7AF9D" w14:textId="77777777" w:rsidR="00933DB0" w:rsidRDefault="008845DE" w:rsidP="003E69E9">
            <w:r>
              <w:t>"bubble</w:t>
            </w:r>
            <w:r>
              <w:rPr>
                <w:rFonts w:hint="eastAsia"/>
              </w:rPr>
              <w:t>Preheat</w:t>
            </w:r>
            <w:r>
              <w:t>"</w:t>
            </w:r>
            <w:r>
              <w:rPr>
                <w:rFonts w:hint="eastAsia"/>
              </w:rPr>
              <w:t>:30</w:t>
            </w:r>
            <w:r>
              <w:rPr>
                <w:rFonts w:hint="eastAsia"/>
                <w:color w:val="2A00FF"/>
              </w:rPr>
              <w:t>(Integer)</w:t>
            </w:r>
            <w:r>
              <w:rPr>
                <w:rFonts w:hint="eastAsia"/>
              </w:rPr>
              <w:t>,</w:t>
            </w:r>
          </w:p>
          <w:p w14:paraId="3E09045C" w14:textId="77777777" w:rsidR="00933DB0" w:rsidRDefault="00933DB0" w:rsidP="003E69E9"/>
          <w:p w14:paraId="7AF90D98" w14:textId="77777777" w:rsidR="00933DB0" w:rsidRDefault="008845DE" w:rsidP="003E69E9">
            <w:r>
              <w:rPr>
                <w:rFonts w:hint="eastAsia"/>
              </w:rPr>
              <w:t xml:space="preserve">// </w:t>
            </w:r>
            <w:r>
              <w:rPr>
                <w:rFonts w:hint="eastAsia"/>
              </w:rPr>
              <w:t>冲泡器自动冲洗</w:t>
            </w:r>
            <w:r>
              <w:rPr>
                <w:rFonts w:hint="eastAsia"/>
              </w:rPr>
              <w:t>(0:</w:t>
            </w:r>
            <w:r>
              <w:rPr>
                <w:rFonts w:hint="eastAsia"/>
              </w:rPr>
              <w:t>不自动冲洗</w:t>
            </w:r>
            <w:r>
              <w:rPr>
                <w:rFonts w:hint="eastAsia"/>
              </w:rPr>
              <w:t>) (</w:t>
            </w:r>
            <w:r>
              <w:rPr>
                <w:rFonts w:hint="eastAsia"/>
              </w:rPr>
              <w:t>单位：分钟</w:t>
            </w:r>
            <w:r>
              <w:rPr>
                <w:rFonts w:hint="eastAsia"/>
              </w:rPr>
              <w:t>)</w:t>
            </w:r>
          </w:p>
          <w:p w14:paraId="3F8B67B2" w14:textId="77777777" w:rsidR="00933DB0" w:rsidRDefault="008845DE" w:rsidP="003E69E9">
            <w:r>
              <w:t>"bubble</w:t>
            </w:r>
            <w:r>
              <w:rPr>
                <w:rFonts w:hint="eastAsia"/>
              </w:rPr>
              <w:t>Auto</w:t>
            </w:r>
            <w:r>
              <w:t>"</w:t>
            </w:r>
            <w:r>
              <w:rPr>
                <w:rFonts w:hint="eastAsia"/>
              </w:rPr>
              <w:t>:5</w:t>
            </w:r>
            <w:r>
              <w:rPr>
                <w:rFonts w:hint="eastAsia"/>
                <w:color w:val="2A00FF"/>
              </w:rPr>
              <w:t>(Integer)</w:t>
            </w:r>
            <w:r>
              <w:rPr>
                <w:rFonts w:hint="eastAsia"/>
              </w:rPr>
              <w:t>,</w:t>
            </w:r>
          </w:p>
          <w:p w14:paraId="6215EBA8" w14:textId="77777777" w:rsidR="00933DB0" w:rsidRDefault="00933DB0" w:rsidP="003E69E9"/>
          <w:p w14:paraId="7DFE7D9E" w14:textId="77777777" w:rsidR="00933DB0" w:rsidRDefault="008845DE" w:rsidP="003E69E9">
            <w:r>
              <w:rPr>
                <w:rFonts w:hint="eastAsia"/>
              </w:rPr>
              <w:t xml:space="preserve">// </w:t>
            </w:r>
            <w:r>
              <w:rPr>
                <w:rFonts w:hint="eastAsia"/>
              </w:rPr>
              <w:t>奶沫器自动冲洗</w:t>
            </w:r>
            <w:r>
              <w:rPr>
                <w:rFonts w:hint="eastAsia"/>
              </w:rPr>
              <w:t>(0:</w:t>
            </w:r>
            <w:r>
              <w:rPr>
                <w:rFonts w:hint="eastAsia"/>
              </w:rPr>
              <w:t>不自动冲洗</w:t>
            </w:r>
            <w:r>
              <w:rPr>
                <w:rFonts w:hint="eastAsia"/>
              </w:rPr>
              <w:t>) (</w:t>
            </w:r>
            <w:r>
              <w:rPr>
                <w:rFonts w:hint="eastAsia"/>
              </w:rPr>
              <w:t>单位：分钟</w:t>
            </w:r>
            <w:r>
              <w:rPr>
                <w:rFonts w:hint="eastAsia"/>
              </w:rPr>
              <w:t>)</w:t>
            </w:r>
          </w:p>
          <w:p w14:paraId="272624B0" w14:textId="77777777" w:rsidR="00933DB0" w:rsidRDefault="008845DE" w:rsidP="003E69E9">
            <w:r>
              <w:t>"</w:t>
            </w:r>
            <w:r>
              <w:rPr>
                <w:rFonts w:hint="eastAsia"/>
              </w:rPr>
              <w:t>milkFoamAuto</w:t>
            </w:r>
            <w:r>
              <w:t>"</w:t>
            </w:r>
            <w:r>
              <w:rPr>
                <w:rFonts w:hint="eastAsia"/>
              </w:rPr>
              <w:t>:10</w:t>
            </w:r>
            <w:r>
              <w:rPr>
                <w:rFonts w:hint="eastAsia"/>
                <w:color w:val="2A00FF"/>
              </w:rPr>
              <w:t>(Integer)</w:t>
            </w:r>
            <w:r>
              <w:rPr>
                <w:rFonts w:hint="eastAsia"/>
              </w:rPr>
              <w:t>,</w:t>
            </w:r>
          </w:p>
          <w:p w14:paraId="7D5A4B60" w14:textId="77777777" w:rsidR="00933DB0" w:rsidRDefault="00933DB0" w:rsidP="003E69E9"/>
          <w:p w14:paraId="0C0AA11B" w14:textId="77777777" w:rsidR="00933DB0" w:rsidRDefault="008845DE" w:rsidP="003E69E9">
            <w:r>
              <w:rPr>
                <w:rFonts w:hint="eastAsia"/>
              </w:rPr>
              <w:t xml:space="preserve">// </w:t>
            </w:r>
            <w:r>
              <w:rPr>
                <w:rFonts w:hint="eastAsia"/>
              </w:rPr>
              <w:t>搅拌器自动冲洗</w:t>
            </w:r>
            <w:r>
              <w:rPr>
                <w:rFonts w:hint="eastAsia"/>
              </w:rPr>
              <w:t>(0:</w:t>
            </w:r>
            <w:r>
              <w:rPr>
                <w:rFonts w:hint="eastAsia"/>
              </w:rPr>
              <w:t>不自动冲洗</w:t>
            </w:r>
            <w:r>
              <w:rPr>
                <w:rFonts w:hint="eastAsia"/>
              </w:rPr>
              <w:t>) (</w:t>
            </w:r>
            <w:r>
              <w:rPr>
                <w:rFonts w:hint="eastAsia"/>
              </w:rPr>
              <w:t>单位：分钟</w:t>
            </w:r>
            <w:r>
              <w:rPr>
                <w:rFonts w:hint="eastAsia"/>
              </w:rPr>
              <w:t>)</w:t>
            </w:r>
          </w:p>
          <w:p w14:paraId="0ED34CC6" w14:textId="77777777" w:rsidR="00933DB0" w:rsidRDefault="008845DE" w:rsidP="003E69E9">
            <w:r>
              <w:t>"</w:t>
            </w:r>
            <w:r>
              <w:rPr>
                <w:rFonts w:hint="eastAsia"/>
              </w:rPr>
              <w:t>agitatorAuto</w:t>
            </w:r>
            <w:r>
              <w:t>"</w:t>
            </w:r>
            <w:r>
              <w:rPr>
                <w:rFonts w:hint="eastAsia"/>
              </w:rPr>
              <w:t>:15</w:t>
            </w:r>
            <w:r>
              <w:rPr>
                <w:rFonts w:hint="eastAsia"/>
                <w:color w:val="2A00FF"/>
              </w:rPr>
              <w:t>(Integer)</w:t>
            </w:r>
          </w:p>
          <w:p w14:paraId="5B34F1BD" w14:textId="77777777" w:rsidR="00933DB0" w:rsidRDefault="008845DE" w:rsidP="003E69E9">
            <w:r>
              <w:rPr>
                <w:rFonts w:hint="eastAsia"/>
              </w:rPr>
              <w:t>},</w:t>
            </w:r>
          </w:p>
          <w:p w14:paraId="192AC724" w14:textId="77777777" w:rsidR="00933DB0" w:rsidRDefault="008845DE" w:rsidP="003E69E9">
            <w:r>
              <w:rPr>
                <w:rFonts w:hint="eastAsia"/>
              </w:rPr>
              <w:t xml:space="preserve">  // </w:t>
            </w:r>
            <w:r>
              <w:rPr>
                <w:rFonts w:hint="eastAsia"/>
              </w:rPr>
              <w:t>清洗</w:t>
            </w:r>
          </w:p>
          <w:p w14:paraId="19265DA3" w14:textId="77777777" w:rsidR="00933DB0" w:rsidRDefault="008845DE" w:rsidP="003E69E9">
            <w:r>
              <w:t>"</w:t>
            </w:r>
            <w:r>
              <w:rPr>
                <w:rFonts w:hint="eastAsia"/>
              </w:rPr>
              <w:t>clean</w:t>
            </w:r>
            <w:r>
              <w:t>"</w:t>
            </w:r>
            <w:r>
              <w:rPr>
                <w:rFonts w:hint="eastAsia"/>
              </w:rPr>
              <w:t>:{</w:t>
            </w:r>
          </w:p>
          <w:p w14:paraId="6FE2FA79" w14:textId="77777777" w:rsidR="00933DB0" w:rsidRDefault="008845DE" w:rsidP="003E69E9">
            <w:r>
              <w:rPr>
                <w:rFonts w:hint="eastAsia"/>
              </w:rPr>
              <w:t xml:space="preserve">// </w:t>
            </w:r>
            <w:r>
              <w:rPr>
                <w:rFonts w:hint="eastAsia"/>
              </w:rPr>
              <w:t>冲泡器清洗片清洗预警杯数</w:t>
            </w:r>
            <w:r>
              <w:rPr>
                <w:rFonts w:hint="eastAsia"/>
              </w:rPr>
              <w:t xml:space="preserve"> </w:t>
            </w:r>
          </w:p>
          <w:p w14:paraId="71AFE000" w14:textId="77777777" w:rsidR="00933DB0" w:rsidRDefault="008845DE" w:rsidP="003E69E9">
            <w:r>
              <w:t>"bubble</w:t>
            </w:r>
            <w:r>
              <w:rPr>
                <w:rFonts w:hint="eastAsia"/>
              </w:rPr>
              <w:t>WarnCups</w:t>
            </w:r>
            <w:r>
              <w:t>"</w:t>
            </w:r>
            <w:r>
              <w:rPr>
                <w:rFonts w:hint="eastAsia"/>
              </w:rPr>
              <w:t>:350</w:t>
            </w:r>
            <w:r>
              <w:rPr>
                <w:rFonts w:hint="eastAsia"/>
                <w:color w:val="2A00FF"/>
              </w:rPr>
              <w:t>(Integer)</w:t>
            </w:r>
            <w:r>
              <w:rPr>
                <w:rFonts w:hint="eastAsia"/>
              </w:rPr>
              <w:t>,</w:t>
            </w:r>
          </w:p>
          <w:p w14:paraId="03315D82" w14:textId="77777777" w:rsidR="00933DB0" w:rsidRDefault="00933DB0" w:rsidP="003E69E9"/>
          <w:p w14:paraId="17DD014C" w14:textId="77777777" w:rsidR="00933DB0" w:rsidRDefault="008845DE" w:rsidP="003E69E9">
            <w:r>
              <w:rPr>
                <w:rFonts w:hint="eastAsia"/>
              </w:rPr>
              <w:t xml:space="preserve">// </w:t>
            </w:r>
            <w:r>
              <w:rPr>
                <w:rFonts w:hint="eastAsia"/>
              </w:rPr>
              <w:t>冲泡器强制清洗片清洗杯数</w:t>
            </w:r>
          </w:p>
          <w:p w14:paraId="14877584" w14:textId="77777777" w:rsidR="00933DB0" w:rsidRDefault="008845DE" w:rsidP="003E69E9">
            <w:pPr>
              <w:rPr>
                <w:rFonts w:ascii="Consolas" w:hAnsi="Consolas" w:cs="Consolas"/>
                <w:kern w:val="0"/>
                <w:sz w:val="20"/>
                <w:szCs w:val="20"/>
              </w:rPr>
            </w:pPr>
            <w:r>
              <w:rPr>
                <w:rFonts w:ascii="Consolas" w:hAnsi="Consolas" w:cs="Consolas"/>
                <w:kern w:val="0"/>
                <w:sz w:val="20"/>
                <w:szCs w:val="20"/>
              </w:rPr>
              <w:t>"</w:t>
            </w:r>
            <w:r>
              <w:t>bubble</w:t>
            </w:r>
            <w:r>
              <w:rPr>
                <w:rFonts w:hint="eastAsia"/>
              </w:rPr>
              <w:t>ForceCleanCups</w:t>
            </w:r>
            <w:r>
              <w:rPr>
                <w:rFonts w:ascii="Consolas" w:hAnsi="Consolas" w:cs="Consolas"/>
                <w:kern w:val="0"/>
                <w:sz w:val="20"/>
                <w:szCs w:val="20"/>
              </w:rPr>
              <w:t>"</w:t>
            </w:r>
            <w:r>
              <w:rPr>
                <w:rFonts w:ascii="Consolas" w:hAnsi="Consolas" w:cs="Consolas" w:hint="eastAsia"/>
                <w:kern w:val="0"/>
                <w:sz w:val="20"/>
                <w:szCs w:val="20"/>
              </w:rPr>
              <w:t>:450</w:t>
            </w:r>
            <w:r>
              <w:rPr>
                <w:rFonts w:ascii="Consolas" w:hAnsi="Consolas" w:cs="Consolas" w:hint="eastAsia"/>
                <w:color w:val="2A00FF"/>
                <w:kern w:val="0"/>
                <w:sz w:val="20"/>
                <w:szCs w:val="20"/>
              </w:rPr>
              <w:t>(Integer)</w:t>
            </w:r>
          </w:p>
          <w:p w14:paraId="2BB3F636" w14:textId="77777777" w:rsidR="00933DB0" w:rsidRDefault="008845DE" w:rsidP="003E69E9">
            <w:r>
              <w:rPr>
                <w:rFonts w:hint="eastAsia"/>
              </w:rPr>
              <w:t>}</w:t>
            </w:r>
          </w:p>
          <w:p w14:paraId="31F9445E" w14:textId="77777777" w:rsidR="00933DB0" w:rsidRDefault="008845DE" w:rsidP="003E69E9">
            <w:pPr>
              <w:rPr>
                <w:color w:val="2A00FF"/>
              </w:rPr>
            </w:pPr>
            <w:r>
              <w:t>}</w:t>
            </w:r>
          </w:p>
          <w:p w14:paraId="42C0A051" w14:textId="77777777" w:rsidR="00933DB0" w:rsidRDefault="008845DE" w:rsidP="003E69E9">
            <w:r>
              <w:rPr>
                <w:rFonts w:hint="eastAsia"/>
              </w:rPr>
              <w:t>},</w:t>
            </w:r>
          </w:p>
          <w:p w14:paraId="72D318EB" w14:textId="77777777" w:rsidR="00933DB0" w:rsidRDefault="00933DB0" w:rsidP="003E69E9"/>
          <w:p w14:paraId="276FD2E1" w14:textId="77777777" w:rsidR="00933DB0" w:rsidRDefault="008845DE" w:rsidP="003E69E9">
            <w:r>
              <w:rPr>
                <w:rFonts w:hint="eastAsia"/>
              </w:rPr>
              <w:t xml:space="preserve">// </w:t>
            </w:r>
            <w:r>
              <w:rPr>
                <w:rFonts w:hint="eastAsia"/>
              </w:rPr>
              <w:t>供水方式</w:t>
            </w:r>
          </w:p>
          <w:p w14:paraId="07F9BD9C" w14:textId="77777777" w:rsidR="00933DB0" w:rsidRDefault="008845DE" w:rsidP="003E69E9">
            <w:r>
              <w:t>"</w:t>
            </w:r>
            <w:r>
              <w:rPr>
                <w:rFonts w:hint="eastAsia"/>
              </w:rPr>
              <w:t>waterSuppplyMode</w:t>
            </w:r>
            <w:r>
              <w:t>"</w:t>
            </w:r>
            <w:r>
              <w:rPr>
                <w:rFonts w:hint="eastAsia"/>
              </w:rPr>
              <w:t>:{</w:t>
            </w:r>
          </w:p>
          <w:p w14:paraId="12EBC22C" w14:textId="77777777" w:rsidR="00933DB0" w:rsidRDefault="008845DE" w:rsidP="003E69E9">
            <w:r>
              <w:rPr>
                <w:rFonts w:hint="eastAsia"/>
              </w:rPr>
              <w:t xml:space="preserve">// </w:t>
            </w:r>
            <w:r>
              <w:rPr>
                <w:rFonts w:hint="eastAsia"/>
              </w:rPr>
              <w:t>进水方式</w:t>
            </w:r>
            <w:r>
              <w:rPr>
                <w:rFonts w:hint="eastAsia"/>
              </w:rPr>
              <w:t xml:space="preserve"> 0:</w:t>
            </w:r>
            <w:r>
              <w:rPr>
                <w:rFonts w:hint="eastAsia"/>
              </w:rPr>
              <w:t>水箱</w:t>
            </w:r>
            <w:r>
              <w:rPr>
                <w:rFonts w:hint="eastAsia"/>
              </w:rPr>
              <w:t> 1:</w:t>
            </w:r>
            <w:r>
              <w:rPr>
                <w:rFonts w:hint="eastAsia"/>
              </w:rPr>
              <w:t>水桶</w:t>
            </w:r>
            <w:r>
              <w:rPr>
                <w:rFonts w:hint="eastAsia"/>
              </w:rPr>
              <w:t> 2:</w:t>
            </w:r>
            <w:r>
              <w:rPr>
                <w:rFonts w:hint="eastAsia"/>
              </w:rPr>
              <w:t>自进水</w:t>
            </w:r>
            <w:r>
              <w:rPr>
                <w:rFonts w:hint="eastAsia"/>
              </w:rPr>
              <w:t xml:space="preserve"> </w:t>
            </w:r>
          </w:p>
          <w:p w14:paraId="7984C3CF" w14:textId="77777777" w:rsidR="00933DB0" w:rsidRDefault="008845DE" w:rsidP="003E69E9">
            <w:r>
              <w:t>"</w:t>
            </w:r>
            <w:r>
              <w:rPr>
                <w:rFonts w:hint="eastAsia"/>
              </w:rPr>
              <w:t>waterInletMode</w:t>
            </w:r>
            <w:r>
              <w:t>"</w:t>
            </w:r>
            <w:r>
              <w:rPr>
                <w:rFonts w:hint="eastAsia"/>
              </w:rPr>
              <w:t>:0</w:t>
            </w:r>
            <w:r>
              <w:rPr>
                <w:rFonts w:hint="eastAsia"/>
                <w:color w:val="2A00FF"/>
              </w:rPr>
              <w:t>(Integer)</w:t>
            </w:r>
            <w:r>
              <w:rPr>
                <w:rFonts w:hint="eastAsia"/>
              </w:rPr>
              <w:t>,</w:t>
            </w:r>
          </w:p>
          <w:p w14:paraId="7558D462" w14:textId="77777777" w:rsidR="00933DB0" w:rsidRDefault="00933DB0" w:rsidP="003E69E9"/>
          <w:p w14:paraId="6BD89AED" w14:textId="77777777" w:rsidR="00933DB0" w:rsidRDefault="008845DE" w:rsidP="003E69E9">
            <w:r>
              <w:rPr>
                <w:rFonts w:hint="eastAsia"/>
              </w:rPr>
              <w:t xml:space="preserve">// </w:t>
            </w:r>
            <w:r>
              <w:rPr>
                <w:rFonts w:hint="eastAsia"/>
              </w:rPr>
              <w:t>水硬度</w:t>
            </w:r>
            <w:r>
              <w:rPr>
                <w:rFonts w:hint="eastAsia"/>
              </w:rPr>
              <w:t xml:space="preserve"> </w:t>
            </w:r>
            <w:r>
              <w:rPr>
                <w:rFonts w:hint="eastAsia"/>
              </w:rPr>
              <w:t>取值范围</w:t>
            </w:r>
            <w:r>
              <w:rPr>
                <w:rFonts w:hint="eastAsia"/>
              </w:rPr>
              <w:t>[1, 30]</w:t>
            </w:r>
          </w:p>
          <w:p w14:paraId="6FBC6284" w14:textId="77777777" w:rsidR="00933DB0" w:rsidRDefault="008845DE" w:rsidP="003E69E9">
            <w:r>
              <w:t>"</w:t>
            </w:r>
            <w:r>
              <w:rPr>
                <w:rFonts w:hint="eastAsia"/>
              </w:rPr>
              <w:t>waterHardness</w:t>
            </w:r>
            <w:r>
              <w:t>"</w:t>
            </w:r>
            <w:r>
              <w:rPr>
                <w:rFonts w:hint="eastAsia"/>
              </w:rPr>
              <w:t>:6</w:t>
            </w:r>
            <w:r>
              <w:rPr>
                <w:rFonts w:hint="eastAsia"/>
                <w:color w:val="2A00FF"/>
              </w:rPr>
              <w:t>(Integer)</w:t>
            </w:r>
          </w:p>
          <w:p w14:paraId="291C5BDD" w14:textId="77777777" w:rsidR="00933DB0" w:rsidRDefault="008845DE" w:rsidP="003E69E9">
            <w:r>
              <w:rPr>
                <w:rFonts w:hint="eastAsia"/>
              </w:rPr>
              <w:t>},</w:t>
            </w:r>
          </w:p>
          <w:p w14:paraId="3FFCF524" w14:textId="77777777" w:rsidR="00933DB0" w:rsidRDefault="008845DE" w:rsidP="003E69E9">
            <w:r>
              <w:rPr>
                <w:rFonts w:hint="eastAsia"/>
              </w:rPr>
              <w:t xml:space="preserve">       // </w:t>
            </w:r>
            <w:r>
              <w:rPr>
                <w:rFonts w:hint="eastAsia"/>
              </w:rPr>
              <w:t>系统</w:t>
            </w:r>
            <w:r>
              <w:rPr>
                <w:rFonts w:hint="eastAsia"/>
              </w:rPr>
              <w:t>--</w:t>
            </w:r>
            <w:r>
              <w:rPr>
                <w:rFonts w:hint="eastAsia"/>
              </w:rPr>
              <w:t>开关机参数模块</w:t>
            </w:r>
          </w:p>
          <w:p w14:paraId="66554755" w14:textId="77777777" w:rsidR="00933DB0" w:rsidRDefault="008845DE" w:rsidP="003E69E9">
            <w:r>
              <w:t>"</w:t>
            </w:r>
            <w:r>
              <w:rPr>
                <w:rFonts w:hint="eastAsia"/>
              </w:rPr>
              <w:t>switchOnOff</w:t>
            </w:r>
            <w:r>
              <w:t>"</w:t>
            </w:r>
            <w:r>
              <w:rPr>
                <w:rFonts w:hint="eastAsia"/>
              </w:rPr>
              <w:t>:{</w:t>
            </w:r>
          </w:p>
          <w:p w14:paraId="709E7F3D" w14:textId="77777777" w:rsidR="00933DB0" w:rsidRDefault="008845DE" w:rsidP="003E69E9">
            <w:r>
              <w:rPr>
                <w:rFonts w:hint="eastAsia"/>
              </w:rPr>
              <w:t xml:space="preserve">  // </w:t>
            </w:r>
            <w:r>
              <w:rPr>
                <w:rFonts w:hint="eastAsia"/>
              </w:rPr>
              <w:t>自动关机</w:t>
            </w:r>
            <w:r>
              <w:rPr>
                <w:rFonts w:hint="eastAsia"/>
              </w:rPr>
              <w:t xml:space="preserve"> 0:</w:t>
            </w:r>
            <w:r>
              <w:rPr>
                <w:rFonts w:hint="eastAsia"/>
              </w:rPr>
              <w:t>永不关机</w:t>
            </w:r>
            <w:r>
              <w:rPr>
                <w:rFonts w:hint="eastAsia"/>
              </w:rPr>
              <w:t xml:space="preserve"> (</w:t>
            </w:r>
            <w:r>
              <w:rPr>
                <w:rFonts w:hint="eastAsia"/>
              </w:rPr>
              <w:t>单位</w:t>
            </w:r>
            <w:r>
              <w:rPr>
                <w:rFonts w:hint="eastAsia"/>
              </w:rPr>
              <w:t xml:space="preserve">: </w:t>
            </w:r>
            <w:r>
              <w:rPr>
                <w:rFonts w:hint="eastAsia"/>
              </w:rPr>
              <w:t>分钟</w:t>
            </w:r>
            <w:r>
              <w:rPr>
                <w:rFonts w:hint="eastAsia"/>
              </w:rPr>
              <w:t>)</w:t>
            </w:r>
          </w:p>
          <w:p w14:paraId="0B842E91" w14:textId="77777777" w:rsidR="00933DB0" w:rsidRDefault="008845DE" w:rsidP="003E69E9">
            <w:r>
              <w:t>"</w:t>
            </w:r>
            <w:r>
              <w:rPr>
                <w:rFonts w:hint="eastAsia"/>
              </w:rPr>
              <w:t>aotoShutdown</w:t>
            </w:r>
            <w:r>
              <w:t>"</w:t>
            </w:r>
            <w:r>
              <w:rPr>
                <w:rFonts w:hint="eastAsia"/>
              </w:rPr>
              <w:t>:1</w:t>
            </w:r>
            <w:r>
              <w:rPr>
                <w:rFonts w:hint="eastAsia"/>
                <w:color w:val="2A00FF"/>
              </w:rPr>
              <w:t>(Integer)</w:t>
            </w:r>
            <w:r>
              <w:rPr>
                <w:rFonts w:hint="eastAsia"/>
              </w:rPr>
              <w:t>,</w:t>
            </w:r>
          </w:p>
          <w:p w14:paraId="68FB1743" w14:textId="77777777" w:rsidR="00933DB0" w:rsidRDefault="008845DE" w:rsidP="003E69E9">
            <w:r>
              <w:rPr>
                <w:rFonts w:hint="eastAsia"/>
              </w:rPr>
              <w:t xml:space="preserve">  // </w:t>
            </w:r>
            <w:r>
              <w:rPr>
                <w:rFonts w:hint="eastAsia"/>
              </w:rPr>
              <w:t>定时关机</w:t>
            </w:r>
            <w:r>
              <w:rPr>
                <w:rFonts w:hint="eastAsia"/>
              </w:rPr>
              <w:t xml:space="preserve"> (</w:t>
            </w:r>
            <w:r>
              <w:rPr>
                <w:rFonts w:hint="eastAsia"/>
              </w:rPr>
              <w:t>空</w:t>
            </w:r>
            <w:r>
              <w:rPr>
                <w:rFonts w:hint="eastAsia"/>
              </w:rPr>
              <w:t>:</w:t>
            </w:r>
            <w:r>
              <w:rPr>
                <w:rFonts w:hint="eastAsia"/>
              </w:rPr>
              <w:t>代表未设置</w:t>
            </w:r>
            <w:r>
              <w:rPr>
                <w:rFonts w:hint="eastAsia"/>
              </w:rPr>
              <w:t>)</w:t>
            </w:r>
          </w:p>
          <w:p w14:paraId="03B85416" w14:textId="77777777" w:rsidR="00933DB0" w:rsidRDefault="008845DE" w:rsidP="003E69E9">
            <w:r>
              <w:t>"</w:t>
            </w:r>
            <w:r>
              <w:rPr>
                <w:rFonts w:hint="eastAsia"/>
              </w:rPr>
              <w:t>timeShutdown</w:t>
            </w:r>
            <w:r>
              <w:t>"</w:t>
            </w:r>
            <w:r>
              <w:rPr>
                <w:rFonts w:hint="eastAsia"/>
              </w:rPr>
              <w:t>:</w:t>
            </w:r>
            <w:r>
              <w:t>"</w:t>
            </w:r>
            <w:r>
              <w:rPr>
                <w:rFonts w:hint="eastAsia"/>
              </w:rPr>
              <w:t>21:30</w:t>
            </w:r>
            <w:r>
              <w:rPr>
                <w:rFonts w:hint="eastAsia"/>
                <w:color w:val="2A00FF"/>
              </w:rPr>
              <w:t>(String)</w:t>
            </w:r>
            <w:r>
              <w:t>"</w:t>
            </w:r>
            <w:r>
              <w:rPr>
                <w:rFonts w:hint="eastAsia"/>
              </w:rPr>
              <w:t>,</w:t>
            </w:r>
          </w:p>
          <w:p w14:paraId="517E954D" w14:textId="77777777" w:rsidR="00933DB0" w:rsidRDefault="008845DE" w:rsidP="003E69E9">
            <w:r>
              <w:rPr>
                <w:rFonts w:hint="eastAsia"/>
              </w:rPr>
              <w:t xml:space="preserve">  // </w:t>
            </w:r>
            <w:r>
              <w:rPr>
                <w:rFonts w:hint="eastAsia"/>
              </w:rPr>
              <w:t>定时关机重复周</w:t>
            </w:r>
            <w:r>
              <w:rPr>
                <w:rFonts w:hint="eastAsia"/>
              </w:rPr>
              <w:t xml:space="preserve"> (</w:t>
            </w:r>
            <w:r>
              <w:rPr>
                <w:rFonts w:hint="eastAsia"/>
              </w:rPr>
              <w:t>周</w:t>
            </w:r>
            <w:r>
              <w:rPr>
                <w:rFonts w:hint="eastAsia"/>
              </w:rPr>
              <w:t>1,2,3...7)(</w:t>
            </w:r>
            <w:r>
              <w:rPr>
                <w:rFonts w:hint="eastAsia"/>
              </w:rPr>
              <w:t>一周从周一开始</w:t>
            </w:r>
            <w:r>
              <w:rPr>
                <w:rFonts w:hint="eastAsia"/>
              </w:rPr>
              <w:t>)</w:t>
            </w:r>
          </w:p>
          <w:p w14:paraId="0032857E" w14:textId="77777777" w:rsidR="00933DB0" w:rsidRDefault="008845DE" w:rsidP="003E69E9">
            <w:r>
              <w:t>"</w:t>
            </w:r>
            <w:r>
              <w:rPr>
                <w:rFonts w:hint="eastAsia"/>
              </w:rPr>
              <w:t>shutdownRepeatWeek</w:t>
            </w:r>
            <w:r>
              <w:t>"</w:t>
            </w:r>
            <w:r>
              <w:rPr>
                <w:rFonts w:hint="eastAsia"/>
              </w:rPr>
              <w:t>:</w:t>
            </w:r>
            <w:r>
              <w:t>"</w:t>
            </w:r>
            <w:r>
              <w:rPr>
                <w:rFonts w:hint="eastAsia"/>
              </w:rPr>
              <w:t>3,5</w:t>
            </w:r>
            <w:r>
              <w:rPr>
                <w:rFonts w:hint="eastAsia"/>
                <w:color w:val="2A00FF"/>
              </w:rPr>
              <w:t>(String)</w:t>
            </w:r>
            <w:r>
              <w:t>"</w:t>
            </w:r>
            <w:r>
              <w:rPr>
                <w:rFonts w:hint="eastAsia"/>
              </w:rPr>
              <w:t>,</w:t>
            </w:r>
          </w:p>
          <w:p w14:paraId="2D37D012" w14:textId="77777777" w:rsidR="00933DB0" w:rsidRDefault="00933DB0" w:rsidP="003E69E9"/>
          <w:p w14:paraId="51361D34" w14:textId="77777777" w:rsidR="00933DB0" w:rsidRDefault="008845DE" w:rsidP="003E69E9">
            <w:r>
              <w:rPr>
                <w:rFonts w:hint="eastAsia"/>
              </w:rPr>
              <w:t xml:space="preserve">  // </w:t>
            </w:r>
            <w:r>
              <w:rPr>
                <w:rFonts w:hint="eastAsia"/>
              </w:rPr>
              <w:t>关机按钮</w:t>
            </w:r>
            <w:r>
              <w:rPr>
                <w:rFonts w:hint="eastAsia"/>
              </w:rPr>
              <w:t xml:space="preserve"> 0:</w:t>
            </w:r>
            <w:r>
              <w:rPr>
                <w:rFonts w:hint="eastAsia"/>
              </w:rPr>
              <w:t>禁用</w:t>
            </w:r>
            <w:r>
              <w:rPr>
                <w:rFonts w:hint="eastAsia"/>
              </w:rPr>
              <w:t>(</w:t>
            </w:r>
            <w:r>
              <w:rPr>
                <w:rFonts w:hint="eastAsia"/>
              </w:rPr>
              <w:t>不做任何操作</w:t>
            </w:r>
            <w:r>
              <w:rPr>
                <w:rFonts w:hint="eastAsia"/>
              </w:rPr>
              <w:t>)  1:</w:t>
            </w:r>
            <w:r>
              <w:rPr>
                <w:rFonts w:hint="eastAsia"/>
              </w:rPr>
              <w:t>启用</w:t>
            </w:r>
            <w:r>
              <w:rPr>
                <w:rFonts w:hint="eastAsia"/>
              </w:rPr>
              <w:t>(</w:t>
            </w:r>
            <w:r>
              <w:rPr>
                <w:rFonts w:hint="eastAsia"/>
              </w:rPr>
              <w:t>关机</w:t>
            </w:r>
            <w:r>
              <w:rPr>
                <w:rFonts w:hint="eastAsia"/>
              </w:rPr>
              <w:t>)</w:t>
            </w:r>
          </w:p>
          <w:p w14:paraId="240B33E0" w14:textId="77777777" w:rsidR="00933DB0" w:rsidRDefault="008845DE" w:rsidP="003E69E9">
            <w:r>
              <w:t>"</w:t>
            </w:r>
            <w:r>
              <w:rPr>
                <w:rFonts w:hint="eastAsia"/>
              </w:rPr>
              <w:t>shutdownButton</w:t>
            </w:r>
            <w:r>
              <w:t>"</w:t>
            </w:r>
            <w:r>
              <w:rPr>
                <w:rFonts w:hint="eastAsia"/>
              </w:rPr>
              <w:t>:1</w:t>
            </w:r>
            <w:r>
              <w:rPr>
                <w:rFonts w:hint="eastAsia"/>
                <w:color w:val="2A00FF"/>
              </w:rPr>
              <w:t>(Integer)</w:t>
            </w:r>
            <w:r>
              <w:rPr>
                <w:rFonts w:hint="eastAsia"/>
              </w:rPr>
              <w:t>,</w:t>
            </w:r>
          </w:p>
          <w:p w14:paraId="5CD1E600" w14:textId="77777777" w:rsidR="00933DB0" w:rsidRDefault="00933DB0" w:rsidP="003E69E9"/>
          <w:p w14:paraId="7B716EBB" w14:textId="77777777" w:rsidR="00933DB0" w:rsidRDefault="008845DE" w:rsidP="003E69E9">
            <w:r>
              <w:rPr>
                <w:rFonts w:hint="eastAsia"/>
              </w:rPr>
              <w:t xml:space="preserve">  // </w:t>
            </w:r>
            <w:r>
              <w:rPr>
                <w:rFonts w:hint="eastAsia"/>
              </w:rPr>
              <w:t>定时开机</w:t>
            </w:r>
            <w:r>
              <w:rPr>
                <w:rFonts w:hint="eastAsia"/>
              </w:rPr>
              <w:t xml:space="preserve"> (</w:t>
            </w:r>
            <w:r>
              <w:rPr>
                <w:rFonts w:hint="eastAsia"/>
              </w:rPr>
              <w:t>空</w:t>
            </w:r>
            <w:r>
              <w:rPr>
                <w:rFonts w:hint="eastAsia"/>
              </w:rPr>
              <w:t>:</w:t>
            </w:r>
            <w:r>
              <w:rPr>
                <w:rFonts w:hint="eastAsia"/>
              </w:rPr>
              <w:t>代表未设置</w:t>
            </w:r>
            <w:r>
              <w:rPr>
                <w:rFonts w:hint="eastAsia"/>
              </w:rPr>
              <w:t>)</w:t>
            </w:r>
          </w:p>
          <w:p w14:paraId="49B1E8E1" w14:textId="77777777" w:rsidR="00933DB0" w:rsidRDefault="008845DE" w:rsidP="003E69E9">
            <w:r>
              <w:t>"</w:t>
            </w:r>
            <w:r>
              <w:rPr>
                <w:rFonts w:hint="eastAsia"/>
              </w:rPr>
              <w:t>timePowerOn</w:t>
            </w:r>
            <w:r>
              <w:t>"</w:t>
            </w:r>
            <w:r>
              <w:rPr>
                <w:rFonts w:hint="eastAsia"/>
              </w:rPr>
              <w:t>:</w:t>
            </w:r>
            <w:r>
              <w:t>"</w:t>
            </w:r>
            <w:r>
              <w:rPr>
                <w:rFonts w:hint="eastAsia"/>
              </w:rPr>
              <w:t>21:30</w:t>
            </w:r>
            <w:r>
              <w:rPr>
                <w:rFonts w:hint="eastAsia"/>
                <w:color w:val="2A00FF"/>
              </w:rPr>
              <w:t>(String)</w:t>
            </w:r>
            <w:r>
              <w:t>"</w:t>
            </w:r>
            <w:r>
              <w:rPr>
                <w:rFonts w:hint="eastAsia"/>
              </w:rPr>
              <w:t>,</w:t>
            </w:r>
          </w:p>
          <w:p w14:paraId="493FDDC6" w14:textId="77777777" w:rsidR="00933DB0" w:rsidRDefault="008845DE" w:rsidP="003E69E9">
            <w:r>
              <w:rPr>
                <w:rFonts w:hint="eastAsia"/>
              </w:rPr>
              <w:t xml:space="preserve">  // </w:t>
            </w:r>
            <w:r>
              <w:rPr>
                <w:rFonts w:hint="eastAsia"/>
              </w:rPr>
              <w:t>定时开机重复周</w:t>
            </w:r>
            <w:r>
              <w:rPr>
                <w:rFonts w:hint="eastAsia"/>
              </w:rPr>
              <w:t xml:space="preserve"> (</w:t>
            </w:r>
            <w:r>
              <w:rPr>
                <w:rFonts w:hint="eastAsia"/>
              </w:rPr>
              <w:t>周</w:t>
            </w:r>
            <w:r>
              <w:rPr>
                <w:rFonts w:hint="eastAsia"/>
              </w:rPr>
              <w:t>1,2,3...7)(</w:t>
            </w:r>
            <w:r>
              <w:rPr>
                <w:rFonts w:hint="eastAsia"/>
              </w:rPr>
              <w:t>一周从周一开始</w:t>
            </w:r>
            <w:r>
              <w:rPr>
                <w:rFonts w:hint="eastAsia"/>
              </w:rPr>
              <w:t>)</w:t>
            </w:r>
          </w:p>
          <w:p w14:paraId="322BCD32" w14:textId="77777777" w:rsidR="00933DB0" w:rsidRDefault="008845DE" w:rsidP="003E69E9">
            <w:r>
              <w:t>"</w:t>
            </w:r>
            <w:r>
              <w:rPr>
                <w:rFonts w:hint="eastAsia"/>
              </w:rPr>
              <w:t>powerOnRepeatWeek</w:t>
            </w:r>
            <w:r>
              <w:t>"</w:t>
            </w:r>
            <w:r>
              <w:rPr>
                <w:rFonts w:hint="eastAsia"/>
              </w:rPr>
              <w:t>:</w:t>
            </w:r>
            <w:r>
              <w:t>"</w:t>
            </w:r>
            <w:r>
              <w:rPr>
                <w:rFonts w:hint="eastAsia"/>
              </w:rPr>
              <w:t>1,2,3,4,5</w:t>
            </w:r>
            <w:r>
              <w:rPr>
                <w:rFonts w:hint="eastAsia"/>
                <w:color w:val="2A00FF"/>
              </w:rPr>
              <w:t>(String)</w:t>
            </w:r>
            <w:r>
              <w:t>"</w:t>
            </w:r>
          </w:p>
          <w:p w14:paraId="2415A6D9" w14:textId="77777777" w:rsidR="00933DB0" w:rsidRDefault="008845DE" w:rsidP="003E69E9">
            <w:r>
              <w:rPr>
                <w:rFonts w:hint="eastAsia"/>
              </w:rPr>
              <w:t>},</w:t>
            </w:r>
          </w:p>
          <w:p w14:paraId="6DAE9930" w14:textId="77777777" w:rsidR="00933DB0" w:rsidRDefault="008845DE" w:rsidP="003E69E9">
            <w:r>
              <w:rPr>
                <w:rFonts w:hint="eastAsia"/>
              </w:rPr>
              <w:t xml:space="preserve">  // </w:t>
            </w:r>
            <w:r>
              <w:rPr>
                <w:rFonts w:hint="eastAsia"/>
                <w:b/>
                <w:bCs/>
              </w:rPr>
              <w:t>面板模块</w:t>
            </w:r>
            <w:r>
              <w:rPr>
                <w:rFonts w:hint="eastAsia"/>
              </w:rPr>
              <w:t xml:space="preserve"> panel</w:t>
            </w:r>
          </w:p>
          <w:p w14:paraId="5E37B5C8" w14:textId="77777777" w:rsidR="00933DB0" w:rsidRDefault="008845DE" w:rsidP="003E69E9">
            <w:r>
              <w:rPr>
                <w:rFonts w:hint="eastAsia"/>
              </w:rPr>
              <w:t xml:space="preserve">// </w:t>
            </w:r>
            <w:r>
              <w:rPr>
                <w:rFonts w:hint="eastAsia"/>
              </w:rPr>
              <w:t>服务类型</w:t>
            </w:r>
            <w:r>
              <w:rPr>
                <w:rFonts w:hint="eastAsia"/>
              </w:rPr>
              <w:t xml:space="preserve"> 1:</w:t>
            </w:r>
            <w:r>
              <w:rPr>
                <w:rFonts w:hint="eastAsia"/>
              </w:rPr>
              <w:t>标准服务</w:t>
            </w:r>
            <w:r>
              <w:rPr>
                <w:rFonts w:hint="eastAsia"/>
              </w:rPr>
              <w:t xml:space="preserve"> 2:</w:t>
            </w:r>
            <w:r>
              <w:rPr>
                <w:rFonts w:hint="eastAsia"/>
              </w:rPr>
              <w:t>自助服务</w:t>
            </w:r>
            <w:r>
              <w:rPr>
                <w:rFonts w:hint="eastAsia"/>
              </w:rPr>
              <w:t xml:space="preserve"> 3:</w:t>
            </w:r>
            <w:r>
              <w:rPr>
                <w:rFonts w:hint="eastAsia"/>
              </w:rPr>
              <w:t>专业服务</w:t>
            </w:r>
          </w:p>
          <w:p w14:paraId="1A459080" w14:textId="77777777" w:rsidR="00933DB0" w:rsidRDefault="008845DE" w:rsidP="003E69E9">
            <w:pPr>
              <w:rPr>
                <w:color w:val="2A00FF"/>
              </w:rPr>
            </w:pPr>
            <w:r>
              <w:t>"</w:t>
            </w:r>
            <w:r>
              <w:rPr>
                <w:rFonts w:hint="eastAsia"/>
              </w:rPr>
              <w:t>serviceType</w:t>
            </w:r>
            <w:r>
              <w:t>"</w:t>
            </w:r>
            <w:r>
              <w:rPr>
                <w:rFonts w:hint="eastAsia"/>
              </w:rPr>
              <w:t>:1</w:t>
            </w:r>
            <w:r>
              <w:rPr>
                <w:rFonts w:hint="eastAsia"/>
                <w:color w:val="2A00FF"/>
              </w:rPr>
              <w:t>(Integer)</w:t>
            </w:r>
            <w:r>
              <w:rPr>
                <w:rFonts w:hint="eastAsia"/>
              </w:rPr>
              <w:t>,</w:t>
            </w:r>
          </w:p>
          <w:p w14:paraId="67C78026" w14:textId="77777777" w:rsidR="00AA0572" w:rsidRPr="009A78E7" w:rsidRDefault="00AA0572" w:rsidP="003E69E9">
            <w:r w:rsidRPr="009A78E7">
              <w:rPr>
                <w:rFonts w:hint="eastAsia"/>
              </w:rPr>
              <w:t xml:space="preserve">// </w:t>
            </w:r>
            <w:r w:rsidRPr="009A78E7">
              <w:rPr>
                <w:rFonts w:hint="eastAsia"/>
              </w:rPr>
              <w:t>售卖设置</w:t>
            </w:r>
          </w:p>
          <w:p w14:paraId="6B8C2A83" w14:textId="77777777" w:rsidR="00AA0572" w:rsidRDefault="00AA0572" w:rsidP="003E69E9">
            <w:r w:rsidRPr="009A78E7">
              <w:t>"saleSetting":{</w:t>
            </w:r>
          </w:p>
          <w:p w14:paraId="7B47D554" w14:textId="77777777" w:rsidR="00AA0572" w:rsidRPr="009A78E7" w:rsidRDefault="00AA0572" w:rsidP="003E69E9">
            <w:r>
              <w:rPr>
                <w:rFonts w:hint="eastAsia"/>
              </w:rPr>
              <w:t xml:space="preserve"> </w:t>
            </w:r>
            <w:r>
              <w:t xml:space="preserve">     </w:t>
            </w:r>
            <w:r>
              <w:rPr>
                <w:rFonts w:hint="eastAsia"/>
              </w:rPr>
              <w:t>/</w:t>
            </w:r>
            <w:r>
              <w:t>/0-</w:t>
            </w:r>
            <w:r>
              <w:rPr>
                <w:rFonts w:hint="eastAsia"/>
              </w:rPr>
              <w:t>关</w:t>
            </w:r>
            <w:r>
              <w:rPr>
                <w:rFonts w:hint="eastAsia"/>
              </w:rPr>
              <w:t xml:space="preserve"> </w:t>
            </w:r>
            <w:r>
              <w:t>1-</w:t>
            </w:r>
            <w:r>
              <w:rPr>
                <w:rFonts w:hint="eastAsia"/>
              </w:rPr>
              <w:t>开</w:t>
            </w:r>
          </w:p>
          <w:p w14:paraId="0DCFED88" w14:textId="77777777" w:rsidR="00AA0572" w:rsidRPr="009A78E7" w:rsidRDefault="00AA0572" w:rsidP="003E69E9">
            <w:r w:rsidRPr="009A78E7">
              <w:t xml:space="preserve">      "</w:t>
            </w:r>
            <w:r w:rsidRPr="008E600F">
              <w:t>status</w:t>
            </w:r>
            <w:r w:rsidRPr="009A78E7">
              <w:t>":</w:t>
            </w:r>
            <w:r>
              <w:t>0</w:t>
            </w:r>
            <w:r w:rsidRPr="009A78E7">
              <w:t>,</w:t>
            </w:r>
          </w:p>
          <w:p w14:paraId="7CD8312D" w14:textId="77777777" w:rsidR="00AA0572" w:rsidRPr="009A78E7" w:rsidRDefault="00AA0572" w:rsidP="003E69E9">
            <w:r w:rsidRPr="009A78E7">
              <w:rPr>
                <w:rFonts w:hint="eastAsia"/>
              </w:rPr>
              <w:t xml:space="preserve">      // </w:t>
            </w:r>
            <w:r w:rsidRPr="009A78E7">
              <w:rPr>
                <w:rFonts w:hint="eastAsia"/>
              </w:rPr>
              <w:t>原点坐标</w:t>
            </w:r>
            <w:r w:rsidRPr="009A78E7">
              <w:rPr>
                <w:rFonts w:hint="eastAsia"/>
              </w:rPr>
              <w:t>: 10px</w:t>
            </w:r>
            <w:r w:rsidRPr="009A78E7">
              <w:rPr>
                <w:rFonts w:hint="eastAsia"/>
              </w:rPr>
              <w:t>左右方向</w:t>
            </w:r>
            <w:r w:rsidRPr="009A78E7">
              <w:rPr>
                <w:rFonts w:hint="eastAsia"/>
              </w:rPr>
              <w:t xml:space="preserve"> </w:t>
            </w:r>
            <w:r w:rsidRPr="009A78E7">
              <w:rPr>
                <w:rFonts w:hint="eastAsia"/>
              </w:rPr>
              <w:t>从左开始</w:t>
            </w:r>
            <w:r w:rsidRPr="009A78E7">
              <w:rPr>
                <w:rFonts w:hint="eastAsia"/>
              </w:rPr>
              <w:t>10px</w:t>
            </w:r>
            <w:r w:rsidRPr="009A78E7">
              <w:rPr>
                <w:rFonts w:hint="eastAsia"/>
              </w:rPr>
              <w:t>像素点、</w:t>
            </w:r>
            <w:r w:rsidRPr="009A78E7">
              <w:rPr>
                <w:rFonts w:hint="eastAsia"/>
              </w:rPr>
              <w:t>20px</w:t>
            </w:r>
            <w:r w:rsidRPr="009A78E7">
              <w:rPr>
                <w:rFonts w:hint="eastAsia"/>
              </w:rPr>
              <w:t>上下方向</w:t>
            </w:r>
            <w:r w:rsidRPr="009A78E7">
              <w:rPr>
                <w:rFonts w:hint="eastAsia"/>
              </w:rPr>
              <w:t xml:space="preserve"> </w:t>
            </w:r>
            <w:r w:rsidRPr="009A78E7">
              <w:rPr>
                <w:rFonts w:hint="eastAsia"/>
              </w:rPr>
              <w:t>从上开始</w:t>
            </w:r>
            <w:r w:rsidRPr="009A78E7">
              <w:rPr>
                <w:rFonts w:hint="eastAsia"/>
              </w:rPr>
              <w:t>20px</w:t>
            </w:r>
            <w:r w:rsidRPr="009A78E7">
              <w:rPr>
                <w:rFonts w:hint="eastAsia"/>
              </w:rPr>
              <w:t>像素点</w:t>
            </w:r>
          </w:p>
          <w:p w14:paraId="0CE38316" w14:textId="77777777" w:rsidR="00AA0572" w:rsidRPr="009A78E7" w:rsidRDefault="00AA0572" w:rsidP="003E69E9">
            <w:r w:rsidRPr="009A78E7">
              <w:t xml:space="preserve">      "qrCodeOriginPosition":[10,20],</w:t>
            </w:r>
          </w:p>
          <w:p w14:paraId="0F28A0A9" w14:textId="77777777" w:rsidR="00AA0572" w:rsidRPr="009A78E7" w:rsidRDefault="00AA0572" w:rsidP="003E69E9">
            <w:r w:rsidRPr="009A78E7">
              <w:rPr>
                <w:rFonts w:hint="eastAsia"/>
              </w:rPr>
              <w:t xml:space="preserve">      // </w:t>
            </w:r>
            <w:r w:rsidRPr="009A78E7">
              <w:rPr>
                <w:rFonts w:hint="eastAsia"/>
              </w:rPr>
              <w:t>二维码图片尺寸</w:t>
            </w:r>
            <w:r w:rsidRPr="009A78E7">
              <w:rPr>
                <w:rFonts w:hint="eastAsia"/>
              </w:rPr>
              <w:t>:</w:t>
            </w:r>
          </w:p>
          <w:p w14:paraId="24A839AE" w14:textId="77777777" w:rsidR="00AA0572" w:rsidRPr="009A78E7" w:rsidRDefault="00AA0572" w:rsidP="003E69E9">
            <w:r w:rsidRPr="009A78E7">
              <w:rPr>
                <w:rFonts w:hint="eastAsia"/>
              </w:rPr>
              <w:t xml:space="preserve">      // 10px(</w:t>
            </w:r>
            <w:r w:rsidRPr="009A78E7">
              <w:rPr>
                <w:rFonts w:hint="eastAsia"/>
              </w:rPr>
              <w:t>长</w:t>
            </w:r>
            <w:r w:rsidRPr="009A78E7">
              <w:rPr>
                <w:rFonts w:hint="eastAsia"/>
              </w:rPr>
              <w:t>)</w:t>
            </w:r>
          </w:p>
          <w:p w14:paraId="64B98A39" w14:textId="77777777" w:rsidR="00AA0572" w:rsidRPr="009A78E7" w:rsidRDefault="00AA0572" w:rsidP="003E69E9">
            <w:r w:rsidRPr="009A78E7">
              <w:rPr>
                <w:rFonts w:hint="eastAsia"/>
              </w:rPr>
              <w:t xml:space="preserve">      // 20px(</w:t>
            </w:r>
            <w:r w:rsidRPr="009A78E7">
              <w:rPr>
                <w:rFonts w:hint="eastAsia"/>
              </w:rPr>
              <w:t>宽</w:t>
            </w:r>
            <w:r w:rsidRPr="009A78E7">
              <w:rPr>
                <w:rFonts w:hint="eastAsia"/>
              </w:rPr>
              <w:t>)</w:t>
            </w:r>
          </w:p>
          <w:p w14:paraId="3CF88785" w14:textId="77777777" w:rsidR="00AA0572" w:rsidRPr="009A78E7" w:rsidRDefault="00AA0572" w:rsidP="003E69E9">
            <w:r w:rsidRPr="009A78E7">
              <w:t xml:space="preserve">      "qrCodeImageSize":[10,20],</w:t>
            </w:r>
          </w:p>
          <w:p w14:paraId="2573D8DA" w14:textId="77777777" w:rsidR="00AA0572" w:rsidRPr="009A78E7" w:rsidRDefault="00AA0572" w:rsidP="003E69E9">
            <w:r w:rsidRPr="009A78E7">
              <w:rPr>
                <w:rFonts w:hint="eastAsia"/>
              </w:rPr>
              <w:t xml:space="preserve">      // </w:t>
            </w:r>
            <w:r>
              <w:rPr>
                <w:rFonts w:hint="eastAsia"/>
              </w:rPr>
              <w:t>主页</w:t>
            </w:r>
            <w:r w:rsidRPr="009A78E7">
              <w:rPr>
                <w:rFonts w:hint="eastAsia"/>
              </w:rPr>
              <w:t>背景图片</w:t>
            </w:r>
            <w:r w:rsidRPr="009A78E7">
              <w:rPr>
                <w:rFonts w:hint="eastAsia"/>
              </w:rPr>
              <w:t>URL</w:t>
            </w:r>
            <w:r w:rsidRPr="009A78E7">
              <w:rPr>
                <w:rFonts w:hint="eastAsia"/>
              </w:rPr>
              <w:t>链接</w:t>
            </w:r>
          </w:p>
          <w:p w14:paraId="6852ED5F" w14:textId="77777777" w:rsidR="00AA0572" w:rsidRPr="009A78E7" w:rsidRDefault="00AA0572" w:rsidP="003E69E9">
            <w:r w:rsidRPr="009A78E7">
              <w:t xml:space="preserve">      "backgroundUrl ": "https://**" ,</w:t>
            </w:r>
          </w:p>
          <w:p w14:paraId="50694EF8" w14:textId="77777777" w:rsidR="00AA0572" w:rsidRDefault="00AA0572" w:rsidP="003E69E9">
            <w:r w:rsidRPr="009A78E7">
              <w:rPr>
                <w:rFonts w:hint="eastAsia"/>
              </w:rPr>
              <w:t xml:space="preserve">      // </w:t>
            </w:r>
            <w:r w:rsidRPr="009A78E7">
              <w:rPr>
                <w:rFonts w:hint="eastAsia"/>
              </w:rPr>
              <w:t>小程序二维码图片</w:t>
            </w:r>
            <w:r w:rsidRPr="009A78E7">
              <w:rPr>
                <w:rFonts w:hint="eastAsia"/>
              </w:rPr>
              <w:t>URL</w:t>
            </w:r>
            <w:r w:rsidRPr="009A78E7">
              <w:rPr>
                <w:rFonts w:hint="eastAsia"/>
              </w:rPr>
              <w:t>链接</w:t>
            </w:r>
            <w:r>
              <w:rPr>
                <w:rFonts w:hint="eastAsia"/>
              </w:rPr>
              <w:t>(</w:t>
            </w:r>
            <w:r>
              <w:rPr>
                <w:rFonts w:hint="eastAsia"/>
              </w:rPr>
              <w:t>二维码需要设备自己生成</w:t>
            </w:r>
          </w:p>
          <w:p w14:paraId="73076ACA" w14:textId="77777777" w:rsidR="00AA0572" w:rsidRPr="009A78E7" w:rsidRDefault="00AA0572" w:rsidP="003E69E9">
            <w:r>
              <w:rPr>
                <w:rFonts w:hint="eastAsia"/>
              </w:rPr>
              <w:t>里面是此链接</w:t>
            </w:r>
            <w:r>
              <w:t>)</w:t>
            </w:r>
          </w:p>
          <w:p w14:paraId="7E98BA65" w14:textId="77777777" w:rsidR="00AA0572" w:rsidRPr="009A78E7" w:rsidRDefault="00AA0572" w:rsidP="003E69E9">
            <w:r w:rsidRPr="009A78E7">
              <w:t xml:space="preserve">      "qrCodeUrl ": "https://**" </w:t>
            </w:r>
          </w:p>
          <w:p w14:paraId="4433AE00" w14:textId="77777777" w:rsidR="00AA0572" w:rsidRPr="00803785" w:rsidRDefault="00AA0572" w:rsidP="003E69E9">
            <w:r w:rsidRPr="009A78E7">
              <w:t>}</w:t>
            </w:r>
            <w:r>
              <w:rPr>
                <w:rFonts w:hint="eastAsia"/>
              </w:rPr>
              <w:t>,</w:t>
            </w:r>
          </w:p>
          <w:p w14:paraId="79C545FA" w14:textId="77777777" w:rsidR="00933DB0" w:rsidRDefault="00933DB0" w:rsidP="003E69E9"/>
          <w:p w14:paraId="201A92F7" w14:textId="77777777" w:rsidR="00933DB0" w:rsidRDefault="008845DE" w:rsidP="003E69E9">
            <w:r>
              <w:rPr>
                <w:rFonts w:hint="eastAsia"/>
              </w:rPr>
              <w:t xml:space="preserve">// </w:t>
            </w:r>
            <w:r>
              <w:rPr>
                <w:rFonts w:hint="eastAsia"/>
              </w:rPr>
              <w:t>主页面</w:t>
            </w:r>
          </w:p>
          <w:p w14:paraId="3684CD0C" w14:textId="77777777" w:rsidR="00933DB0" w:rsidRDefault="008845DE" w:rsidP="003E69E9">
            <w:r>
              <w:t>"</w:t>
            </w:r>
            <w:r>
              <w:rPr>
                <w:rFonts w:hint="eastAsia"/>
              </w:rPr>
              <w:t>mainPage</w:t>
            </w:r>
            <w:r>
              <w:t>"</w:t>
            </w:r>
            <w:r>
              <w:rPr>
                <w:rFonts w:hint="eastAsia"/>
              </w:rPr>
              <w:t>:{</w:t>
            </w:r>
          </w:p>
          <w:p w14:paraId="1FBB0B7F" w14:textId="77777777" w:rsidR="00933DB0" w:rsidRDefault="008845DE" w:rsidP="003E69E9">
            <w:r>
              <w:rPr>
                <w:rFonts w:hint="eastAsia"/>
              </w:rPr>
              <w:t xml:space="preserve">    // </w:t>
            </w:r>
            <w:r>
              <w:rPr>
                <w:rFonts w:hint="eastAsia"/>
              </w:rPr>
              <w:t>会员功能</w:t>
            </w:r>
            <w:r>
              <w:rPr>
                <w:rFonts w:hint="eastAsia"/>
              </w:rPr>
              <w:t xml:space="preserve"> 0:</w:t>
            </w:r>
            <w:r>
              <w:rPr>
                <w:rFonts w:hint="eastAsia"/>
              </w:rPr>
              <w:t>禁用</w:t>
            </w:r>
            <w:r>
              <w:rPr>
                <w:rFonts w:hint="eastAsia"/>
              </w:rPr>
              <w:t xml:space="preserve"> 1:</w:t>
            </w:r>
            <w:r>
              <w:rPr>
                <w:rFonts w:hint="eastAsia"/>
              </w:rPr>
              <w:t>启用</w:t>
            </w:r>
            <w:r>
              <w:rPr>
                <w:rFonts w:hint="eastAsia"/>
              </w:rPr>
              <w:t xml:space="preserve"> (</w:t>
            </w:r>
            <w:r>
              <w:rPr>
                <w:rFonts w:hint="eastAsia"/>
              </w:rPr>
              <w:t>仅标准服务类型下有</w:t>
            </w:r>
            <w:r>
              <w:rPr>
                <w:rFonts w:hint="eastAsia"/>
              </w:rPr>
              <w:t>)</w:t>
            </w:r>
          </w:p>
          <w:p w14:paraId="65B4BB36" w14:textId="77777777" w:rsidR="00933DB0" w:rsidRDefault="008845DE" w:rsidP="003E69E9">
            <w:pPr>
              <w:rPr>
                <w:color w:val="2A00FF"/>
              </w:rPr>
            </w:pPr>
            <w:r>
              <w:t>"</w:t>
            </w:r>
            <w:r>
              <w:rPr>
                <w:rFonts w:hint="eastAsia"/>
              </w:rPr>
              <w:t>memberFunction</w:t>
            </w:r>
            <w:r>
              <w:t>"</w:t>
            </w:r>
            <w:r>
              <w:rPr>
                <w:rFonts w:hint="eastAsia"/>
              </w:rPr>
              <w:t>:1</w:t>
            </w:r>
            <w:r>
              <w:rPr>
                <w:rFonts w:hint="eastAsia"/>
                <w:color w:val="2A00FF"/>
              </w:rPr>
              <w:t>(Integer)</w:t>
            </w:r>
            <w:r>
              <w:rPr>
                <w:rFonts w:hint="eastAsia"/>
              </w:rPr>
              <w:t>,</w:t>
            </w:r>
          </w:p>
          <w:p w14:paraId="617EE9AC" w14:textId="77777777" w:rsidR="00933DB0" w:rsidRDefault="00933DB0" w:rsidP="003E69E9"/>
          <w:p w14:paraId="5CD74A44" w14:textId="77777777" w:rsidR="00933DB0" w:rsidRDefault="008845DE" w:rsidP="003E69E9">
            <w:r>
              <w:rPr>
                <w:rFonts w:hint="eastAsia"/>
              </w:rPr>
              <w:t xml:space="preserve">    // </w:t>
            </w:r>
            <w:r>
              <w:rPr>
                <w:rFonts w:hint="eastAsia"/>
              </w:rPr>
              <w:t>序列号</w:t>
            </w:r>
            <w:r>
              <w:rPr>
                <w:rFonts w:hint="eastAsia"/>
              </w:rPr>
              <w:t xml:space="preserve"> 0:</w:t>
            </w:r>
            <w:r>
              <w:rPr>
                <w:rFonts w:hint="eastAsia"/>
              </w:rPr>
              <w:t>禁用</w:t>
            </w:r>
            <w:r>
              <w:rPr>
                <w:rFonts w:hint="eastAsia"/>
              </w:rPr>
              <w:t xml:space="preserve"> 1:</w:t>
            </w:r>
            <w:r>
              <w:rPr>
                <w:rFonts w:hint="eastAsia"/>
              </w:rPr>
              <w:t>启用</w:t>
            </w:r>
          </w:p>
          <w:p w14:paraId="4A490A4A" w14:textId="77777777" w:rsidR="00933DB0" w:rsidRDefault="008845DE" w:rsidP="003E69E9">
            <w:pPr>
              <w:rPr>
                <w:color w:val="2A00FF"/>
              </w:rPr>
            </w:pPr>
            <w:r>
              <w:t>"</w:t>
            </w:r>
            <w:r>
              <w:rPr>
                <w:rFonts w:hint="eastAsia"/>
              </w:rPr>
              <w:t>serialNumber</w:t>
            </w:r>
            <w:r>
              <w:t>"</w:t>
            </w:r>
            <w:r>
              <w:rPr>
                <w:rFonts w:hint="eastAsia"/>
              </w:rPr>
              <w:t>:1</w:t>
            </w:r>
            <w:r>
              <w:rPr>
                <w:rFonts w:hint="eastAsia"/>
                <w:color w:val="2A00FF"/>
              </w:rPr>
              <w:t>(Integer)</w:t>
            </w:r>
            <w:r>
              <w:rPr>
                <w:rFonts w:hint="eastAsia"/>
              </w:rPr>
              <w:t>,</w:t>
            </w:r>
          </w:p>
          <w:p w14:paraId="6F1C8ED3" w14:textId="77777777" w:rsidR="00933DB0" w:rsidRDefault="00933DB0" w:rsidP="003E69E9"/>
          <w:p w14:paraId="35A01B9B" w14:textId="77777777" w:rsidR="00933DB0" w:rsidRDefault="008845DE" w:rsidP="003E69E9">
            <w:r>
              <w:rPr>
                <w:rFonts w:hint="eastAsia"/>
              </w:rPr>
              <w:t xml:space="preserve">    // </w:t>
            </w:r>
            <w:r>
              <w:rPr>
                <w:rFonts w:hint="eastAsia"/>
              </w:rPr>
              <w:t>服务电话</w:t>
            </w:r>
            <w:r>
              <w:rPr>
                <w:rFonts w:hint="eastAsia"/>
              </w:rPr>
              <w:t xml:space="preserve"> 0:</w:t>
            </w:r>
            <w:r>
              <w:rPr>
                <w:rFonts w:hint="eastAsia"/>
              </w:rPr>
              <w:t>禁用</w:t>
            </w:r>
            <w:r>
              <w:rPr>
                <w:rFonts w:hint="eastAsia"/>
              </w:rPr>
              <w:t xml:space="preserve"> 1:</w:t>
            </w:r>
            <w:r>
              <w:rPr>
                <w:rFonts w:hint="eastAsia"/>
              </w:rPr>
              <w:t>启用</w:t>
            </w:r>
          </w:p>
          <w:p w14:paraId="5A4FD2F6" w14:textId="77777777" w:rsidR="00933DB0" w:rsidRDefault="008845DE" w:rsidP="003E69E9">
            <w:r>
              <w:t>"</w:t>
            </w:r>
            <w:r>
              <w:rPr>
                <w:rFonts w:hint="eastAsia"/>
              </w:rPr>
              <w:t>servicePhone</w:t>
            </w:r>
            <w:r>
              <w:t>"</w:t>
            </w:r>
            <w:r>
              <w:rPr>
                <w:rFonts w:hint="eastAsia"/>
              </w:rPr>
              <w:t>:1</w:t>
            </w:r>
            <w:r>
              <w:rPr>
                <w:rFonts w:hint="eastAsia"/>
                <w:color w:val="2A00FF"/>
              </w:rPr>
              <w:t>(Integer)</w:t>
            </w:r>
            <w:r>
              <w:rPr>
                <w:rFonts w:hint="eastAsia"/>
              </w:rPr>
              <w:t>,</w:t>
            </w:r>
          </w:p>
          <w:p w14:paraId="435D1669" w14:textId="77777777" w:rsidR="00933DB0" w:rsidRDefault="00933DB0" w:rsidP="003E69E9"/>
          <w:p w14:paraId="65319B53" w14:textId="77777777" w:rsidR="00933DB0" w:rsidRDefault="008845DE" w:rsidP="003E69E9">
            <w:r>
              <w:rPr>
                <w:rFonts w:hint="eastAsia"/>
              </w:rPr>
              <w:t xml:space="preserve">    // </w:t>
            </w:r>
            <w:r>
              <w:rPr>
                <w:rFonts w:hint="eastAsia"/>
              </w:rPr>
              <w:t>故障提示</w:t>
            </w:r>
            <w:r>
              <w:rPr>
                <w:rFonts w:hint="eastAsia"/>
              </w:rPr>
              <w:t xml:space="preserve"> 1:</w:t>
            </w:r>
            <w:r>
              <w:rPr>
                <w:rFonts w:hint="eastAsia"/>
              </w:rPr>
              <w:t>简洁</w:t>
            </w:r>
            <w:r>
              <w:rPr>
                <w:rFonts w:hint="eastAsia"/>
              </w:rPr>
              <w:t xml:space="preserve"> 2:</w:t>
            </w:r>
            <w:r>
              <w:rPr>
                <w:rFonts w:hint="eastAsia"/>
              </w:rPr>
              <w:t>标准</w:t>
            </w:r>
            <w:r>
              <w:rPr>
                <w:rFonts w:hint="eastAsia"/>
              </w:rPr>
              <w:t xml:space="preserve"> (</w:t>
            </w:r>
            <w:r>
              <w:rPr>
                <w:rFonts w:hint="eastAsia"/>
              </w:rPr>
              <w:t>仅自助服务类型下有</w:t>
            </w:r>
            <w:r>
              <w:rPr>
                <w:rFonts w:hint="eastAsia"/>
              </w:rPr>
              <w:t>)</w:t>
            </w:r>
          </w:p>
          <w:p w14:paraId="3B20AF8C" w14:textId="77777777" w:rsidR="00933DB0" w:rsidRDefault="008845DE" w:rsidP="003E69E9">
            <w:r>
              <w:t>"</w:t>
            </w:r>
            <w:r>
              <w:rPr>
                <w:rFonts w:hint="eastAsia"/>
              </w:rPr>
              <w:t>faultPrompt</w:t>
            </w:r>
            <w:r>
              <w:t>"</w:t>
            </w:r>
            <w:r>
              <w:rPr>
                <w:rFonts w:hint="eastAsia"/>
              </w:rPr>
              <w:t>:1</w:t>
            </w:r>
            <w:r>
              <w:rPr>
                <w:rFonts w:hint="eastAsia"/>
                <w:color w:val="2A00FF"/>
              </w:rPr>
              <w:t>(Integer)</w:t>
            </w:r>
            <w:r>
              <w:rPr>
                <w:rFonts w:hint="eastAsia"/>
              </w:rPr>
              <w:t>,</w:t>
            </w:r>
          </w:p>
          <w:p w14:paraId="6FFB5304" w14:textId="77777777" w:rsidR="00933DB0" w:rsidRDefault="00933DB0" w:rsidP="003E69E9"/>
          <w:p w14:paraId="17ACB365" w14:textId="77777777" w:rsidR="00933DB0" w:rsidRDefault="008845DE" w:rsidP="003E69E9">
            <w:r>
              <w:rPr>
                <w:rFonts w:hint="eastAsia"/>
              </w:rPr>
              <w:t xml:space="preserve">    // </w:t>
            </w:r>
            <w:r>
              <w:rPr>
                <w:rFonts w:hint="eastAsia"/>
              </w:rPr>
              <w:t>标准模式</w:t>
            </w:r>
            <w:r>
              <w:rPr>
                <w:rFonts w:hint="eastAsia"/>
              </w:rPr>
              <w:t>Logo</w:t>
            </w:r>
          </w:p>
          <w:p w14:paraId="576AF5BE" w14:textId="77777777" w:rsidR="00933DB0" w:rsidRDefault="008845DE" w:rsidP="003E69E9">
            <w:r>
              <w:t>"</w:t>
            </w:r>
            <w:r>
              <w:rPr>
                <w:rFonts w:hint="eastAsia"/>
              </w:rPr>
              <w:t>standardModeLogo</w:t>
            </w:r>
            <w:r>
              <w:t>"</w:t>
            </w:r>
            <w:r>
              <w:rPr>
                <w:rFonts w:hint="eastAsia"/>
              </w:rPr>
              <w:t>:{</w:t>
            </w:r>
          </w:p>
          <w:p w14:paraId="3D6261E0" w14:textId="77777777" w:rsidR="00933DB0" w:rsidRDefault="008845DE" w:rsidP="003E69E9">
            <w:pPr>
              <w:pStyle w:val="af"/>
            </w:pPr>
            <w:r>
              <w:rPr>
                <w:rFonts w:hint="eastAsia"/>
              </w:rPr>
              <w:t xml:space="preserve">// </w:t>
            </w:r>
            <w:r>
              <w:rPr>
                <w:rFonts w:hint="eastAsia"/>
              </w:rPr>
              <w:t>资源大小</w:t>
            </w:r>
          </w:p>
          <w:p w14:paraId="02519EC7" w14:textId="77777777" w:rsidR="00933DB0" w:rsidRDefault="008845DE" w:rsidP="003E69E9">
            <w:pPr>
              <w:pStyle w:val="af"/>
            </w:pPr>
            <w:r>
              <w:t>"size": 1965642</w:t>
            </w:r>
            <w:r>
              <w:rPr>
                <w:rFonts w:ascii="Consolas" w:hAnsi="Consolas" w:cs="Consolas" w:hint="eastAsia"/>
                <w:color w:val="2A00FF"/>
                <w:sz w:val="20"/>
                <w:szCs w:val="20"/>
              </w:rPr>
              <w:t>(Long)</w:t>
            </w:r>
            <w:r>
              <w:t>,</w:t>
            </w:r>
          </w:p>
          <w:p w14:paraId="1044E7F3" w14:textId="77777777" w:rsidR="00933DB0" w:rsidRDefault="008845DE" w:rsidP="003E69E9">
            <w:pPr>
              <w:pStyle w:val="af"/>
            </w:pPr>
            <w:r>
              <w:rPr>
                <w:rFonts w:hint="eastAsia"/>
              </w:rPr>
              <w:t xml:space="preserve">// </w:t>
            </w:r>
            <w:r>
              <w:rPr>
                <w:rFonts w:hint="eastAsia"/>
              </w:rPr>
              <w:t>资源名</w:t>
            </w:r>
          </w:p>
          <w:p w14:paraId="3E831CD6" w14:textId="77777777" w:rsidR="00933DB0" w:rsidRDefault="008845DE" w:rsidP="003E69E9">
            <w:pPr>
              <w:pStyle w:val="af"/>
            </w:pPr>
            <w:r>
              <w:t>"name": "</w:t>
            </w:r>
            <w:r>
              <w:rPr>
                <w:rFonts w:hint="eastAsia"/>
              </w:rPr>
              <w:t>标准模式</w:t>
            </w:r>
            <w:r>
              <w:rPr>
                <w:rFonts w:ascii="Consolas" w:hAnsi="Consolas" w:cs="Consolas" w:hint="eastAsia"/>
                <w:color w:val="2A00FF"/>
                <w:sz w:val="20"/>
                <w:szCs w:val="20"/>
              </w:rPr>
              <w:t>(String)</w:t>
            </w:r>
            <w:r>
              <w:t>",</w:t>
            </w:r>
          </w:p>
          <w:p w14:paraId="46F61A21" w14:textId="77777777" w:rsidR="00933DB0" w:rsidRDefault="008845DE" w:rsidP="003E69E9">
            <w:pPr>
              <w:pStyle w:val="af"/>
            </w:pPr>
            <w:r>
              <w:rPr>
                <w:rFonts w:hint="eastAsia"/>
              </w:rPr>
              <w:t xml:space="preserve">// </w:t>
            </w:r>
            <w:r>
              <w:rPr>
                <w:rFonts w:hint="eastAsia"/>
              </w:rPr>
              <w:t>资源地址</w:t>
            </w:r>
            <w:r>
              <w:rPr>
                <w:rFonts w:hint="eastAsia"/>
              </w:rPr>
              <w:t xml:space="preserve"> (String)</w:t>
            </w:r>
          </w:p>
          <w:p w14:paraId="6A553C67" w14:textId="77777777" w:rsidR="00933DB0" w:rsidRDefault="008845DE" w:rsidP="003E69E9">
            <w:pPr>
              <w:pStyle w:val="af"/>
              <w:rPr>
                <w:rFonts w:ascii="Consolas" w:hAnsi="Consolas" w:cs="Consolas"/>
                <w:sz w:val="20"/>
                <w:szCs w:val="20"/>
              </w:rPr>
            </w:pPr>
            <w:r>
              <w:t>"url": "https://iot-cloud-file.oss-cn-hangzhou.aliyuncs.com/resource-399/2FkRXzSXQW.</w:t>
            </w:r>
            <w:r>
              <w:rPr>
                <w:rFonts w:hint="eastAsia"/>
              </w:rPr>
              <w:t>png</w:t>
            </w:r>
            <w:r>
              <w:t>"</w:t>
            </w:r>
          </w:p>
          <w:p w14:paraId="62FB2225" w14:textId="77777777" w:rsidR="00933DB0" w:rsidRDefault="008845DE" w:rsidP="003E69E9">
            <w:r>
              <w:rPr>
                <w:rFonts w:hint="eastAsia"/>
              </w:rPr>
              <w:t>},</w:t>
            </w:r>
          </w:p>
          <w:p w14:paraId="5759C067" w14:textId="77777777" w:rsidR="00933DB0" w:rsidRDefault="00933DB0" w:rsidP="003E69E9"/>
          <w:p w14:paraId="29371CE4" w14:textId="77777777" w:rsidR="00933DB0" w:rsidRDefault="008845DE" w:rsidP="003E69E9">
            <w:r>
              <w:rPr>
                <w:rFonts w:hint="eastAsia"/>
              </w:rPr>
              <w:t xml:space="preserve">// </w:t>
            </w:r>
            <w:r>
              <w:rPr>
                <w:rFonts w:hint="eastAsia"/>
              </w:rPr>
              <w:t>专业及自助模式</w:t>
            </w:r>
            <w:r>
              <w:rPr>
                <w:rFonts w:hint="eastAsia"/>
              </w:rPr>
              <w:t>Logo</w:t>
            </w:r>
          </w:p>
          <w:p w14:paraId="425C18C4" w14:textId="77777777" w:rsidR="00933DB0" w:rsidRDefault="008845DE" w:rsidP="003E69E9">
            <w:r>
              <w:t>"</w:t>
            </w:r>
            <w:r>
              <w:rPr>
                <w:rFonts w:hint="eastAsia"/>
              </w:rPr>
              <w:t>selfServiceModeLogo</w:t>
            </w:r>
            <w:r>
              <w:t>"</w:t>
            </w:r>
            <w:r>
              <w:rPr>
                <w:rFonts w:hint="eastAsia"/>
              </w:rPr>
              <w:t>:{</w:t>
            </w:r>
          </w:p>
          <w:p w14:paraId="622EEB0C" w14:textId="77777777" w:rsidR="00933DB0" w:rsidRDefault="008845DE" w:rsidP="003E69E9">
            <w:pPr>
              <w:pStyle w:val="af"/>
            </w:pPr>
            <w:r>
              <w:rPr>
                <w:rFonts w:hint="eastAsia"/>
              </w:rPr>
              <w:t xml:space="preserve">// </w:t>
            </w:r>
            <w:r>
              <w:rPr>
                <w:rFonts w:hint="eastAsia"/>
              </w:rPr>
              <w:t>资源大小</w:t>
            </w:r>
          </w:p>
          <w:p w14:paraId="3CFC0F04" w14:textId="77777777" w:rsidR="00933DB0" w:rsidRDefault="008845DE" w:rsidP="003E69E9">
            <w:pPr>
              <w:pStyle w:val="af"/>
            </w:pPr>
            <w:r>
              <w:t>"size": 1965642</w:t>
            </w:r>
            <w:r>
              <w:rPr>
                <w:rFonts w:ascii="Consolas" w:hAnsi="Consolas" w:cs="Consolas" w:hint="eastAsia"/>
                <w:color w:val="2A00FF"/>
                <w:sz w:val="20"/>
                <w:szCs w:val="20"/>
              </w:rPr>
              <w:t>(Long)</w:t>
            </w:r>
            <w:r>
              <w:t>,</w:t>
            </w:r>
          </w:p>
          <w:p w14:paraId="2CD8D642" w14:textId="77777777" w:rsidR="00933DB0" w:rsidRDefault="008845DE" w:rsidP="003E69E9">
            <w:pPr>
              <w:pStyle w:val="af"/>
            </w:pPr>
            <w:r>
              <w:rPr>
                <w:rFonts w:hint="eastAsia"/>
              </w:rPr>
              <w:t xml:space="preserve">// </w:t>
            </w:r>
            <w:r>
              <w:rPr>
                <w:rFonts w:hint="eastAsia"/>
              </w:rPr>
              <w:t>资源名</w:t>
            </w:r>
          </w:p>
          <w:p w14:paraId="15A07899" w14:textId="77777777" w:rsidR="00933DB0" w:rsidRDefault="008845DE" w:rsidP="003E69E9">
            <w:pPr>
              <w:pStyle w:val="af"/>
            </w:pPr>
            <w:r>
              <w:t>"name": "</w:t>
            </w:r>
            <w:r>
              <w:rPr>
                <w:rFonts w:hint="eastAsia"/>
              </w:rPr>
              <w:t>专业及自助模式</w:t>
            </w:r>
            <w:r>
              <w:rPr>
                <w:rFonts w:ascii="Consolas" w:hAnsi="Consolas" w:cs="Consolas" w:hint="eastAsia"/>
                <w:color w:val="2A00FF"/>
                <w:sz w:val="20"/>
                <w:szCs w:val="20"/>
              </w:rPr>
              <w:t>(String)</w:t>
            </w:r>
            <w:r>
              <w:t>",</w:t>
            </w:r>
          </w:p>
          <w:p w14:paraId="483F3829" w14:textId="77777777" w:rsidR="00933DB0" w:rsidRDefault="008845DE" w:rsidP="003E69E9">
            <w:pPr>
              <w:pStyle w:val="af"/>
            </w:pPr>
            <w:r>
              <w:rPr>
                <w:rFonts w:hint="eastAsia"/>
              </w:rPr>
              <w:t xml:space="preserve">// </w:t>
            </w:r>
            <w:r>
              <w:rPr>
                <w:rFonts w:hint="eastAsia"/>
              </w:rPr>
              <w:t>资源地址</w:t>
            </w:r>
            <w:r>
              <w:rPr>
                <w:rFonts w:hint="eastAsia"/>
              </w:rPr>
              <w:t xml:space="preserve"> (String)</w:t>
            </w:r>
          </w:p>
          <w:p w14:paraId="3C5A47AC" w14:textId="77777777" w:rsidR="00933DB0" w:rsidRDefault="008845DE" w:rsidP="003E69E9">
            <w:pPr>
              <w:pStyle w:val="af"/>
              <w:rPr>
                <w:rFonts w:ascii="Consolas" w:hAnsi="Consolas" w:cs="Consolas"/>
                <w:sz w:val="20"/>
                <w:szCs w:val="20"/>
              </w:rPr>
            </w:pPr>
            <w:r>
              <w:t>"url": "https://iot-cloud-file.oss-cn-hangzhou.aliyuncs.com/resource-399/2FkRXzSXQW.</w:t>
            </w:r>
            <w:r>
              <w:rPr>
                <w:rFonts w:hint="eastAsia"/>
              </w:rPr>
              <w:t>png</w:t>
            </w:r>
            <w:r>
              <w:t>"</w:t>
            </w:r>
          </w:p>
          <w:p w14:paraId="6E7C75F6" w14:textId="77777777" w:rsidR="00933DB0" w:rsidRDefault="008845DE" w:rsidP="003E69E9">
            <w:r>
              <w:rPr>
                <w:rFonts w:hint="eastAsia"/>
              </w:rPr>
              <w:t>}</w:t>
            </w:r>
          </w:p>
          <w:p w14:paraId="37C64E76" w14:textId="77777777" w:rsidR="00933DB0" w:rsidRDefault="008845DE" w:rsidP="003E69E9">
            <w:r>
              <w:rPr>
                <w:rFonts w:hint="eastAsia"/>
              </w:rPr>
              <w:t>},</w:t>
            </w:r>
          </w:p>
          <w:p w14:paraId="4DBCD484" w14:textId="77777777" w:rsidR="00933DB0" w:rsidRDefault="00933DB0" w:rsidP="003E69E9"/>
          <w:p w14:paraId="6031A903" w14:textId="77777777" w:rsidR="00933DB0" w:rsidRDefault="008845DE" w:rsidP="003E69E9">
            <w:r>
              <w:rPr>
                <w:rFonts w:hint="eastAsia"/>
              </w:rPr>
              <w:t xml:space="preserve">// </w:t>
            </w:r>
            <w:r>
              <w:rPr>
                <w:rFonts w:hint="eastAsia"/>
              </w:rPr>
              <w:t>饮品制作</w:t>
            </w:r>
          </w:p>
          <w:p w14:paraId="6C2DC8DB" w14:textId="77777777" w:rsidR="00933DB0" w:rsidRDefault="008845DE" w:rsidP="003E69E9">
            <w:r>
              <w:t>"</w:t>
            </w:r>
            <w:r>
              <w:rPr>
                <w:rFonts w:hint="eastAsia"/>
              </w:rPr>
              <w:t>drinkMake</w:t>
            </w:r>
            <w:r>
              <w:t>"</w:t>
            </w:r>
            <w:r>
              <w:rPr>
                <w:rFonts w:hint="eastAsia"/>
              </w:rPr>
              <w:t>:{</w:t>
            </w:r>
          </w:p>
          <w:p w14:paraId="337F618F" w14:textId="77777777" w:rsidR="00933DB0" w:rsidRDefault="008845DE" w:rsidP="003E69E9">
            <w:r>
              <w:rPr>
                <w:rFonts w:hint="eastAsia"/>
              </w:rPr>
              <w:t xml:space="preserve">  // </w:t>
            </w:r>
            <w:r>
              <w:rPr>
                <w:rFonts w:hint="eastAsia"/>
              </w:rPr>
              <w:t>制作取消</w:t>
            </w:r>
            <w:r>
              <w:rPr>
                <w:rFonts w:hint="eastAsia"/>
              </w:rPr>
              <w:t xml:space="preserve"> 0:</w:t>
            </w:r>
            <w:r>
              <w:rPr>
                <w:rFonts w:hint="eastAsia"/>
              </w:rPr>
              <w:t>禁用</w:t>
            </w:r>
            <w:r>
              <w:rPr>
                <w:rFonts w:hint="eastAsia"/>
              </w:rPr>
              <w:t xml:space="preserve"> 1:</w:t>
            </w:r>
            <w:r>
              <w:rPr>
                <w:rFonts w:hint="eastAsia"/>
              </w:rPr>
              <w:t>启用</w:t>
            </w:r>
          </w:p>
          <w:p w14:paraId="38CE8949" w14:textId="77777777" w:rsidR="00933DB0" w:rsidRDefault="008845DE" w:rsidP="003E69E9">
            <w:pPr>
              <w:rPr>
                <w:color w:val="2A00FF"/>
              </w:rPr>
            </w:pPr>
            <w:r>
              <w:t>"</w:t>
            </w:r>
            <w:r>
              <w:rPr>
                <w:rFonts w:hint="eastAsia"/>
              </w:rPr>
              <w:t>makeCancel</w:t>
            </w:r>
            <w:r>
              <w:t>"</w:t>
            </w:r>
            <w:r>
              <w:rPr>
                <w:rFonts w:hint="eastAsia"/>
              </w:rPr>
              <w:t>:1</w:t>
            </w:r>
            <w:r>
              <w:rPr>
                <w:rFonts w:hint="eastAsia"/>
                <w:color w:val="2A00FF"/>
              </w:rPr>
              <w:t>(Integer)</w:t>
            </w:r>
            <w:r>
              <w:rPr>
                <w:rFonts w:hint="eastAsia"/>
              </w:rPr>
              <w:t>,</w:t>
            </w:r>
          </w:p>
          <w:p w14:paraId="6675834B" w14:textId="77777777" w:rsidR="00933DB0" w:rsidRDefault="008845DE" w:rsidP="003E69E9">
            <w:r>
              <w:rPr>
                <w:rFonts w:hint="eastAsia"/>
              </w:rPr>
              <w:t xml:space="preserve"> </w:t>
            </w:r>
            <w:r>
              <w:tab/>
            </w:r>
            <w:r>
              <w:tab/>
            </w:r>
            <w:r>
              <w:rPr>
                <w:rFonts w:hint="eastAsia"/>
              </w:rPr>
              <w:t xml:space="preserve">   </w:t>
            </w:r>
            <w:r>
              <w:t>/</w:t>
            </w:r>
            <w:r>
              <w:rPr>
                <w:rFonts w:hint="eastAsia"/>
              </w:rPr>
              <w:t xml:space="preserve">/ </w:t>
            </w:r>
            <w:r>
              <w:rPr>
                <w:rFonts w:hint="eastAsia"/>
              </w:rPr>
              <w:t>制作调节</w:t>
            </w:r>
            <w:r>
              <w:rPr>
                <w:rFonts w:hint="eastAsia"/>
              </w:rPr>
              <w:t xml:space="preserve"> 0:</w:t>
            </w:r>
            <w:r>
              <w:rPr>
                <w:rFonts w:hint="eastAsia"/>
              </w:rPr>
              <w:t>禁用</w:t>
            </w:r>
            <w:r>
              <w:rPr>
                <w:rFonts w:hint="eastAsia"/>
              </w:rPr>
              <w:t xml:space="preserve"> 1:</w:t>
            </w:r>
            <w:r>
              <w:rPr>
                <w:rFonts w:hint="eastAsia"/>
              </w:rPr>
              <w:t>启用</w:t>
            </w:r>
          </w:p>
          <w:p w14:paraId="453AC2EA" w14:textId="77777777" w:rsidR="00933DB0" w:rsidRDefault="008845DE" w:rsidP="003E69E9">
            <w:r>
              <w:rPr>
                <w:color w:val="2A00FF"/>
              </w:rPr>
              <w:tab/>
            </w:r>
            <w:r>
              <w:rPr>
                <w:color w:val="2A00FF"/>
              </w:rPr>
              <w:tab/>
            </w:r>
            <w:r>
              <w:rPr>
                <w:rFonts w:hint="eastAsia"/>
                <w:color w:val="2A00FF"/>
              </w:rPr>
              <w:t xml:space="preserve">  </w:t>
            </w:r>
            <w:r>
              <w:t>"</w:t>
            </w:r>
            <w:r>
              <w:rPr>
                <w:rFonts w:hint="eastAsia"/>
              </w:rPr>
              <w:t>adjustInMaking</w:t>
            </w:r>
            <w:r>
              <w:t>":</w:t>
            </w:r>
            <w:r>
              <w:rPr>
                <w:rFonts w:hint="eastAsia"/>
              </w:rPr>
              <w:t>1</w:t>
            </w:r>
            <w:r>
              <w:rPr>
                <w:rFonts w:hint="eastAsia"/>
                <w:color w:val="2A00FF"/>
              </w:rPr>
              <w:t>(Integer)</w:t>
            </w:r>
            <w:r>
              <w:t>,</w:t>
            </w:r>
          </w:p>
          <w:p w14:paraId="7A546FB5" w14:textId="77777777" w:rsidR="00933DB0" w:rsidRDefault="008845DE" w:rsidP="003E69E9">
            <w:r>
              <w:rPr>
                <w:rFonts w:hint="eastAsia"/>
              </w:rPr>
              <w:t xml:space="preserve">  // </w:t>
            </w:r>
            <w:r>
              <w:rPr>
                <w:rFonts w:hint="eastAsia"/>
              </w:rPr>
              <w:t>显示杯量</w:t>
            </w:r>
            <w:r>
              <w:rPr>
                <w:rFonts w:hint="eastAsia"/>
              </w:rPr>
              <w:t xml:space="preserve"> 0:</w:t>
            </w:r>
            <w:r>
              <w:rPr>
                <w:rFonts w:hint="eastAsia"/>
              </w:rPr>
              <w:t>禁用</w:t>
            </w:r>
            <w:r>
              <w:rPr>
                <w:rFonts w:hint="eastAsia"/>
              </w:rPr>
              <w:t xml:space="preserve"> 1:</w:t>
            </w:r>
            <w:r>
              <w:rPr>
                <w:rFonts w:hint="eastAsia"/>
              </w:rPr>
              <w:t>启用</w:t>
            </w:r>
          </w:p>
          <w:p w14:paraId="144E77C1" w14:textId="77777777" w:rsidR="00933DB0" w:rsidRDefault="008845DE" w:rsidP="003E69E9">
            <w:pPr>
              <w:rPr>
                <w:color w:val="2A00FF"/>
              </w:rPr>
            </w:pPr>
            <w:r>
              <w:t>"</w:t>
            </w:r>
            <w:r>
              <w:rPr>
                <w:rFonts w:hint="eastAsia"/>
              </w:rPr>
              <w:t>displayCups</w:t>
            </w:r>
            <w:r>
              <w:t>"</w:t>
            </w:r>
            <w:r>
              <w:rPr>
                <w:rFonts w:hint="eastAsia"/>
              </w:rPr>
              <w:t>:1</w:t>
            </w:r>
            <w:r>
              <w:rPr>
                <w:rFonts w:hint="eastAsia"/>
                <w:color w:val="2A00FF"/>
              </w:rPr>
              <w:t>(Integer)</w:t>
            </w:r>
            <w:r>
              <w:rPr>
                <w:rFonts w:hint="eastAsia"/>
              </w:rPr>
              <w:t>,</w:t>
            </w:r>
          </w:p>
          <w:p w14:paraId="2154EA7A" w14:textId="77777777" w:rsidR="00933DB0" w:rsidRDefault="008845DE" w:rsidP="003E69E9">
            <w:r>
              <w:rPr>
                <w:rFonts w:hint="eastAsia"/>
              </w:rPr>
              <w:t xml:space="preserve">  // </w:t>
            </w:r>
            <w:r>
              <w:rPr>
                <w:rFonts w:hint="eastAsia"/>
              </w:rPr>
              <w:t>继续点单</w:t>
            </w:r>
            <w:r>
              <w:rPr>
                <w:rFonts w:hint="eastAsia"/>
              </w:rPr>
              <w:t xml:space="preserve"> 0:</w:t>
            </w:r>
            <w:r>
              <w:rPr>
                <w:rFonts w:hint="eastAsia"/>
              </w:rPr>
              <w:t>禁用</w:t>
            </w:r>
            <w:r>
              <w:rPr>
                <w:rFonts w:hint="eastAsia"/>
              </w:rPr>
              <w:t xml:space="preserve"> 1:</w:t>
            </w:r>
            <w:r>
              <w:rPr>
                <w:rFonts w:hint="eastAsia"/>
              </w:rPr>
              <w:t>启用</w:t>
            </w:r>
          </w:p>
          <w:p w14:paraId="51B4091C" w14:textId="77777777" w:rsidR="00933DB0" w:rsidRDefault="008845DE" w:rsidP="003E69E9">
            <w:pPr>
              <w:rPr>
                <w:color w:val="2A00FF"/>
              </w:rPr>
            </w:pPr>
            <w:r>
              <w:t>"</w:t>
            </w:r>
            <w:r>
              <w:rPr>
                <w:rFonts w:hint="eastAsia"/>
              </w:rPr>
              <w:t>continueOrder</w:t>
            </w:r>
            <w:r>
              <w:t>"</w:t>
            </w:r>
            <w:r>
              <w:rPr>
                <w:rFonts w:hint="eastAsia"/>
              </w:rPr>
              <w:t>:1</w:t>
            </w:r>
            <w:r>
              <w:rPr>
                <w:rFonts w:hint="eastAsia"/>
                <w:color w:val="2A00FF"/>
              </w:rPr>
              <w:t>(Integer)</w:t>
            </w:r>
            <w:r>
              <w:rPr>
                <w:rFonts w:hint="eastAsia"/>
              </w:rPr>
              <w:t>,</w:t>
            </w:r>
          </w:p>
          <w:p w14:paraId="02CE5942" w14:textId="77777777" w:rsidR="00933DB0" w:rsidRDefault="008845DE" w:rsidP="003E69E9">
            <w:r>
              <w:rPr>
                <w:rFonts w:hint="eastAsia"/>
              </w:rPr>
              <w:t xml:space="preserve">  // </w:t>
            </w:r>
            <w:r>
              <w:rPr>
                <w:rFonts w:hint="eastAsia"/>
              </w:rPr>
              <w:t>放杯确认</w:t>
            </w:r>
            <w:r>
              <w:rPr>
                <w:rFonts w:hint="eastAsia"/>
              </w:rPr>
              <w:t xml:space="preserve"> 0:</w:t>
            </w:r>
            <w:r>
              <w:rPr>
                <w:rFonts w:hint="eastAsia"/>
              </w:rPr>
              <w:t>禁用</w:t>
            </w:r>
            <w:r>
              <w:rPr>
                <w:rFonts w:hint="eastAsia"/>
              </w:rPr>
              <w:t xml:space="preserve"> 1:</w:t>
            </w:r>
            <w:r>
              <w:rPr>
                <w:rFonts w:hint="eastAsia"/>
              </w:rPr>
              <w:t>启用</w:t>
            </w:r>
          </w:p>
          <w:p w14:paraId="4142E389" w14:textId="77777777" w:rsidR="00933DB0" w:rsidRDefault="008845DE" w:rsidP="003E69E9">
            <w:pPr>
              <w:rPr>
                <w:strike/>
              </w:rPr>
            </w:pPr>
            <w:r>
              <w:t>"directMake":</w:t>
            </w:r>
            <w:r>
              <w:rPr>
                <w:rFonts w:hint="eastAsia"/>
              </w:rPr>
              <w:t>1</w:t>
            </w:r>
            <w:r>
              <w:rPr>
                <w:rFonts w:hint="eastAsia"/>
                <w:color w:val="2A00FF"/>
              </w:rPr>
              <w:t>(Integer)</w:t>
            </w:r>
          </w:p>
          <w:p w14:paraId="3E1FDF34" w14:textId="77777777" w:rsidR="00933DB0" w:rsidRDefault="008845DE" w:rsidP="003E69E9">
            <w:r>
              <w:rPr>
                <w:rFonts w:hint="eastAsia"/>
              </w:rPr>
              <w:t>}</w:t>
            </w:r>
          </w:p>
          <w:p w14:paraId="67C2B5F7" w14:textId="77777777" w:rsidR="00933DB0" w:rsidRDefault="00933DB0" w:rsidP="003E69E9"/>
          <w:p w14:paraId="33CBAA09" w14:textId="77777777" w:rsidR="00933DB0" w:rsidRDefault="008845DE" w:rsidP="003E69E9">
            <w:r>
              <w:rPr>
                <w:rFonts w:hint="eastAsia"/>
              </w:rPr>
              <w:t xml:space="preserve">// </w:t>
            </w:r>
            <w:r>
              <w:rPr>
                <w:rFonts w:hint="eastAsia"/>
              </w:rPr>
              <w:t>高级设置</w:t>
            </w:r>
          </w:p>
          <w:p w14:paraId="2746E4ED" w14:textId="77777777" w:rsidR="00933DB0" w:rsidRDefault="008845DE" w:rsidP="003E69E9">
            <w:r>
              <w:t>"</w:t>
            </w:r>
            <w:r>
              <w:rPr>
                <w:rFonts w:hint="eastAsia"/>
              </w:rPr>
              <w:t>advanceSetting</w:t>
            </w:r>
            <w:r>
              <w:t>"</w:t>
            </w:r>
            <w:r>
              <w:rPr>
                <w:rFonts w:hint="eastAsia"/>
              </w:rPr>
              <w:t>:{</w:t>
            </w:r>
          </w:p>
          <w:p w14:paraId="65C920C7" w14:textId="77777777" w:rsidR="00933DB0" w:rsidRDefault="008845DE" w:rsidP="003E69E9">
            <w:pPr>
              <w:rPr>
                <w:color w:val="2A00FF"/>
              </w:rPr>
            </w:pPr>
            <w:r>
              <w:rPr>
                <w:rFonts w:hint="eastAsia"/>
              </w:rPr>
              <w:t xml:space="preserve">  </w:t>
            </w:r>
            <w:r>
              <w:rPr>
                <w:rFonts w:hint="eastAsia"/>
                <w:color w:val="2A00FF"/>
              </w:rPr>
              <w:t xml:space="preserve">// </w:t>
            </w:r>
            <w:r>
              <w:rPr>
                <w:rFonts w:hint="eastAsia"/>
                <w:color w:val="2A00FF"/>
              </w:rPr>
              <w:t>时区</w:t>
            </w:r>
            <w:r>
              <w:rPr>
                <w:rFonts w:hint="eastAsia"/>
                <w:color w:val="2A00FF"/>
              </w:rPr>
              <w:t xml:space="preserve"> </w:t>
            </w:r>
            <w:r>
              <w:rPr>
                <w:rFonts w:hint="eastAsia"/>
              </w:rPr>
              <w:t>(</w:t>
            </w:r>
            <w:r>
              <w:rPr>
                <w:rFonts w:hint="eastAsia"/>
              </w:rPr>
              <w:t>设备端会提供时区库给我们</w:t>
            </w:r>
            <w:r>
              <w:rPr>
                <w:rFonts w:hint="eastAsia"/>
              </w:rPr>
              <w:t>)</w:t>
            </w:r>
          </w:p>
          <w:p w14:paraId="6FFB5379" w14:textId="77777777" w:rsidR="00933DB0" w:rsidRDefault="008845DE" w:rsidP="003E69E9">
            <w:pPr>
              <w:rPr>
                <w:color w:val="2A00FF"/>
              </w:rPr>
            </w:pPr>
            <w:r>
              <w:t>"</w:t>
            </w:r>
            <w:r>
              <w:rPr>
                <w:rFonts w:hint="eastAsia"/>
              </w:rPr>
              <w:t>timeZone</w:t>
            </w:r>
            <w:r>
              <w:t>"</w:t>
            </w:r>
            <w:r>
              <w:rPr>
                <w:rFonts w:hint="eastAsia"/>
              </w:rPr>
              <w:t>:</w:t>
            </w:r>
            <w:r>
              <w:t>"</w:t>
            </w:r>
            <w:r>
              <w:rPr>
                <w:rFonts w:hint="eastAsia"/>
              </w:rPr>
              <w:t>1</w:t>
            </w:r>
            <w:r>
              <w:rPr>
                <w:rFonts w:hint="eastAsia"/>
                <w:color w:val="2A00FF"/>
              </w:rPr>
              <w:t>(String)</w:t>
            </w:r>
            <w:r>
              <w:t>"</w:t>
            </w:r>
            <w:r>
              <w:rPr>
                <w:rFonts w:hint="eastAsia"/>
              </w:rPr>
              <w:t>,</w:t>
            </w:r>
          </w:p>
          <w:p w14:paraId="17BE395A" w14:textId="77777777" w:rsidR="00933DB0" w:rsidRDefault="00933DB0" w:rsidP="003E69E9"/>
          <w:p w14:paraId="77AAF6DA" w14:textId="77777777" w:rsidR="00933DB0" w:rsidRDefault="008845DE" w:rsidP="003E69E9">
            <w:r>
              <w:rPr>
                <w:rFonts w:hint="eastAsia"/>
              </w:rPr>
              <w:t xml:space="preserve">  // </w:t>
            </w:r>
            <w:r>
              <w:rPr>
                <w:rFonts w:hint="eastAsia"/>
              </w:rPr>
              <w:t>屏幕亮度</w:t>
            </w:r>
            <w:r>
              <w:rPr>
                <w:rFonts w:hint="eastAsia"/>
              </w:rPr>
              <w:t>(</w:t>
            </w:r>
            <w:r>
              <w:rPr>
                <w:rFonts w:hint="eastAsia"/>
              </w:rPr>
              <w:t>单位：百分比</w:t>
            </w:r>
            <w:r>
              <w:rPr>
                <w:rFonts w:hint="eastAsia"/>
              </w:rPr>
              <w:t>)</w:t>
            </w:r>
          </w:p>
          <w:p w14:paraId="74CCFC22" w14:textId="77777777" w:rsidR="00933DB0" w:rsidRDefault="008845DE" w:rsidP="003E69E9">
            <w:pPr>
              <w:rPr>
                <w:color w:val="2A00FF"/>
              </w:rPr>
            </w:pPr>
            <w:r>
              <w:t>"</w:t>
            </w:r>
            <w:r>
              <w:rPr>
                <w:rFonts w:hint="eastAsia"/>
              </w:rPr>
              <w:t>makeCancel</w:t>
            </w:r>
            <w:r>
              <w:t>"</w:t>
            </w:r>
            <w:r>
              <w:rPr>
                <w:rFonts w:hint="eastAsia"/>
              </w:rPr>
              <w:t>:35</w:t>
            </w:r>
            <w:r>
              <w:rPr>
                <w:rFonts w:hint="eastAsia"/>
                <w:color w:val="2A00FF"/>
              </w:rPr>
              <w:t>(Integer)</w:t>
            </w:r>
            <w:r>
              <w:rPr>
                <w:rFonts w:hint="eastAsia"/>
              </w:rPr>
              <w:t>,</w:t>
            </w:r>
          </w:p>
          <w:p w14:paraId="76F196C4" w14:textId="77777777" w:rsidR="00933DB0" w:rsidRDefault="00933DB0" w:rsidP="003E69E9"/>
          <w:p w14:paraId="2D31C521" w14:textId="77777777" w:rsidR="00933DB0" w:rsidRDefault="008845DE" w:rsidP="003E69E9">
            <w:r>
              <w:rPr>
                <w:rFonts w:hint="eastAsia"/>
              </w:rPr>
              <w:t xml:space="preserve">  // </w:t>
            </w:r>
            <w:r>
              <w:rPr>
                <w:rFonts w:hint="eastAsia"/>
              </w:rPr>
              <w:t>按键音量</w:t>
            </w:r>
            <w:r>
              <w:rPr>
                <w:rFonts w:hint="eastAsia"/>
              </w:rPr>
              <w:t>(</w:t>
            </w:r>
            <w:r>
              <w:rPr>
                <w:rFonts w:hint="eastAsia"/>
              </w:rPr>
              <w:t>单位：百分比</w:t>
            </w:r>
            <w:r>
              <w:rPr>
                <w:rFonts w:hint="eastAsia"/>
              </w:rPr>
              <w:t>)</w:t>
            </w:r>
          </w:p>
          <w:p w14:paraId="69645A6D" w14:textId="77777777" w:rsidR="00933DB0" w:rsidRDefault="008845DE" w:rsidP="003E69E9">
            <w:pPr>
              <w:rPr>
                <w:color w:val="2A00FF"/>
              </w:rPr>
            </w:pPr>
            <w:r>
              <w:t>"</w:t>
            </w:r>
            <w:r>
              <w:rPr>
                <w:rFonts w:hint="eastAsia"/>
              </w:rPr>
              <w:t>keyTone</w:t>
            </w:r>
            <w:r>
              <w:t>"</w:t>
            </w:r>
            <w:r>
              <w:rPr>
                <w:rFonts w:hint="eastAsia"/>
              </w:rPr>
              <w:t>:50</w:t>
            </w:r>
            <w:r>
              <w:rPr>
                <w:rFonts w:hint="eastAsia"/>
                <w:color w:val="2A00FF"/>
              </w:rPr>
              <w:t>(Integer)</w:t>
            </w:r>
            <w:r>
              <w:rPr>
                <w:rFonts w:hint="eastAsia"/>
              </w:rPr>
              <w:t>,</w:t>
            </w:r>
          </w:p>
          <w:p w14:paraId="49EE06D3" w14:textId="77777777" w:rsidR="00933DB0" w:rsidRDefault="008845DE" w:rsidP="003E69E9">
            <w:r>
              <w:rPr>
                <w:rFonts w:hint="eastAsia"/>
              </w:rPr>
              <w:t>}</w:t>
            </w:r>
          </w:p>
          <w:p w14:paraId="4B88B6D3" w14:textId="77777777" w:rsidR="00933DB0" w:rsidRDefault="00933DB0" w:rsidP="003E69E9"/>
          <w:p w14:paraId="56DAA540" w14:textId="77777777" w:rsidR="00933DB0" w:rsidRDefault="008845DE" w:rsidP="003E69E9">
            <w:r>
              <w:t>/</w:t>
            </w:r>
            <w:r>
              <w:rPr>
                <w:rFonts w:hint="eastAsia"/>
              </w:rPr>
              <w:t>/</w:t>
            </w:r>
            <w:r>
              <w:rPr>
                <w:rFonts w:hint="eastAsia"/>
              </w:rPr>
              <w:t>用户</w:t>
            </w:r>
            <w:r>
              <w:rPr>
                <w:rFonts w:hint="eastAsia"/>
              </w:rPr>
              <w:t xml:space="preserve"> </w:t>
            </w:r>
            <w:r>
              <w:rPr>
                <w:rFonts w:hint="eastAsia"/>
              </w:rPr>
              <w:t>设备端密码设置</w:t>
            </w:r>
          </w:p>
          <w:p w14:paraId="1D0277F8" w14:textId="77777777" w:rsidR="00933DB0" w:rsidRDefault="008845DE" w:rsidP="003E69E9">
            <w:r>
              <w:rPr>
                <w:color w:val="2A00FF"/>
              </w:rPr>
              <w:tab/>
            </w:r>
            <w:r>
              <w:rPr>
                <w:color w:val="2A00FF"/>
              </w:rPr>
              <w:tab/>
            </w:r>
            <w:r>
              <w:t>"</w:t>
            </w:r>
            <w:r>
              <w:rPr>
                <w:rFonts w:hint="eastAsia"/>
              </w:rPr>
              <w:t>password</w:t>
            </w:r>
            <w:r>
              <w:t>":</w:t>
            </w:r>
            <w:r>
              <w:rPr>
                <w:rFonts w:hint="eastAsia"/>
              </w:rPr>
              <w:t>{</w:t>
            </w:r>
          </w:p>
          <w:p w14:paraId="02C13845" w14:textId="77777777" w:rsidR="00933DB0" w:rsidRDefault="008845DE" w:rsidP="003E69E9">
            <w:r>
              <w:rPr>
                <w:rFonts w:hint="eastAsia"/>
              </w:rPr>
              <w:t xml:space="preserve">           // </w:t>
            </w:r>
            <w:r>
              <w:rPr>
                <w:rFonts w:hint="eastAsia"/>
              </w:rPr>
              <w:t>管理员密码</w:t>
            </w:r>
            <w:r>
              <w:rPr>
                <w:rFonts w:hint="eastAsia"/>
              </w:rPr>
              <w:t>-</w:t>
            </w:r>
            <w:r>
              <w:rPr>
                <w:rFonts w:hint="eastAsia"/>
              </w:rPr>
              <w:t>五位</w:t>
            </w:r>
          </w:p>
          <w:p w14:paraId="49985401" w14:textId="77777777" w:rsidR="00933DB0" w:rsidRDefault="008845DE" w:rsidP="003E69E9">
            <w:r>
              <w:t>"</w:t>
            </w:r>
            <w:r>
              <w:rPr>
                <w:rFonts w:hint="eastAsia"/>
              </w:rPr>
              <w:t>adminPassword</w:t>
            </w:r>
            <w:r>
              <w:t>":"</w:t>
            </w:r>
            <w:r>
              <w:rPr>
                <w:rFonts w:hint="eastAsia"/>
              </w:rPr>
              <w:t>12345</w:t>
            </w:r>
            <w:r>
              <w:rPr>
                <w:rFonts w:hint="eastAsia"/>
                <w:color w:val="2A00FF"/>
              </w:rPr>
              <w:t>(String)</w:t>
            </w:r>
            <w:r>
              <w:t>"</w:t>
            </w:r>
            <w:r>
              <w:rPr>
                <w:rFonts w:hint="eastAsia"/>
              </w:rPr>
              <w:t>,</w:t>
            </w:r>
          </w:p>
          <w:p w14:paraId="73DB9942" w14:textId="77777777" w:rsidR="00933DB0" w:rsidRDefault="008845DE" w:rsidP="003E69E9">
            <w:r>
              <w:rPr>
                <w:rFonts w:hint="eastAsia"/>
              </w:rPr>
              <w:t xml:space="preserve">           </w:t>
            </w:r>
            <w:r>
              <w:rPr>
                <w:rFonts w:hint="eastAsia"/>
                <w:color w:val="2A00FF"/>
              </w:rPr>
              <w:t xml:space="preserve">// </w:t>
            </w:r>
            <w:r>
              <w:rPr>
                <w:rFonts w:hint="eastAsia"/>
                <w:color w:val="2A00FF"/>
              </w:rPr>
              <w:t>保养用户密码</w:t>
            </w:r>
            <w:r>
              <w:rPr>
                <w:rFonts w:hint="eastAsia"/>
                <w:color w:val="2A00FF"/>
              </w:rPr>
              <w:t>-</w:t>
            </w:r>
            <w:r>
              <w:rPr>
                <w:rFonts w:hint="eastAsia"/>
                <w:color w:val="2A00FF"/>
              </w:rPr>
              <w:t>四位</w:t>
            </w:r>
          </w:p>
          <w:p w14:paraId="4A936339" w14:textId="77777777" w:rsidR="00933DB0" w:rsidRDefault="008845DE" w:rsidP="003E69E9">
            <w:r>
              <w:t>"</w:t>
            </w:r>
            <w:r>
              <w:rPr>
                <w:rFonts w:hint="eastAsia"/>
              </w:rPr>
              <w:t>maintainPassword</w:t>
            </w:r>
            <w:r>
              <w:t>":"</w:t>
            </w:r>
            <w:r>
              <w:rPr>
                <w:rFonts w:hint="eastAsia"/>
              </w:rPr>
              <w:t>1234</w:t>
            </w:r>
            <w:r>
              <w:rPr>
                <w:rFonts w:hint="eastAsia"/>
                <w:color w:val="2A00FF"/>
              </w:rPr>
              <w:t>(String)</w:t>
            </w:r>
            <w:r>
              <w:t>"</w:t>
            </w:r>
          </w:p>
          <w:p w14:paraId="1352716E" w14:textId="77777777" w:rsidR="00933DB0" w:rsidRDefault="008845DE" w:rsidP="003E69E9">
            <w:r>
              <w:rPr>
                <w:rFonts w:hint="eastAsia"/>
              </w:rPr>
              <w:t>},</w:t>
            </w:r>
          </w:p>
          <w:p w14:paraId="5CD635C4" w14:textId="77777777" w:rsidR="00933DB0" w:rsidRDefault="00933DB0" w:rsidP="003E69E9"/>
          <w:p w14:paraId="20D991DF" w14:textId="77777777" w:rsidR="00933DB0" w:rsidRDefault="008845DE" w:rsidP="003E69E9">
            <w:r>
              <w:rPr>
                <w:rFonts w:hint="eastAsia"/>
              </w:rPr>
              <w:t xml:space="preserve">        // </w:t>
            </w:r>
            <w:r>
              <w:rPr>
                <w:rFonts w:hint="eastAsia"/>
              </w:rPr>
              <w:t>保养用户权限模块</w:t>
            </w:r>
          </w:p>
          <w:p w14:paraId="55BDE08B" w14:textId="77777777" w:rsidR="00933DB0" w:rsidRDefault="008845DE" w:rsidP="003E69E9">
            <w:pPr>
              <w:rPr>
                <w:color w:val="2A00FF"/>
              </w:rPr>
            </w:pPr>
            <w:r>
              <w:t>"</w:t>
            </w:r>
            <w:r>
              <w:rPr>
                <w:rFonts w:hint="eastAsia"/>
              </w:rPr>
              <w:t>maintainUserPermission</w:t>
            </w:r>
            <w:r>
              <w:t>":</w:t>
            </w:r>
            <w:r>
              <w:rPr>
                <w:rFonts w:hint="eastAsia"/>
              </w:rPr>
              <w:t>{</w:t>
            </w:r>
          </w:p>
          <w:p w14:paraId="705C07BD" w14:textId="77777777" w:rsidR="00933DB0" w:rsidRDefault="008845DE" w:rsidP="003E69E9">
            <w:r>
              <w:rPr>
                <w:rFonts w:hint="eastAsia"/>
              </w:rPr>
              <w:t>//</w:t>
            </w:r>
            <w:r>
              <w:rPr>
                <w:rFonts w:hint="eastAsia"/>
              </w:rPr>
              <w:t>选中为</w:t>
            </w:r>
            <w:r>
              <w:rPr>
                <w:rFonts w:hint="eastAsia"/>
              </w:rPr>
              <w:t>1</w:t>
            </w:r>
            <w:r>
              <w:rPr>
                <w:rFonts w:hint="eastAsia"/>
              </w:rPr>
              <w:t>，未选中为</w:t>
            </w:r>
            <w:r>
              <w:rPr>
                <w:rFonts w:hint="eastAsia"/>
              </w:rPr>
              <w:t>0</w:t>
            </w:r>
          </w:p>
          <w:p w14:paraId="15A1D64C" w14:textId="77777777" w:rsidR="00933DB0" w:rsidRDefault="00933DB0" w:rsidP="003E69E9"/>
          <w:p w14:paraId="7CA6E62A" w14:textId="77777777" w:rsidR="00933DB0" w:rsidRDefault="008845DE" w:rsidP="003E69E9">
            <w:r>
              <w:t>/</w:t>
            </w:r>
            <w:r>
              <w:rPr>
                <w:rFonts w:hint="eastAsia"/>
              </w:rPr>
              <w:t>/</w:t>
            </w:r>
            <w:r>
              <w:rPr>
                <w:rFonts w:hint="eastAsia"/>
              </w:rPr>
              <w:t>冲洗权限</w:t>
            </w:r>
            <w:r>
              <w:rPr>
                <w:rFonts w:hint="eastAsia"/>
              </w:rPr>
              <w:t xml:space="preserve"> </w:t>
            </w:r>
          </w:p>
          <w:p w14:paraId="29D8E12E" w14:textId="77777777" w:rsidR="00933DB0" w:rsidRDefault="008845DE" w:rsidP="003E69E9">
            <w:r>
              <w:rPr>
                <w:rFonts w:hint="eastAsia"/>
              </w:rPr>
              <w:t>//</w:t>
            </w:r>
            <w:r>
              <w:rPr>
                <w:rFonts w:hint="eastAsia"/>
              </w:rPr>
              <w:t>冲泡器冲洗</w:t>
            </w:r>
            <w:r>
              <w:rPr>
                <w:rFonts w:hint="eastAsia"/>
              </w:rPr>
              <w:t>,</w:t>
            </w:r>
            <w:r>
              <w:rPr>
                <w:rFonts w:hint="eastAsia"/>
              </w:rPr>
              <w:t>奶沫器冲洗</w:t>
            </w:r>
            <w:r>
              <w:rPr>
                <w:rFonts w:hint="eastAsia"/>
              </w:rPr>
              <w:t>,</w:t>
            </w:r>
            <w:r>
              <w:rPr>
                <w:rFonts w:hint="eastAsia"/>
              </w:rPr>
              <w:t>内部奶管冲洗</w:t>
            </w:r>
            <w:r>
              <w:rPr>
                <w:rFonts w:hint="eastAsia"/>
              </w:rPr>
              <w:t>,</w:t>
            </w:r>
            <w:r>
              <w:rPr>
                <w:rFonts w:hint="eastAsia"/>
              </w:rPr>
              <w:t>搅拌器冲洗</w:t>
            </w:r>
            <w:r>
              <w:rPr>
                <w:rFonts w:hint="eastAsia"/>
              </w:rPr>
              <w:t>,</w:t>
            </w:r>
            <w:r>
              <w:rPr>
                <w:rFonts w:hint="eastAsia"/>
              </w:rPr>
              <w:t>外部奶管冲洗</w:t>
            </w:r>
            <w:r>
              <w:t>,</w:t>
            </w:r>
            <w:r>
              <w:rPr>
                <w:rFonts w:hint="eastAsia"/>
              </w:rPr>
              <w:t>奶沫器系统冲洗</w:t>
            </w:r>
          </w:p>
          <w:p w14:paraId="0043685F" w14:textId="77777777" w:rsidR="00933DB0" w:rsidRDefault="008845DE" w:rsidP="003E69E9">
            <w:r>
              <w:t>"</w:t>
            </w:r>
            <w:r>
              <w:rPr>
                <w:rFonts w:hint="eastAsia"/>
              </w:rPr>
              <w:t>rinse</w:t>
            </w:r>
            <w:r>
              <w:t>":"</w:t>
            </w:r>
            <w:r>
              <w:rPr>
                <w:rFonts w:hint="eastAsia"/>
              </w:rPr>
              <w:t>1,0,0,1,</w:t>
            </w:r>
            <w:r>
              <w:t>1</w:t>
            </w:r>
            <w:r>
              <w:rPr>
                <w:rFonts w:hint="eastAsia"/>
              </w:rPr>
              <w:t>,</w:t>
            </w:r>
            <w:r>
              <w:t>1"</w:t>
            </w:r>
            <w:r>
              <w:rPr>
                <w:rFonts w:hint="eastAsia"/>
              </w:rPr>
              <w:t>,</w:t>
            </w:r>
          </w:p>
          <w:p w14:paraId="3507C301" w14:textId="77777777" w:rsidR="00933DB0" w:rsidRDefault="00933DB0" w:rsidP="003E69E9"/>
          <w:p w14:paraId="05D0C394" w14:textId="77777777" w:rsidR="00933DB0" w:rsidRDefault="008845DE" w:rsidP="003E69E9">
            <w:r>
              <w:t>/</w:t>
            </w:r>
            <w:r>
              <w:rPr>
                <w:rFonts w:hint="eastAsia"/>
              </w:rPr>
              <w:t>/</w:t>
            </w:r>
            <w:r>
              <w:rPr>
                <w:rFonts w:hint="eastAsia"/>
              </w:rPr>
              <w:t>清洗权限</w:t>
            </w:r>
          </w:p>
          <w:p w14:paraId="34EBA7D5" w14:textId="77777777" w:rsidR="00933DB0" w:rsidRDefault="008845DE" w:rsidP="003E69E9">
            <w:r>
              <w:rPr>
                <w:rFonts w:hint="eastAsia"/>
              </w:rPr>
              <w:t>//</w:t>
            </w:r>
            <w:r>
              <w:rPr>
                <w:rFonts w:hint="eastAsia"/>
              </w:rPr>
              <w:t>冲泡器清洗片清洗信息</w:t>
            </w:r>
            <w:r>
              <w:rPr>
                <w:rFonts w:hint="eastAsia"/>
              </w:rPr>
              <w:t>,</w:t>
            </w:r>
            <w:r>
              <w:rPr>
                <w:rFonts w:hint="eastAsia"/>
              </w:rPr>
              <w:t>冲泡器清洗片清洗</w:t>
            </w:r>
            <w:r>
              <w:rPr>
                <w:rFonts w:hint="eastAsia"/>
              </w:rPr>
              <w:t>,</w:t>
            </w:r>
            <w:r>
              <w:rPr>
                <w:rFonts w:hint="eastAsia"/>
              </w:rPr>
              <w:t>奶沫器清洗剂清洗</w:t>
            </w:r>
            <w:r>
              <w:t>,</w:t>
            </w:r>
            <w:r>
              <w:rPr>
                <w:rFonts w:hint="eastAsia"/>
              </w:rPr>
              <w:t>糖浆机清洗</w:t>
            </w:r>
            <w:r>
              <w:rPr>
                <w:rFonts w:hint="eastAsia"/>
              </w:rPr>
              <w:t>,</w:t>
            </w:r>
            <w:r>
              <w:rPr>
                <w:rFonts w:hint="eastAsia"/>
              </w:rPr>
              <w:t>冰箱蠕动泵清洗</w:t>
            </w:r>
          </w:p>
          <w:p w14:paraId="4F927084" w14:textId="77777777" w:rsidR="00933DB0" w:rsidRDefault="008845DE" w:rsidP="003E69E9">
            <w:r>
              <w:t>"</w:t>
            </w:r>
            <w:r>
              <w:rPr>
                <w:rFonts w:hint="eastAsia"/>
              </w:rPr>
              <w:t>clean</w:t>
            </w:r>
            <w:r>
              <w:t>":"</w:t>
            </w:r>
            <w:r>
              <w:rPr>
                <w:rFonts w:hint="eastAsia"/>
              </w:rPr>
              <w:t>1,0,1,</w:t>
            </w:r>
            <w:r>
              <w:t>1,0"</w:t>
            </w:r>
            <w:r>
              <w:rPr>
                <w:rFonts w:hint="eastAsia"/>
              </w:rPr>
              <w:t>,</w:t>
            </w:r>
          </w:p>
          <w:p w14:paraId="3FF36580" w14:textId="77777777" w:rsidR="00933DB0" w:rsidRDefault="00933DB0" w:rsidP="003E69E9"/>
          <w:p w14:paraId="7789A867" w14:textId="77777777" w:rsidR="00933DB0" w:rsidRDefault="008845DE" w:rsidP="003E69E9">
            <w:r>
              <w:t>/</w:t>
            </w:r>
            <w:r>
              <w:rPr>
                <w:rFonts w:hint="eastAsia"/>
              </w:rPr>
              <w:t>/</w:t>
            </w:r>
            <w:r>
              <w:rPr>
                <w:rFonts w:hint="eastAsia"/>
              </w:rPr>
              <w:t>除垢权限</w:t>
            </w:r>
          </w:p>
          <w:p w14:paraId="770E6D80" w14:textId="77777777" w:rsidR="00933DB0" w:rsidRDefault="008845DE" w:rsidP="003E69E9">
            <w:r>
              <w:rPr>
                <w:rFonts w:hint="eastAsia"/>
              </w:rPr>
              <w:t>//</w:t>
            </w:r>
            <w:r>
              <w:rPr>
                <w:rFonts w:hint="eastAsia"/>
              </w:rPr>
              <w:t>咖啡水路除垢</w:t>
            </w:r>
            <w:r>
              <w:rPr>
                <w:rFonts w:hint="eastAsia"/>
              </w:rPr>
              <w:t>,</w:t>
            </w:r>
            <w:r>
              <w:rPr>
                <w:rFonts w:hint="eastAsia"/>
              </w:rPr>
              <w:t>蒸汽水路除垢</w:t>
            </w:r>
            <w:r>
              <w:rPr>
                <w:rFonts w:hint="eastAsia"/>
              </w:rPr>
              <w:t>,</w:t>
            </w:r>
            <w:r>
              <w:rPr>
                <w:rFonts w:hint="eastAsia"/>
              </w:rPr>
              <w:t>除垢</w:t>
            </w:r>
          </w:p>
          <w:p w14:paraId="7F8BD1E4" w14:textId="77777777" w:rsidR="00933DB0" w:rsidRDefault="008845DE" w:rsidP="003E69E9">
            <w:r>
              <w:t>"</w:t>
            </w:r>
            <w:r>
              <w:rPr>
                <w:rFonts w:hint="eastAsia"/>
              </w:rPr>
              <w:t>descaling</w:t>
            </w:r>
            <w:r>
              <w:t>":"</w:t>
            </w:r>
            <w:r>
              <w:rPr>
                <w:rFonts w:hint="eastAsia"/>
              </w:rPr>
              <w:t>1,1</w:t>
            </w:r>
            <w:r>
              <w:t>,</w:t>
            </w:r>
            <w:r>
              <w:rPr>
                <w:rFonts w:hint="eastAsia"/>
              </w:rPr>
              <w:t>1</w:t>
            </w:r>
            <w:r>
              <w:t>"</w:t>
            </w:r>
            <w:r>
              <w:rPr>
                <w:rFonts w:hint="eastAsia"/>
              </w:rPr>
              <w:t>,</w:t>
            </w:r>
          </w:p>
          <w:p w14:paraId="3200048D" w14:textId="77777777" w:rsidR="00933DB0" w:rsidRDefault="00933DB0" w:rsidP="003E69E9"/>
          <w:p w14:paraId="45BB5E47" w14:textId="77777777" w:rsidR="00933DB0" w:rsidRDefault="008845DE" w:rsidP="003E69E9">
            <w:r>
              <w:t>/</w:t>
            </w:r>
            <w:r>
              <w:rPr>
                <w:rFonts w:hint="eastAsia"/>
              </w:rPr>
              <w:t>/</w:t>
            </w:r>
            <w:r>
              <w:rPr>
                <w:rFonts w:hint="eastAsia"/>
              </w:rPr>
              <w:t>常用功能权限</w:t>
            </w:r>
          </w:p>
          <w:p w14:paraId="401CA774" w14:textId="77777777" w:rsidR="00933DB0" w:rsidRDefault="008845DE" w:rsidP="003E69E9">
            <w:r>
              <w:rPr>
                <w:rFonts w:hint="eastAsia"/>
              </w:rPr>
              <w:t>//</w:t>
            </w:r>
            <w:r>
              <w:rPr>
                <w:rFonts w:hint="eastAsia"/>
              </w:rPr>
              <w:t>屏幕擦拭</w:t>
            </w:r>
            <w:r>
              <w:rPr>
                <w:rFonts w:hint="eastAsia"/>
              </w:rPr>
              <w:t>,</w:t>
            </w:r>
            <w:r>
              <w:rPr>
                <w:rFonts w:hint="eastAsia"/>
              </w:rPr>
              <w:t>重新启动</w:t>
            </w:r>
            <w:r>
              <w:rPr>
                <w:rFonts w:hint="eastAsia"/>
              </w:rPr>
              <w:t>,</w:t>
            </w:r>
            <w:r>
              <w:rPr>
                <w:rFonts w:hint="eastAsia"/>
              </w:rPr>
              <w:t>关机</w:t>
            </w:r>
          </w:p>
          <w:p w14:paraId="2650E8EE" w14:textId="77777777" w:rsidR="00933DB0" w:rsidRDefault="008845DE" w:rsidP="003E69E9">
            <w:r>
              <w:rPr>
                <w:rFonts w:hint="eastAsia"/>
              </w:rPr>
              <w:t>"tool</w:t>
            </w:r>
            <w:r>
              <w:t>":"</w:t>
            </w:r>
            <w:r>
              <w:rPr>
                <w:rFonts w:hint="eastAsia"/>
              </w:rPr>
              <w:t>1,0,1</w:t>
            </w:r>
            <w:r>
              <w:t>"</w:t>
            </w:r>
            <w:r>
              <w:rPr>
                <w:rFonts w:hint="eastAsia"/>
              </w:rPr>
              <w:t>,</w:t>
            </w:r>
          </w:p>
          <w:p w14:paraId="0904B97F" w14:textId="77777777" w:rsidR="00933DB0" w:rsidRDefault="00933DB0" w:rsidP="003E69E9"/>
          <w:p w14:paraId="154CF81C" w14:textId="77777777" w:rsidR="00933DB0" w:rsidRDefault="008845DE" w:rsidP="003E69E9">
            <w:r>
              <w:t>/</w:t>
            </w:r>
            <w:r>
              <w:rPr>
                <w:rFonts w:hint="eastAsia"/>
              </w:rPr>
              <w:t>/</w:t>
            </w:r>
            <w:r>
              <w:rPr>
                <w:rFonts w:hint="eastAsia"/>
              </w:rPr>
              <w:t>统计权限</w:t>
            </w:r>
          </w:p>
          <w:p w14:paraId="44D6FBC6" w14:textId="77777777" w:rsidR="00933DB0" w:rsidRDefault="008845DE" w:rsidP="003E69E9">
            <w:r>
              <w:rPr>
                <w:rFonts w:hint="eastAsia"/>
              </w:rPr>
              <w:t>//</w:t>
            </w:r>
            <w:r>
              <w:rPr>
                <w:rFonts w:hint="eastAsia"/>
              </w:rPr>
              <w:t>饮品统计</w:t>
            </w:r>
            <w:r>
              <w:rPr>
                <w:rFonts w:hint="eastAsia"/>
              </w:rPr>
              <w:t>,</w:t>
            </w:r>
            <w:r>
              <w:rPr>
                <w:rFonts w:hint="eastAsia"/>
              </w:rPr>
              <w:t>保养统计</w:t>
            </w:r>
            <w:r>
              <w:rPr>
                <w:rFonts w:hint="eastAsia"/>
              </w:rPr>
              <w:t>,</w:t>
            </w:r>
            <w:r>
              <w:rPr>
                <w:rFonts w:hint="eastAsia"/>
              </w:rPr>
              <w:t>维护统计</w:t>
            </w:r>
          </w:p>
          <w:p w14:paraId="0685BE37" w14:textId="77777777" w:rsidR="00933DB0" w:rsidRDefault="008845DE" w:rsidP="003E69E9">
            <w:r>
              <w:rPr>
                <w:color w:val="2A00FF"/>
              </w:rPr>
              <w:tab/>
            </w:r>
            <w:r>
              <w:t>"</w:t>
            </w:r>
            <w:r>
              <w:rPr>
                <w:rFonts w:hint="eastAsia"/>
              </w:rPr>
              <w:t>statistic</w:t>
            </w:r>
            <w:r>
              <w:t>":"</w:t>
            </w:r>
            <w:r>
              <w:rPr>
                <w:rFonts w:hint="eastAsia"/>
              </w:rPr>
              <w:t>1,1,1</w:t>
            </w:r>
            <w:r>
              <w:t>"</w:t>
            </w:r>
            <w:r>
              <w:rPr>
                <w:rFonts w:hint="eastAsia"/>
              </w:rPr>
              <w:t>,</w:t>
            </w:r>
          </w:p>
          <w:p w14:paraId="53DEEAF1" w14:textId="77777777" w:rsidR="00933DB0" w:rsidRDefault="00933DB0" w:rsidP="003E69E9"/>
          <w:p w14:paraId="29E80AC6" w14:textId="77777777" w:rsidR="00933DB0" w:rsidRDefault="008845DE" w:rsidP="003E69E9">
            <w:r>
              <w:t>/</w:t>
            </w:r>
            <w:r>
              <w:rPr>
                <w:rFonts w:hint="eastAsia"/>
              </w:rPr>
              <w:t>/</w:t>
            </w:r>
            <w:r>
              <w:rPr>
                <w:rFonts w:hint="eastAsia"/>
              </w:rPr>
              <w:t>帮助权限</w:t>
            </w:r>
          </w:p>
          <w:p w14:paraId="45F224FF" w14:textId="77777777" w:rsidR="00933DB0" w:rsidRDefault="008845DE" w:rsidP="003E69E9">
            <w:r>
              <w:rPr>
                <w:rFonts w:hint="eastAsia"/>
              </w:rPr>
              <w:t>//</w:t>
            </w:r>
            <w:r>
              <w:rPr>
                <w:rFonts w:hint="eastAsia"/>
              </w:rPr>
              <w:t>视频</w:t>
            </w:r>
            <w:r>
              <w:rPr>
                <w:rFonts w:hint="eastAsia"/>
              </w:rPr>
              <w:t>,</w:t>
            </w:r>
            <w:r>
              <w:rPr>
                <w:rFonts w:hint="eastAsia"/>
              </w:rPr>
              <w:t>说明书</w:t>
            </w:r>
            <w:r>
              <w:rPr>
                <w:rFonts w:hint="eastAsia"/>
              </w:rPr>
              <w:t>,</w:t>
            </w:r>
            <w:r>
              <w:rPr>
                <w:rFonts w:hint="eastAsia"/>
              </w:rPr>
              <w:t>信息</w:t>
            </w:r>
          </w:p>
          <w:p w14:paraId="75822705" w14:textId="77777777" w:rsidR="00933DB0" w:rsidRDefault="008845DE" w:rsidP="003E69E9">
            <w:r>
              <w:t>"</w:t>
            </w:r>
            <w:r>
              <w:rPr>
                <w:rFonts w:hint="eastAsia"/>
              </w:rPr>
              <w:t>help</w:t>
            </w:r>
            <w:r>
              <w:t>":"</w:t>
            </w:r>
            <w:r>
              <w:rPr>
                <w:rFonts w:hint="eastAsia"/>
              </w:rPr>
              <w:t>1,1,1</w:t>
            </w:r>
            <w:r>
              <w:t>"</w:t>
            </w:r>
          </w:p>
          <w:p w14:paraId="1D1FE999" w14:textId="77777777" w:rsidR="00933DB0" w:rsidRDefault="008845DE" w:rsidP="003E69E9">
            <w:r>
              <w:rPr>
                <w:rFonts w:hint="eastAsia"/>
              </w:rPr>
              <w:t>},</w:t>
            </w:r>
          </w:p>
          <w:p w14:paraId="6C5152F1" w14:textId="77777777" w:rsidR="00933DB0" w:rsidRDefault="00933DB0" w:rsidP="003E69E9"/>
          <w:p w14:paraId="06E7E8E1" w14:textId="77777777" w:rsidR="00933DB0" w:rsidRDefault="008845DE" w:rsidP="003E69E9">
            <w:r>
              <w:t>/</w:t>
            </w:r>
            <w:r>
              <w:rPr>
                <w:rFonts w:hint="eastAsia"/>
              </w:rPr>
              <w:t xml:space="preserve">/ </w:t>
            </w:r>
            <w:r>
              <w:rPr>
                <w:rFonts w:hint="eastAsia"/>
              </w:rPr>
              <w:t>设备端语言切换设置</w:t>
            </w:r>
            <w:r>
              <w:rPr>
                <w:rFonts w:hint="eastAsia"/>
              </w:rPr>
              <w:t xml:space="preserve"> (</w:t>
            </w:r>
            <w:r>
              <w:rPr>
                <w:rFonts w:hint="eastAsia"/>
              </w:rPr>
              <w:t>参照附录</w:t>
            </w:r>
            <w:r>
              <w:rPr>
                <w:rFonts w:hint="eastAsia"/>
              </w:rPr>
              <w:t>M</w:t>
            </w:r>
            <w:r>
              <w:rPr>
                <w:rFonts w:hint="eastAsia"/>
              </w:rPr>
              <w:t>：设备语言对照表</w:t>
            </w:r>
            <w:r>
              <w:rPr>
                <w:rFonts w:hint="eastAsia"/>
              </w:rPr>
              <w:t>)</w:t>
            </w:r>
          </w:p>
          <w:p w14:paraId="09DDC700" w14:textId="77777777" w:rsidR="00933DB0" w:rsidRDefault="008845DE" w:rsidP="003E69E9">
            <w:r>
              <w:rPr>
                <w:color w:val="2A00FF"/>
              </w:rPr>
              <w:tab/>
            </w:r>
            <w:r>
              <w:rPr>
                <w:color w:val="2A00FF"/>
              </w:rPr>
              <w:tab/>
            </w:r>
            <w:r>
              <w:t>"</w:t>
            </w:r>
            <w:r>
              <w:rPr>
                <w:rFonts w:hint="eastAsia"/>
              </w:rPr>
              <w:t>language</w:t>
            </w:r>
            <w:r>
              <w:t>":"</w:t>
            </w:r>
            <w:r>
              <w:rPr>
                <w:rFonts w:hint="eastAsia"/>
              </w:rPr>
              <w:t>0</w:t>
            </w:r>
            <w:r>
              <w:rPr>
                <w:rFonts w:hint="eastAsia"/>
                <w:color w:val="2A00FF"/>
              </w:rPr>
              <w:t>(Interge)</w:t>
            </w:r>
            <w:r>
              <w:t>"</w:t>
            </w:r>
            <w:r>
              <w:rPr>
                <w:rFonts w:hint="eastAsia"/>
              </w:rPr>
              <w:t>,</w:t>
            </w:r>
          </w:p>
          <w:p w14:paraId="1C27F483" w14:textId="77777777" w:rsidR="00933DB0" w:rsidRDefault="008845DE" w:rsidP="003E69E9">
            <w:r>
              <w:t>/</w:t>
            </w:r>
            <w:r>
              <w:rPr>
                <w:rFonts w:hint="eastAsia"/>
              </w:rPr>
              <w:t xml:space="preserve">/ </w:t>
            </w:r>
            <w:r>
              <w:rPr>
                <w:rFonts w:hint="eastAsia"/>
              </w:rPr>
              <w:t>售后电话信息</w:t>
            </w:r>
          </w:p>
          <w:p w14:paraId="43DC1131" w14:textId="77777777" w:rsidR="00933DB0" w:rsidRDefault="008845DE" w:rsidP="003E69E9">
            <w:r>
              <w:rPr>
                <w:color w:val="2A00FF"/>
              </w:rPr>
              <w:tab/>
            </w:r>
            <w:r>
              <w:t>"</w:t>
            </w:r>
            <w:r>
              <w:rPr>
                <w:rFonts w:hint="eastAsia"/>
              </w:rPr>
              <w:t>afterSaleInfo</w:t>
            </w:r>
            <w:r>
              <w:t>":"</w:t>
            </w:r>
            <w:r>
              <w:rPr>
                <w:rFonts w:hint="eastAsia"/>
              </w:rPr>
              <w:t>15162454181</w:t>
            </w:r>
            <w:r>
              <w:rPr>
                <w:rFonts w:hint="eastAsia"/>
                <w:color w:val="2A00FF"/>
              </w:rPr>
              <w:t>(String)</w:t>
            </w:r>
            <w:r>
              <w:t>"</w:t>
            </w:r>
          </w:p>
          <w:p w14:paraId="6C8C6934" w14:textId="77777777" w:rsidR="00933DB0" w:rsidRDefault="008845DE" w:rsidP="003E69E9">
            <w:r>
              <w:rPr>
                <w:rFonts w:hint="eastAsia"/>
              </w:rPr>
              <w:t>}</w:t>
            </w:r>
          </w:p>
          <w:p w14:paraId="61ACD903" w14:textId="77777777" w:rsidR="00933DB0" w:rsidRDefault="008845DE" w:rsidP="003E69E9">
            <w:r>
              <w:t>}</w:t>
            </w:r>
          </w:p>
        </w:tc>
      </w:tr>
    </w:tbl>
    <w:p w14:paraId="21124144" w14:textId="77777777" w:rsidR="00933DB0" w:rsidRDefault="008845DE" w:rsidP="003E69E9">
      <w:r>
        <w:rPr>
          <w:rFonts w:hint="eastAsia"/>
        </w:rPr>
        <w:t>说明</w:t>
      </w:r>
      <w:r>
        <w:rPr>
          <w:rFonts w:hint="eastAsia"/>
        </w:rPr>
        <w:t>1</w:t>
      </w:r>
      <w:r>
        <w:rPr>
          <w:rFonts w:hint="eastAsia"/>
        </w:rPr>
        <w:t>：仅响应有改变的部分内容到设备端</w:t>
      </w:r>
    </w:p>
    <w:p w14:paraId="34E6343D" w14:textId="77777777" w:rsidR="00665918" w:rsidRPr="00B71281" w:rsidRDefault="00665918" w:rsidP="003E69E9">
      <w:pPr>
        <w:pStyle w:val="3"/>
      </w:pPr>
      <w:r>
        <w:t>4</w:t>
      </w:r>
      <w:r>
        <w:rPr>
          <w:rFonts w:hint="eastAsia"/>
        </w:rPr>
        <w:t>.5</w:t>
      </w:r>
      <w:r>
        <w:t>.</w:t>
      </w:r>
      <w:r>
        <w:rPr>
          <w:rFonts w:hint="eastAsia"/>
        </w:rPr>
        <w:t xml:space="preserve">2 </w:t>
      </w:r>
      <w:r>
        <w:rPr>
          <w:rFonts w:hint="eastAsia"/>
        </w:rPr>
        <w:t>通信机制</w:t>
      </w:r>
    </w:p>
    <w:p w14:paraId="7E6EDC14" w14:textId="77777777" w:rsidR="00665918" w:rsidRPr="00B71281" w:rsidRDefault="00665918" w:rsidP="003E69E9">
      <w:pPr>
        <w:pStyle w:val="4"/>
        <w:rPr>
          <w:rStyle w:val="jsonkey"/>
        </w:rPr>
      </w:pPr>
      <w:r w:rsidRPr="00B71281">
        <w:rPr>
          <w:rStyle w:val="jsonkey"/>
          <w:rFonts w:hint="eastAsia"/>
        </w:rPr>
        <w:t>4</w:t>
      </w:r>
      <w:r w:rsidRPr="00B71281">
        <w:rPr>
          <w:rStyle w:val="jsonkey"/>
        </w:rPr>
        <w:t>.5.2.</w:t>
      </w:r>
      <w:r>
        <w:rPr>
          <w:rStyle w:val="jsonkey"/>
        </w:rPr>
        <w:t xml:space="preserve">1 </w:t>
      </w:r>
      <w:r w:rsidRPr="00B71281">
        <w:rPr>
          <w:rStyle w:val="jsonkey"/>
        </w:rPr>
        <w:t>通用流程图</w:t>
      </w:r>
    </w:p>
    <w:p w14:paraId="7DFDD5E3" w14:textId="77777777" w:rsidR="00665918" w:rsidRDefault="00665918" w:rsidP="003E69E9">
      <w:pPr>
        <w:rPr>
          <w:i/>
          <w:color w:val="FF0000"/>
        </w:rPr>
      </w:pPr>
      <w:r>
        <w:rPr>
          <w:rFonts w:hint="eastAsia"/>
        </w:rPr>
        <w:t>物联网平台对设备端参数设置流程图：</w:t>
      </w:r>
      <w:r>
        <w:rPr>
          <w:noProof/>
        </w:rPr>
        <w:drawing>
          <wp:inline distT="0" distB="0" distL="114300" distR="114300" wp14:anchorId="2A3A740C" wp14:editId="1F82BEBD">
            <wp:extent cx="6182360" cy="5081270"/>
            <wp:effectExtent l="12700" t="12700" r="15240" b="30480"/>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11"/>
                    <a:stretch>
                      <a:fillRect/>
                    </a:stretch>
                  </pic:blipFill>
                  <pic:spPr>
                    <a:xfrm>
                      <a:off x="0" y="0"/>
                      <a:ext cx="6182360" cy="5081270"/>
                    </a:xfrm>
                    <a:prstGeom prst="rect">
                      <a:avLst/>
                    </a:prstGeom>
                    <a:noFill/>
                    <a:ln w="12700" cmpd="sng">
                      <a:solidFill>
                        <a:schemeClr val="accent1">
                          <a:shade val="50000"/>
                        </a:schemeClr>
                      </a:solidFill>
                      <a:prstDash val="solid"/>
                    </a:ln>
                  </pic:spPr>
                </pic:pic>
              </a:graphicData>
            </a:graphic>
          </wp:inline>
        </w:drawing>
      </w:r>
    </w:p>
    <w:p w14:paraId="0E035197" w14:textId="77777777" w:rsidR="00665918" w:rsidRDefault="00665918" w:rsidP="003E69E9"/>
    <w:p w14:paraId="305DC587" w14:textId="52715B9F" w:rsidR="00665918" w:rsidRPr="00A35204" w:rsidRDefault="00665918" w:rsidP="003E69E9">
      <w:pPr>
        <w:pStyle w:val="4"/>
        <w:rPr>
          <w:highlight w:val="yellow"/>
        </w:rPr>
      </w:pPr>
      <w:bookmarkStart w:id="6" w:name="_Ref166500654"/>
      <w:r w:rsidRPr="00A35204">
        <w:rPr>
          <w:highlight w:val="yellow"/>
        </w:rPr>
        <w:t xml:space="preserve">4.5.2.2 </w:t>
      </w:r>
      <w:r w:rsidRPr="00A35204">
        <w:rPr>
          <w:rFonts w:hint="eastAsia"/>
          <w:highlight w:val="yellow"/>
        </w:rPr>
        <w:t>多媒体（新增设备本地资源上报</w:t>
      </w:r>
      <w:r w:rsidRPr="00A35204">
        <w:rPr>
          <w:rFonts w:hint="eastAsia"/>
          <w:highlight w:val="yellow"/>
        </w:rPr>
        <w:t>[</w:t>
      </w:r>
      <w:r w:rsidRPr="00A35204">
        <w:rPr>
          <w:rFonts w:hint="eastAsia"/>
          <w:highlight w:val="yellow"/>
        </w:rPr>
        <w:t>不包含媒体资源</w:t>
      </w:r>
      <w:r w:rsidRPr="00A35204">
        <w:rPr>
          <w:rFonts w:hint="eastAsia"/>
          <w:highlight w:val="yellow"/>
        </w:rPr>
        <w:t>]</w:t>
      </w:r>
      <w:r w:rsidRPr="00A35204">
        <w:rPr>
          <w:rFonts w:hint="eastAsia"/>
          <w:highlight w:val="yellow"/>
        </w:rPr>
        <w:t>）</w:t>
      </w:r>
      <w:bookmarkEnd w:id="6"/>
    </w:p>
    <w:p w14:paraId="186FA450" w14:textId="77777777" w:rsidR="00665918" w:rsidRPr="00A35204" w:rsidRDefault="00665918" w:rsidP="003E69E9">
      <w:pPr>
        <w:pStyle w:val="5"/>
        <w:rPr>
          <w:highlight w:val="yellow"/>
        </w:rPr>
      </w:pPr>
      <w:r w:rsidRPr="00A35204">
        <w:rPr>
          <w:rFonts w:hint="eastAsia"/>
          <w:highlight w:val="yellow"/>
        </w:rPr>
        <w:t>4</w:t>
      </w:r>
      <w:r w:rsidRPr="00A35204">
        <w:rPr>
          <w:highlight w:val="yellow"/>
        </w:rPr>
        <w:t xml:space="preserve">.5.2.2.1 </w:t>
      </w:r>
      <w:r w:rsidRPr="00A35204">
        <w:rPr>
          <w:rFonts w:hint="eastAsia"/>
          <w:highlight w:val="yellow"/>
        </w:rPr>
        <w:t>结构图</w:t>
      </w:r>
    </w:p>
    <w:p w14:paraId="2D219A6C" w14:textId="77777777" w:rsidR="00D478D7" w:rsidRPr="00483610" w:rsidRDefault="00D478D7" w:rsidP="003E69E9">
      <w:pPr>
        <w:rPr>
          <w:highlight w:val="yellow"/>
        </w:rPr>
      </w:pPr>
      <w:r w:rsidRPr="00483610">
        <w:rPr>
          <w:highlight w:val="yellow"/>
        </w:rPr>
        <w:t>.</w:t>
      </w:r>
    </w:p>
    <w:p w14:paraId="7D2DF36D" w14:textId="77777777" w:rsidR="00D478D7" w:rsidRPr="00483610" w:rsidRDefault="00D478D7" w:rsidP="003E69E9">
      <w:pPr>
        <w:rPr>
          <w:highlight w:val="yellow"/>
        </w:rPr>
      </w:pPr>
      <w:r w:rsidRPr="00483610">
        <w:rPr>
          <w:rFonts w:hint="eastAsia"/>
          <w:highlight w:val="yellow"/>
        </w:rPr>
        <w:t>├──</w:t>
      </w:r>
      <w:r w:rsidRPr="00483610">
        <w:rPr>
          <w:rFonts w:hint="eastAsia"/>
          <w:highlight w:val="yellow"/>
        </w:rPr>
        <w:t xml:space="preserve"> </w:t>
      </w:r>
      <w:r w:rsidRPr="00483610">
        <w:rPr>
          <w:rFonts w:hint="eastAsia"/>
          <w:highlight w:val="yellow"/>
        </w:rPr>
        <w:t>资源类型</w:t>
      </w:r>
      <w:r w:rsidRPr="00483610">
        <w:rPr>
          <w:rFonts w:hint="eastAsia"/>
          <w:highlight w:val="yellow"/>
        </w:rPr>
        <w:t xml:space="preserve"> 0-</w:t>
      </w:r>
      <w:r w:rsidRPr="00483610">
        <w:rPr>
          <w:rFonts w:hint="eastAsia"/>
          <w:highlight w:val="yellow"/>
        </w:rPr>
        <w:t>开机</w:t>
      </w:r>
    </w:p>
    <w:p w14:paraId="66E0A6C3" w14:textId="77777777" w:rsidR="00D478D7" w:rsidRPr="00483610" w:rsidRDefault="00D478D7" w:rsidP="003E69E9">
      <w:pPr>
        <w:rPr>
          <w:highlight w:val="yellow"/>
        </w:rPr>
      </w:pPr>
      <w:r w:rsidRPr="00483610">
        <w:rPr>
          <w:rFonts w:hint="eastAsia"/>
          <w:highlight w:val="yellow"/>
        </w:rPr>
        <w:t>│</w:t>
      </w:r>
      <w:r w:rsidRPr="00483610">
        <w:rPr>
          <w:rFonts w:hint="eastAsia"/>
          <w:highlight w:val="yellow"/>
        </w:rPr>
        <w:t xml:space="preserve">   </w:t>
      </w:r>
      <w:r w:rsidRPr="00483610">
        <w:rPr>
          <w:rFonts w:hint="eastAsia"/>
          <w:highlight w:val="yellow"/>
        </w:rPr>
        <w:t>├──</w:t>
      </w:r>
      <w:r w:rsidRPr="00483610">
        <w:rPr>
          <w:rFonts w:hint="eastAsia"/>
          <w:highlight w:val="yellow"/>
        </w:rPr>
        <w:t xml:space="preserve"> </w:t>
      </w:r>
      <w:r w:rsidRPr="00483610">
        <w:rPr>
          <w:rFonts w:hint="eastAsia"/>
          <w:highlight w:val="yellow"/>
        </w:rPr>
        <w:t>默认广告</w:t>
      </w:r>
    </w:p>
    <w:p w14:paraId="536A84F1" w14:textId="77777777" w:rsidR="00D478D7" w:rsidRPr="00483610" w:rsidRDefault="00D478D7" w:rsidP="003E69E9">
      <w:pPr>
        <w:rPr>
          <w:highlight w:val="yellow"/>
        </w:rPr>
      </w:pPr>
      <w:r w:rsidRPr="00483610">
        <w:rPr>
          <w:rFonts w:hint="eastAsia"/>
          <w:highlight w:val="yellow"/>
        </w:rPr>
        <w:t>│</w:t>
      </w:r>
      <w:r w:rsidRPr="00483610">
        <w:rPr>
          <w:rFonts w:hint="eastAsia"/>
          <w:highlight w:val="yellow"/>
        </w:rPr>
        <w:t xml:space="preserve">   </w:t>
      </w:r>
      <w:r w:rsidRPr="00483610">
        <w:rPr>
          <w:rFonts w:hint="eastAsia"/>
          <w:highlight w:val="yellow"/>
        </w:rPr>
        <w:t>├──</w:t>
      </w:r>
      <w:r w:rsidRPr="00483610">
        <w:rPr>
          <w:rFonts w:hint="eastAsia"/>
          <w:highlight w:val="yellow"/>
        </w:rPr>
        <w:t xml:space="preserve"> U</w:t>
      </w:r>
      <w:r w:rsidRPr="00483610">
        <w:rPr>
          <w:rFonts w:hint="eastAsia"/>
          <w:highlight w:val="yellow"/>
        </w:rPr>
        <w:t>盘广告</w:t>
      </w:r>
    </w:p>
    <w:p w14:paraId="387B064A" w14:textId="77777777" w:rsidR="00D478D7" w:rsidRPr="00483610" w:rsidRDefault="00D478D7" w:rsidP="003E69E9">
      <w:pPr>
        <w:rPr>
          <w:highlight w:val="yellow"/>
        </w:rPr>
      </w:pPr>
      <w:r w:rsidRPr="00483610">
        <w:rPr>
          <w:rFonts w:hint="eastAsia"/>
          <w:highlight w:val="yellow"/>
        </w:rPr>
        <w:t>│</w:t>
      </w:r>
      <w:r w:rsidRPr="00483610">
        <w:rPr>
          <w:rFonts w:hint="eastAsia"/>
          <w:highlight w:val="yellow"/>
        </w:rPr>
        <w:t xml:space="preserve">   </w:t>
      </w:r>
      <w:r w:rsidRPr="00483610">
        <w:rPr>
          <w:rFonts w:hint="eastAsia"/>
          <w:highlight w:val="yellow"/>
        </w:rPr>
        <w:t>└──</w:t>
      </w:r>
      <w:r w:rsidRPr="00483610">
        <w:rPr>
          <w:rFonts w:hint="eastAsia"/>
          <w:highlight w:val="yellow"/>
        </w:rPr>
        <w:t xml:space="preserve"> </w:t>
      </w:r>
      <w:r w:rsidRPr="00483610">
        <w:rPr>
          <w:rFonts w:hint="eastAsia"/>
          <w:highlight w:val="yellow"/>
        </w:rPr>
        <w:t>云端广告</w:t>
      </w:r>
    </w:p>
    <w:p w14:paraId="62AD1E92" w14:textId="77777777" w:rsidR="00D478D7" w:rsidRPr="00483610" w:rsidRDefault="00D478D7" w:rsidP="003E69E9">
      <w:pPr>
        <w:rPr>
          <w:highlight w:val="yellow"/>
        </w:rPr>
      </w:pPr>
      <w:r w:rsidRPr="00483610">
        <w:rPr>
          <w:rFonts w:hint="eastAsia"/>
          <w:highlight w:val="yellow"/>
        </w:rPr>
        <w:t>├──</w:t>
      </w:r>
      <w:r w:rsidRPr="00483610">
        <w:rPr>
          <w:rFonts w:hint="eastAsia"/>
          <w:highlight w:val="yellow"/>
        </w:rPr>
        <w:t xml:space="preserve"> </w:t>
      </w:r>
      <w:r w:rsidRPr="00483610">
        <w:rPr>
          <w:rFonts w:hint="eastAsia"/>
          <w:highlight w:val="yellow"/>
        </w:rPr>
        <w:t>资源类型</w:t>
      </w:r>
      <w:r w:rsidRPr="00483610">
        <w:rPr>
          <w:rFonts w:hint="eastAsia"/>
          <w:highlight w:val="yellow"/>
        </w:rPr>
        <w:t xml:space="preserve"> 1-</w:t>
      </w:r>
      <w:r w:rsidRPr="00483610">
        <w:rPr>
          <w:rFonts w:hint="eastAsia"/>
          <w:highlight w:val="yellow"/>
        </w:rPr>
        <w:t>待机</w:t>
      </w:r>
    </w:p>
    <w:p w14:paraId="267AB124" w14:textId="77777777" w:rsidR="00D478D7" w:rsidRPr="00483610" w:rsidRDefault="00D478D7" w:rsidP="003E69E9">
      <w:pPr>
        <w:rPr>
          <w:highlight w:val="yellow"/>
        </w:rPr>
      </w:pPr>
      <w:r w:rsidRPr="00483610">
        <w:rPr>
          <w:rFonts w:hint="eastAsia"/>
          <w:highlight w:val="yellow"/>
        </w:rPr>
        <w:t>│</w:t>
      </w:r>
      <w:r w:rsidRPr="00483610">
        <w:rPr>
          <w:rFonts w:hint="eastAsia"/>
          <w:highlight w:val="yellow"/>
        </w:rPr>
        <w:t xml:space="preserve">   </w:t>
      </w:r>
      <w:r w:rsidRPr="00483610">
        <w:rPr>
          <w:rFonts w:hint="eastAsia"/>
          <w:highlight w:val="yellow"/>
        </w:rPr>
        <w:t>├──</w:t>
      </w:r>
      <w:r w:rsidRPr="00483610">
        <w:rPr>
          <w:rFonts w:hint="eastAsia"/>
          <w:highlight w:val="yellow"/>
        </w:rPr>
        <w:t xml:space="preserve"> </w:t>
      </w:r>
      <w:r w:rsidRPr="00483610">
        <w:rPr>
          <w:rFonts w:hint="eastAsia"/>
          <w:highlight w:val="yellow"/>
        </w:rPr>
        <w:t>默认广告</w:t>
      </w:r>
    </w:p>
    <w:p w14:paraId="4BEA6D59" w14:textId="77777777" w:rsidR="00D478D7" w:rsidRPr="00483610" w:rsidRDefault="00D478D7" w:rsidP="003E69E9">
      <w:pPr>
        <w:rPr>
          <w:highlight w:val="yellow"/>
        </w:rPr>
      </w:pPr>
      <w:r w:rsidRPr="00483610">
        <w:rPr>
          <w:rFonts w:hint="eastAsia"/>
          <w:highlight w:val="yellow"/>
        </w:rPr>
        <w:t>│</w:t>
      </w:r>
      <w:r w:rsidRPr="00483610">
        <w:rPr>
          <w:rFonts w:hint="eastAsia"/>
          <w:highlight w:val="yellow"/>
        </w:rPr>
        <w:t xml:space="preserve">   </w:t>
      </w:r>
      <w:r w:rsidRPr="00483610">
        <w:rPr>
          <w:rFonts w:hint="eastAsia"/>
          <w:highlight w:val="yellow"/>
        </w:rPr>
        <w:t>├──</w:t>
      </w:r>
      <w:r w:rsidRPr="00483610">
        <w:rPr>
          <w:rFonts w:hint="eastAsia"/>
          <w:highlight w:val="yellow"/>
        </w:rPr>
        <w:t xml:space="preserve"> U</w:t>
      </w:r>
      <w:r w:rsidRPr="00483610">
        <w:rPr>
          <w:rFonts w:hint="eastAsia"/>
          <w:highlight w:val="yellow"/>
        </w:rPr>
        <w:t>盘广告</w:t>
      </w:r>
    </w:p>
    <w:p w14:paraId="7B71BCCE" w14:textId="77777777" w:rsidR="00D478D7" w:rsidRPr="00483610" w:rsidRDefault="00D478D7" w:rsidP="003E69E9">
      <w:pPr>
        <w:rPr>
          <w:highlight w:val="yellow"/>
        </w:rPr>
      </w:pPr>
      <w:r w:rsidRPr="00483610">
        <w:rPr>
          <w:rFonts w:hint="eastAsia"/>
          <w:highlight w:val="yellow"/>
        </w:rPr>
        <w:t>│</w:t>
      </w:r>
      <w:r w:rsidRPr="00483610">
        <w:rPr>
          <w:rFonts w:hint="eastAsia"/>
          <w:highlight w:val="yellow"/>
        </w:rPr>
        <w:t xml:space="preserve">   </w:t>
      </w:r>
      <w:r w:rsidRPr="00483610">
        <w:rPr>
          <w:rFonts w:hint="eastAsia"/>
          <w:highlight w:val="yellow"/>
        </w:rPr>
        <w:t>└──</w:t>
      </w:r>
      <w:r w:rsidRPr="00483610">
        <w:rPr>
          <w:rFonts w:hint="eastAsia"/>
          <w:highlight w:val="yellow"/>
        </w:rPr>
        <w:t xml:space="preserve"> </w:t>
      </w:r>
      <w:r w:rsidRPr="00483610">
        <w:rPr>
          <w:rFonts w:hint="eastAsia"/>
          <w:highlight w:val="yellow"/>
        </w:rPr>
        <w:t>云端广告</w:t>
      </w:r>
    </w:p>
    <w:p w14:paraId="556523FE" w14:textId="77777777" w:rsidR="00D478D7" w:rsidRPr="00483610" w:rsidRDefault="00D478D7" w:rsidP="003E69E9">
      <w:pPr>
        <w:rPr>
          <w:highlight w:val="yellow"/>
        </w:rPr>
      </w:pPr>
      <w:r w:rsidRPr="00483610">
        <w:rPr>
          <w:rFonts w:hint="eastAsia"/>
          <w:highlight w:val="yellow"/>
        </w:rPr>
        <w:t>└──</w:t>
      </w:r>
      <w:r w:rsidRPr="00483610">
        <w:rPr>
          <w:rFonts w:hint="eastAsia"/>
          <w:highlight w:val="yellow"/>
        </w:rPr>
        <w:t xml:space="preserve"> </w:t>
      </w:r>
      <w:r w:rsidRPr="00483610">
        <w:rPr>
          <w:rFonts w:hint="eastAsia"/>
          <w:highlight w:val="yellow"/>
        </w:rPr>
        <w:t>资源类型</w:t>
      </w:r>
      <w:r w:rsidRPr="00483610">
        <w:rPr>
          <w:rFonts w:hint="eastAsia"/>
          <w:highlight w:val="yellow"/>
        </w:rPr>
        <w:t xml:space="preserve"> 2-</w:t>
      </w:r>
      <w:r w:rsidRPr="00483610">
        <w:rPr>
          <w:rFonts w:hint="eastAsia"/>
          <w:highlight w:val="yellow"/>
        </w:rPr>
        <w:t>制作中</w:t>
      </w:r>
    </w:p>
    <w:p w14:paraId="2422BC8A" w14:textId="77777777" w:rsidR="00D478D7" w:rsidRPr="00483610" w:rsidRDefault="00D478D7" w:rsidP="003E69E9">
      <w:pPr>
        <w:rPr>
          <w:highlight w:val="yellow"/>
        </w:rPr>
      </w:pPr>
      <w:r w:rsidRPr="00483610">
        <w:rPr>
          <w:rFonts w:hint="eastAsia"/>
          <w:highlight w:val="yellow"/>
        </w:rPr>
        <w:t xml:space="preserve">   </w:t>
      </w:r>
      <w:r w:rsidRPr="00483610">
        <w:rPr>
          <w:highlight w:val="yellow"/>
        </w:rPr>
        <w:t xml:space="preserve">    </w:t>
      </w:r>
      <w:r w:rsidRPr="00483610">
        <w:rPr>
          <w:rFonts w:hint="eastAsia"/>
          <w:highlight w:val="yellow"/>
        </w:rPr>
        <w:t xml:space="preserve"> </w:t>
      </w:r>
      <w:r w:rsidRPr="00483610">
        <w:rPr>
          <w:rFonts w:hint="eastAsia"/>
          <w:highlight w:val="yellow"/>
        </w:rPr>
        <w:t>├──</w:t>
      </w:r>
      <w:r w:rsidRPr="00483610">
        <w:rPr>
          <w:rFonts w:hint="eastAsia"/>
          <w:highlight w:val="yellow"/>
        </w:rPr>
        <w:t xml:space="preserve"> </w:t>
      </w:r>
      <w:r w:rsidRPr="00483610">
        <w:rPr>
          <w:rFonts w:hint="eastAsia"/>
          <w:highlight w:val="yellow"/>
        </w:rPr>
        <w:t>默认广告</w:t>
      </w:r>
    </w:p>
    <w:p w14:paraId="63A7B7DF" w14:textId="77777777" w:rsidR="00D478D7" w:rsidRPr="00483610" w:rsidRDefault="00D478D7" w:rsidP="003E69E9">
      <w:pPr>
        <w:rPr>
          <w:highlight w:val="yellow"/>
        </w:rPr>
      </w:pPr>
      <w:r w:rsidRPr="00483610">
        <w:rPr>
          <w:rFonts w:hint="eastAsia"/>
          <w:highlight w:val="yellow"/>
        </w:rPr>
        <w:t xml:space="preserve">  </w:t>
      </w:r>
      <w:r w:rsidRPr="00483610">
        <w:rPr>
          <w:highlight w:val="yellow"/>
        </w:rPr>
        <w:t xml:space="preserve">    </w:t>
      </w:r>
      <w:r w:rsidRPr="00483610">
        <w:rPr>
          <w:rFonts w:hint="eastAsia"/>
          <w:highlight w:val="yellow"/>
        </w:rPr>
        <w:t xml:space="preserve">  </w:t>
      </w:r>
      <w:r w:rsidRPr="00483610">
        <w:rPr>
          <w:rFonts w:hint="eastAsia"/>
          <w:highlight w:val="yellow"/>
        </w:rPr>
        <w:t>├──</w:t>
      </w:r>
      <w:r w:rsidRPr="00483610">
        <w:rPr>
          <w:rFonts w:hint="eastAsia"/>
          <w:highlight w:val="yellow"/>
        </w:rPr>
        <w:t xml:space="preserve"> U</w:t>
      </w:r>
      <w:r w:rsidRPr="00483610">
        <w:rPr>
          <w:rFonts w:hint="eastAsia"/>
          <w:highlight w:val="yellow"/>
        </w:rPr>
        <w:t>盘广告</w:t>
      </w:r>
    </w:p>
    <w:p w14:paraId="0DFF437E" w14:textId="20A610B0" w:rsidR="00665918" w:rsidRPr="00D478D7" w:rsidRDefault="00D478D7" w:rsidP="003E69E9">
      <w:pPr>
        <w:rPr>
          <w:highlight w:val="yellow"/>
        </w:rPr>
      </w:pPr>
      <w:r w:rsidRPr="00483610">
        <w:rPr>
          <w:rFonts w:hint="eastAsia"/>
          <w:highlight w:val="yellow"/>
        </w:rPr>
        <w:t xml:space="preserve">   </w:t>
      </w:r>
      <w:r w:rsidRPr="00483610">
        <w:rPr>
          <w:highlight w:val="yellow"/>
        </w:rPr>
        <w:t xml:space="preserve">    </w:t>
      </w:r>
      <w:r w:rsidRPr="00483610">
        <w:rPr>
          <w:rFonts w:hint="eastAsia"/>
          <w:highlight w:val="yellow"/>
        </w:rPr>
        <w:t xml:space="preserve"> </w:t>
      </w:r>
      <w:r w:rsidRPr="00483610">
        <w:rPr>
          <w:rFonts w:hint="eastAsia"/>
          <w:highlight w:val="yellow"/>
        </w:rPr>
        <w:t>└──</w:t>
      </w:r>
      <w:r w:rsidRPr="00483610">
        <w:rPr>
          <w:rFonts w:hint="eastAsia"/>
          <w:highlight w:val="yellow"/>
        </w:rPr>
        <w:t xml:space="preserve"> </w:t>
      </w:r>
      <w:r w:rsidRPr="00483610">
        <w:rPr>
          <w:rFonts w:hint="eastAsia"/>
          <w:highlight w:val="yellow"/>
        </w:rPr>
        <w:t>云端广告</w:t>
      </w:r>
    </w:p>
    <w:p w14:paraId="14CCF59E" w14:textId="77777777" w:rsidR="00665918" w:rsidRPr="00A35204" w:rsidRDefault="00665918" w:rsidP="003E69E9">
      <w:pPr>
        <w:pStyle w:val="5"/>
        <w:rPr>
          <w:highlight w:val="yellow"/>
        </w:rPr>
      </w:pPr>
      <w:r w:rsidRPr="00A35204">
        <w:rPr>
          <w:rFonts w:hint="eastAsia"/>
          <w:highlight w:val="yellow"/>
        </w:rPr>
        <w:t>4</w:t>
      </w:r>
      <w:r w:rsidRPr="00A35204">
        <w:rPr>
          <w:highlight w:val="yellow"/>
        </w:rPr>
        <w:t xml:space="preserve">.5.2.2.2 </w:t>
      </w:r>
      <w:r w:rsidRPr="00A35204">
        <w:rPr>
          <w:rFonts w:hint="eastAsia"/>
          <w:highlight w:val="yellow"/>
        </w:rPr>
        <w:t>传值说明（仅展示不一样的值）</w:t>
      </w:r>
    </w:p>
    <w:p w14:paraId="15F774C2" w14:textId="77777777" w:rsidR="00665918" w:rsidRPr="00A35204" w:rsidRDefault="00665918" w:rsidP="003E69E9">
      <w:pPr>
        <w:rPr>
          <w:highlight w:val="yellow"/>
        </w:rPr>
      </w:pPr>
      <w:r w:rsidRPr="00A35204">
        <w:rPr>
          <w:rFonts w:hint="eastAsia"/>
          <w:highlight w:val="yellow"/>
        </w:rPr>
        <w:t>默认广告：</w:t>
      </w:r>
    </w:p>
    <w:p w14:paraId="5146FF75" w14:textId="77777777" w:rsidR="00665918" w:rsidRPr="00A35204" w:rsidRDefault="00665918" w:rsidP="003E69E9">
      <w:pPr>
        <w:rPr>
          <w:highlight w:val="yellow"/>
        </w:rPr>
      </w:pPr>
      <w:r w:rsidRPr="00A35204">
        <w:rPr>
          <w:highlight w:val="yellow"/>
        </w:rPr>
        <w:t>$.media.*.data.*.source = 0</w:t>
      </w:r>
    </w:p>
    <w:p w14:paraId="2BC30233" w14:textId="77777777" w:rsidR="00665918" w:rsidRPr="00A35204" w:rsidRDefault="00665918" w:rsidP="003E69E9">
      <w:pPr>
        <w:rPr>
          <w:highlight w:val="yellow"/>
        </w:rPr>
      </w:pPr>
      <w:r w:rsidRPr="00A35204">
        <w:rPr>
          <w:highlight w:val="yellow"/>
        </w:rPr>
        <w:t>$.media.*.data.*.</w:t>
      </w:r>
      <w:r w:rsidRPr="00A35204">
        <w:rPr>
          <w:rFonts w:hint="eastAsia"/>
          <w:highlight w:val="yellow"/>
        </w:rPr>
        <w:t>url</w:t>
      </w:r>
      <w:r w:rsidRPr="00A35204">
        <w:rPr>
          <w:highlight w:val="yellow"/>
        </w:rPr>
        <w:t xml:space="preserve"> = null</w:t>
      </w:r>
    </w:p>
    <w:p w14:paraId="73381812" w14:textId="77777777" w:rsidR="00665918" w:rsidRPr="00A35204" w:rsidRDefault="00665918" w:rsidP="003E69E9">
      <w:pPr>
        <w:rPr>
          <w:highlight w:val="yellow"/>
        </w:rPr>
      </w:pPr>
      <w:r w:rsidRPr="00A35204">
        <w:rPr>
          <w:rFonts w:hint="eastAsia"/>
          <w:highlight w:val="yellow"/>
        </w:rPr>
        <w:t>U</w:t>
      </w:r>
      <w:r w:rsidRPr="00A35204">
        <w:rPr>
          <w:rFonts w:hint="eastAsia"/>
          <w:highlight w:val="yellow"/>
        </w:rPr>
        <w:t>盘导入：</w:t>
      </w:r>
    </w:p>
    <w:p w14:paraId="4A00578F" w14:textId="77777777" w:rsidR="00665918" w:rsidRPr="00A35204" w:rsidRDefault="00665918" w:rsidP="003E69E9">
      <w:pPr>
        <w:rPr>
          <w:highlight w:val="yellow"/>
        </w:rPr>
      </w:pPr>
      <w:r w:rsidRPr="00A35204">
        <w:rPr>
          <w:highlight w:val="yellow"/>
        </w:rPr>
        <w:t>$.media.*.data.*.source = 2</w:t>
      </w:r>
    </w:p>
    <w:p w14:paraId="0A2BEDE2" w14:textId="77777777" w:rsidR="00665918" w:rsidRPr="00A35204" w:rsidRDefault="00665918" w:rsidP="003E69E9">
      <w:pPr>
        <w:rPr>
          <w:highlight w:val="yellow"/>
        </w:rPr>
      </w:pPr>
      <w:r w:rsidRPr="00A35204">
        <w:rPr>
          <w:highlight w:val="yellow"/>
        </w:rPr>
        <w:t>$.media.*.data.*.</w:t>
      </w:r>
      <w:r w:rsidRPr="00A35204">
        <w:rPr>
          <w:rFonts w:hint="eastAsia"/>
          <w:highlight w:val="yellow"/>
        </w:rPr>
        <w:t>url</w:t>
      </w:r>
      <w:r w:rsidRPr="00A35204">
        <w:rPr>
          <w:highlight w:val="yellow"/>
        </w:rPr>
        <w:t xml:space="preserve"> = null</w:t>
      </w:r>
    </w:p>
    <w:p w14:paraId="52519DEA" w14:textId="77777777" w:rsidR="00665918" w:rsidRPr="00A35204" w:rsidRDefault="00665918" w:rsidP="003E69E9">
      <w:pPr>
        <w:rPr>
          <w:highlight w:val="yellow"/>
        </w:rPr>
      </w:pPr>
      <w:r w:rsidRPr="00A35204">
        <w:rPr>
          <w:rFonts w:hint="eastAsia"/>
          <w:highlight w:val="yellow"/>
        </w:rPr>
        <w:t>云端：</w:t>
      </w:r>
    </w:p>
    <w:p w14:paraId="2023F74C" w14:textId="77777777" w:rsidR="00665918" w:rsidRPr="00A35204" w:rsidRDefault="00665918" w:rsidP="003E69E9">
      <w:pPr>
        <w:rPr>
          <w:highlight w:val="yellow"/>
        </w:rPr>
      </w:pPr>
      <w:r w:rsidRPr="00A35204">
        <w:rPr>
          <w:highlight w:val="yellow"/>
        </w:rPr>
        <w:t>$.media.*.data.*.source = 3</w:t>
      </w:r>
    </w:p>
    <w:p w14:paraId="1ED2D78F" w14:textId="77777777" w:rsidR="00665918" w:rsidRPr="00A35204" w:rsidRDefault="00665918" w:rsidP="003E69E9">
      <w:pPr>
        <w:rPr>
          <w:highlight w:val="yellow"/>
        </w:rPr>
      </w:pPr>
      <w:r w:rsidRPr="00A35204">
        <w:rPr>
          <w:highlight w:val="yellow"/>
        </w:rPr>
        <w:t>$.media.*.data.*.</w:t>
      </w:r>
      <w:r w:rsidRPr="00A35204">
        <w:rPr>
          <w:rFonts w:hint="eastAsia"/>
          <w:highlight w:val="yellow"/>
        </w:rPr>
        <w:t>url</w:t>
      </w:r>
      <w:r w:rsidRPr="00A35204">
        <w:rPr>
          <w:highlight w:val="yellow"/>
        </w:rPr>
        <w:t xml:space="preserve"> = </w:t>
      </w:r>
      <w:r w:rsidRPr="00A35204">
        <w:rPr>
          <w:rFonts w:hint="eastAsia"/>
          <w:highlight w:val="yellow"/>
        </w:rPr>
        <w:t>（和之前保持一致）</w:t>
      </w:r>
    </w:p>
    <w:p w14:paraId="19A43E3A" w14:textId="77777777" w:rsidR="00665918" w:rsidRPr="00A35204" w:rsidRDefault="00665918" w:rsidP="003E69E9">
      <w:pPr>
        <w:pStyle w:val="5"/>
        <w:rPr>
          <w:highlight w:val="yellow"/>
        </w:rPr>
      </w:pPr>
      <w:r w:rsidRPr="00A35204">
        <w:rPr>
          <w:rFonts w:hint="eastAsia"/>
          <w:highlight w:val="yellow"/>
        </w:rPr>
        <w:t>4</w:t>
      </w:r>
      <w:r w:rsidRPr="00A35204">
        <w:rPr>
          <w:highlight w:val="yellow"/>
        </w:rPr>
        <w:t>.5.2.2.4</w:t>
      </w:r>
      <w:r w:rsidRPr="00A35204">
        <w:rPr>
          <w:rFonts w:hint="eastAsia"/>
          <w:highlight w:val="yellow"/>
        </w:rPr>
        <w:t xml:space="preserve"> </w:t>
      </w:r>
      <w:r w:rsidRPr="00A35204">
        <w:rPr>
          <w:rFonts w:hint="eastAsia"/>
          <w:highlight w:val="yellow"/>
        </w:rPr>
        <w:t>场景说明</w:t>
      </w:r>
    </w:p>
    <w:p w14:paraId="4CF3F02A" w14:textId="77777777" w:rsidR="00665918" w:rsidRPr="00A35204" w:rsidRDefault="00665918" w:rsidP="003E69E9">
      <w:pPr>
        <w:pStyle w:val="af7"/>
        <w:numPr>
          <w:ilvl w:val="0"/>
          <w:numId w:val="4"/>
        </w:numPr>
        <w:ind w:firstLineChars="0"/>
        <w:rPr>
          <w:highlight w:val="yellow"/>
        </w:rPr>
      </w:pPr>
      <w:r w:rsidRPr="00A35204">
        <w:rPr>
          <w:rFonts w:hint="eastAsia"/>
          <w:highlight w:val="yellow"/>
        </w:rPr>
        <w:t>设备端首次连接</w:t>
      </w:r>
      <w:r w:rsidRPr="00A35204">
        <w:rPr>
          <w:rFonts w:hint="eastAsia"/>
          <w:highlight w:val="yellow"/>
        </w:rPr>
        <w:t>emqx</w:t>
      </w:r>
      <w:r w:rsidRPr="00A35204">
        <w:rPr>
          <w:rFonts w:hint="eastAsia"/>
          <w:highlight w:val="yellow"/>
        </w:rPr>
        <w:t>会全量上报（参考</w:t>
      </w:r>
      <w:r w:rsidRPr="00A35204">
        <w:rPr>
          <w:rFonts w:hint="eastAsia"/>
          <w:highlight w:val="yellow"/>
        </w:rPr>
        <w:t>4</w:t>
      </w:r>
      <w:r w:rsidRPr="00A35204">
        <w:rPr>
          <w:highlight w:val="yellow"/>
        </w:rPr>
        <w:t>.5.1.2</w:t>
      </w:r>
      <w:r w:rsidRPr="00A35204">
        <w:rPr>
          <w:rFonts w:hint="eastAsia"/>
          <w:highlight w:val="yellow"/>
        </w:rPr>
        <w:t>），数据变动</w:t>
      </w:r>
      <w:r w:rsidRPr="00A35204">
        <w:rPr>
          <w:rFonts w:hint="eastAsia"/>
          <w:highlight w:val="yellow"/>
        </w:rPr>
        <w:t>media</w:t>
      </w:r>
      <w:r w:rsidRPr="00A35204">
        <w:rPr>
          <w:rFonts w:hint="eastAsia"/>
          <w:highlight w:val="yellow"/>
        </w:rPr>
        <w:t>节点全量上报</w:t>
      </w:r>
    </w:p>
    <w:p w14:paraId="455164D5" w14:textId="77777777" w:rsidR="00665918" w:rsidRPr="00A35204" w:rsidRDefault="00665918" w:rsidP="003E69E9">
      <w:pPr>
        <w:pStyle w:val="af7"/>
        <w:numPr>
          <w:ilvl w:val="0"/>
          <w:numId w:val="4"/>
        </w:numPr>
        <w:ind w:firstLineChars="0"/>
        <w:rPr>
          <w:highlight w:val="yellow"/>
        </w:rPr>
      </w:pPr>
      <w:r w:rsidRPr="00A35204">
        <w:rPr>
          <w:rFonts w:hint="eastAsia"/>
          <w:highlight w:val="yellow"/>
        </w:rPr>
        <w:t>云端仅支持删除</w:t>
      </w:r>
      <w:r w:rsidRPr="00A35204">
        <w:rPr>
          <w:rFonts w:hint="eastAsia"/>
          <w:highlight w:val="yellow"/>
        </w:rPr>
        <w:t>U</w:t>
      </w:r>
      <w:r w:rsidRPr="00A35204">
        <w:rPr>
          <w:rFonts w:hint="eastAsia"/>
          <w:highlight w:val="yellow"/>
        </w:rPr>
        <w:t>盘导入和云端广告，默认广告云端不可删除</w:t>
      </w:r>
    </w:p>
    <w:p w14:paraId="5E961698" w14:textId="77777777" w:rsidR="00665918" w:rsidRPr="00A35204" w:rsidRDefault="00665918" w:rsidP="003E69E9">
      <w:pPr>
        <w:pStyle w:val="af7"/>
        <w:numPr>
          <w:ilvl w:val="0"/>
          <w:numId w:val="4"/>
        </w:numPr>
        <w:ind w:firstLineChars="0"/>
        <w:rPr>
          <w:highlight w:val="yellow"/>
        </w:rPr>
      </w:pPr>
      <w:r w:rsidRPr="00A35204">
        <w:rPr>
          <w:rFonts w:hint="eastAsia"/>
          <w:highlight w:val="yellow"/>
        </w:rPr>
        <w:t>云端、设备端均可以排序所有广告资源</w:t>
      </w:r>
    </w:p>
    <w:p w14:paraId="3EEDAF8B" w14:textId="77777777" w:rsidR="00665918" w:rsidRPr="00A35204" w:rsidRDefault="00665918" w:rsidP="003E69E9">
      <w:pPr>
        <w:rPr>
          <w:highlight w:val="yellow"/>
        </w:rPr>
      </w:pPr>
    </w:p>
    <w:p w14:paraId="3F7437AB" w14:textId="77777777" w:rsidR="00665918" w:rsidRPr="00A35204" w:rsidRDefault="00665918" w:rsidP="003E69E9">
      <w:pPr>
        <w:rPr>
          <w:highlight w:val="yellow"/>
        </w:rPr>
      </w:pPr>
      <w:r w:rsidRPr="00A35204">
        <w:rPr>
          <w:rFonts w:hint="eastAsia"/>
          <w:highlight w:val="yellow"/>
        </w:rPr>
        <w:t>举例说明：</w:t>
      </w:r>
    </w:p>
    <w:p w14:paraId="68888298" w14:textId="77777777" w:rsidR="00665918" w:rsidRPr="00A35204" w:rsidRDefault="00665918" w:rsidP="003E69E9">
      <w:pPr>
        <w:pStyle w:val="af7"/>
        <w:numPr>
          <w:ilvl w:val="0"/>
          <w:numId w:val="5"/>
        </w:numPr>
        <w:ind w:firstLineChars="0"/>
        <w:rPr>
          <w:highlight w:val="yellow"/>
        </w:rPr>
      </w:pPr>
      <w:r w:rsidRPr="00A35204">
        <w:rPr>
          <w:rFonts w:hint="eastAsia"/>
          <w:highlight w:val="yellow"/>
        </w:rPr>
        <w:t>设备开机广告有默认广告</w:t>
      </w:r>
      <w:r w:rsidRPr="00A35204">
        <w:rPr>
          <w:rFonts w:hint="eastAsia"/>
          <w:highlight w:val="yellow"/>
        </w:rPr>
        <w:t>2</w:t>
      </w:r>
      <w:r w:rsidRPr="00A35204">
        <w:rPr>
          <w:rFonts w:hint="eastAsia"/>
          <w:highlight w:val="yellow"/>
        </w:rPr>
        <w:t>个，则连接</w:t>
      </w:r>
      <w:r w:rsidRPr="00A35204">
        <w:rPr>
          <w:rFonts w:hint="eastAsia"/>
          <w:highlight w:val="yellow"/>
        </w:rPr>
        <w:t>emqx</w:t>
      </w:r>
      <w:r w:rsidRPr="00A35204">
        <w:rPr>
          <w:rFonts w:hint="eastAsia"/>
          <w:highlight w:val="yellow"/>
        </w:rPr>
        <w:t>时上报时，</w:t>
      </w:r>
      <w:r w:rsidRPr="00A35204">
        <w:rPr>
          <w:rFonts w:hint="eastAsia"/>
          <w:highlight w:val="yellow"/>
        </w:rPr>
        <w:t>data</w:t>
      </w:r>
      <w:r w:rsidRPr="00A35204">
        <w:rPr>
          <w:rFonts w:hint="eastAsia"/>
          <w:highlight w:val="yellow"/>
        </w:rPr>
        <w:t>节点有两个（</w:t>
      </w:r>
      <w:r w:rsidRPr="00A35204">
        <w:rPr>
          <w:rFonts w:hint="eastAsia"/>
          <w:highlight w:val="yellow"/>
        </w:rPr>
        <w:t>2</w:t>
      </w:r>
      <w:r w:rsidRPr="00A35204">
        <w:rPr>
          <w:rFonts w:hint="eastAsia"/>
          <w:highlight w:val="yellow"/>
        </w:rPr>
        <w:t>默认）</w:t>
      </w:r>
    </w:p>
    <w:p w14:paraId="5806FB80" w14:textId="77777777" w:rsidR="00665918" w:rsidRPr="00A35204" w:rsidRDefault="00665918" w:rsidP="003E69E9">
      <w:pPr>
        <w:pStyle w:val="af7"/>
        <w:numPr>
          <w:ilvl w:val="0"/>
          <w:numId w:val="5"/>
        </w:numPr>
        <w:ind w:firstLineChars="0"/>
        <w:rPr>
          <w:highlight w:val="yellow"/>
        </w:rPr>
      </w:pPr>
      <w:r w:rsidRPr="00A35204">
        <w:rPr>
          <w:rFonts w:hint="eastAsia"/>
          <w:highlight w:val="yellow"/>
        </w:rPr>
        <w:t>U</w:t>
      </w:r>
      <w:r w:rsidRPr="00A35204">
        <w:rPr>
          <w:rFonts w:hint="eastAsia"/>
          <w:highlight w:val="yellow"/>
        </w:rPr>
        <w:t>盘导入一个后，上报，</w:t>
      </w:r>
      <w:r w:rsidRPr="00A35204">
        <w:rPr>
          <w:rFonts w:hint="eastAsia"/>
          <w:highlight w:val="yellow"/>
        </w:rPr>
        <w:t>data</w:t>
      </w:r>
      <w:r w:rsidRPr="00A35204">
        <w:rPr>
          <w:rFonts w:hint="eastAsia"/>
          <w:highlight w:val="yellow"/>
        </w:rPr>
        <w:t>节点有</w:t>
      </w:r>
      <w:r w:rsidRPr="00A35204">
        <w:rPr>
          <w:rFonts w:hint="eastAsia"/>
          <w:highlight w:val="yellow"/>
        </w:rPr>
        <w:t>3</w:t>
      </w:r>
      <w:r w:rsidRPr="00A35204">
        <w:rPr>
          <w:rFonts w:hint="eastAsia"/>
          <w:highlight w:val="yellow"/>
        </w:rPr>
        <w:t>个（</w:t>
      </w:r>
      <w:r w:rsidRPr="00A35204">
        <w:rPr>
          <w:rFonts w:hint="eastAsia"/>
          <w:highlight w:val="yellow"/>
        </w:rPr>
        <w:t>2</w:t>
      </w:r>
      <w:r w:rsidRPr="00A35204">
        <w:rPr>
          <w:rFonts w:hint="eastAsia"/>
          <w:highlight w:val="yellow"/>
        </w:rPr>
        <w:t>默认</w:t>
      </w:r>
      <w:r w:rsidRPr="00A35204">
        <w:rPr>
          <w:rFonts w:hint="eastAsia"/>
          <w:highlight w:val="yellow"/>
        </w:rPr>
        <w:t>1</w:t>
      </w:r>
      <w:r w:rsidRPr="00A35204">
        <w:rPr>
          <w:highlight w:val="yellow"/>
        </w:rPr>
        <w:t xml:space="preserve"> </w:t>
      </w:r>
      <w:r w:rsidRPr="00A35204">
        <w:rPr>
          <w:rFonts w:hint="eastAsia"/>
          <w:highlight w:val="yellow"/>
        </w:rPr>
        <w:t>U</w:t>
      </w:r>
      <w:r w:rsidRPr="00A35204">
        <w:rPr>
          <w:rFonts w:hint="eastAsia"/>
          <w:highlight w:val="yellow"/>
        </w:rPr>
        <w:t>盘）</w:t>
      </w:r>
    </w:p>
    <w:p w14:paraId="1EEB4820" w14:textId="77777777" w:rsidR="00665918" w:rsidRPr="00A35204" w:rsidRDefault="00665918" w:rsidP="003E69E9">
      <w:pPr>
        <w:pStyle w:val="af7"/>
        <w:numPr>
          <w:ilvl w:val="0"/>
          <w:numId w:val="5"/>
        </w:numPr>
        <w:ind w:firstLineChars="0"/>
        <w:rPr>
          <w:highlight w:val="yellow"/>
        </w:rPr>
      </w:pPr>
      <w:r w:rsidRPr="00A35204">
        <w:rPr>
          <w:rFonts w:hint="eastAsia"/>
          <w:highlight w:val="yellow"/>
        </w:rPr>
        <w:t>云端添加了一个，下发，</w:t>
      </w:r>
      <w:r w:rsidRPr="00A35204">
        <w:rPr>
          <w:rFonts w:hint="eastAsia"/>
          <w:highlight w:val="yellow"/>
        </w:rPr>
        <w:t>data</w:t>
      </w:r>
      <w:r w:rsidRPr="00A35204">
        <w:rPr>
          <w:rFonts w:hint="eastAsia"/>
          <w:highlight w:val="yellow"/>
        </w:rPr>
        <w:t>节点有</w:t>
      </w:r>
      <w:r w:rsidRPr="00A35204">
        <w:rPr>
          <w:rFonts w:hint="eastAsia"/>
          <w:highlight w:val="yellow"/>
        </w:rPr>
        <w:t>4</w:t>
      </w:r>
      <w:r w:rsidRPr="00A35204">
        <w:rPr>
          <w:rFonts w:hint="eastAsia"/>
          <w:highlight w:val="yellow"/>
        </w:rPr>
        <w:t>个（</w:t>
      </w:r>
      <w:r w:rsidRPr="00A35204">
        <w:rPr>
          <w:rFonts w:hint="eastAsia"/>
          <w:highlight w:val="yellow"/>
        </w:rPr>
        <w:t>2</w:t>
      </w:r>
      <w:r w:rsidRPr="00A35204">
        <w:rPr>
          <w:rFonts w:hint="eastAsia"/>
          <w:highlight w:val="yellow"/>
        </w:rPr>
        <w:t>默认</w:t>
      </w:r>
      <w:r w:rsidRPr="00A35204">
        <w:rPr>
          <w:rFonts w:hint="eastAsia"/>
          <w:highlight w:val="yellow"/>
        </w:rPr>
        <w:t>1U</w:t>
      </w:r>
      <w:r w:rsidRPr="00A35204">
        <w:rPr>
          <w:rFonts w:hint="eastAsia"/>
          <w:highlight w:val="yellow"/>
        </w:rPr>
        <w:t>盘</w:t>
      </w:r>
      <w:r w:rsidRPr="00A35204">
        <w:rPr>
          <w:rFonts w:hint="eastAsia"/>
          <w:highlight w:val="yellow"/>
        </w:rPr>
        <w:t>1</w:t>
      </w:r>
      <w:r w:rsidRPr="00A35204">
        <w:rPr>
          <w:rFonts w:hint="eastAsia"/>
          <w:highlight w:val="yellow"/>
        </w:rPr>
        <w:t>云端）</w:t>
      </w:r>
    </w:p>
    <w:p w14:paraId="433AB94F" w14:textId="77777777" w:rsidR="00665918" w:rsidRPr="00A35204" w:rsidRDefault="00665918" w:rsidP="003E69E9">
      <w:pPr>
        <w:pStyle w:val="af7"/>
        <w:numPr>
          <w:ilvl w:val="0"/>
          <w:numId w:val="5"/>
        </w:numPr>
        <w:ind w:firstLineChars="0"/>
        <w:rPr>
          <w:highlight w:val="yellow"/>
        </w:rPr>
      </w:pPr>
      <w:r w:rsidRPr="00A35204">
        <w:rPr>
          <w:rFonts w:hint="eastAsia"/>
          <w:highlight w:val="yellow"/>
        </w:rPr>
        <w:t>云端删除了步骤</w:t>
      </w:r>
      <w:r w:rsidRPr="00A35204">
        <w:rPr>
          <w:rFonts w:hint="eastAsia"/>
          <w:highlight w:val="yellow"/>
        </w:rPr>
        <w:t>2</w:t>
      </w:r>
      <w:r w:rsidRPr="00A35204">
        <w:rPr>
          <w:rFonts w:hint="eastAsia"/>
          <w:highlight w:val="yellow"/>
        </w:rPr>
        <w:t>的本地，下发，</w:t>
      </w:r>
      <w:r w:rsidRPr="00A35204">
        <w:rPr>
          <w:rFonts w:hint="eastAsia"/>
          <w:highlight w:val="yellow"/>
        </w:rPr>
        <w:t>data</w:t>
      </w:r>
      <w:r w:rsidRPr="00A35204">
        <w:rPr>
          <w:rFonts w:hint="eastAsia"/>
          <w:highlight w:val="yellow"/>
        </w:rPr>
        <w:t>节点有</w:t>
      </w:r>
      <w:r w:rsidRPr="00A35204">
        <w:rPr>
          <w:rFonts w:hint="eastAsia"/>
          <w:highlight w:val="yellow"/>
        </w:rPr>
        <w:t>3</w:t>
      </w:r>
      <w:r w:rsidRPr="00A35204">
        <w:rPr>
          <w:rFonts w:hint="eastAsia"/>
          <w:highlight w:val="yellow"/>
        </w:rPr>
        <w:t>个（</w:t>
      </w:r>
      <w:r w:rsidRPr="00A35204">
        <w:rPr>
          <w:rFonts w:hint="eastAsia"/>
          <w:highlight w:val="yellow"/>
        </w:rPr>
        <w:t>2</w:t>
      </w:r>
      <w:r w:rsidRPr="00A35204">
        <w:rPr>
          <w:rFonts w:hint="eastAsia"/>
          <w:highlight w:val="yellow"/>
        </w:rPr>
        <w:t>默认</w:t>
      </w:r>
      <w:r w:rsidRPr="00A35204">
        <w:rPr>
          <w:rFonts w:hint="eastAsia"/>
          <w:highlight w:val="yellow"/>
        </w:rPr>
        <w:t>1</w:t>
      </w:r>
      <w:r w:rsidRPr="00A35204">
        <w:rPr>
          <w:rFonts w:hint="eastAsia"/>
          <w:highlight w:val="yellow"/>
        </w:rPr>
        <w:t>云端）</w:t>
      </w:r>
    </w:p>
    <w:p w14:paraId="3EE3E2B1" w14:textId="77777777" w:rsidR="00665918" w:rsidRPr="00A35204" w:rsidRDefault="00665918" w:rsidP="003E69E9">
      <w:pPr>
        <w:rPr>
          <w:highlight w:val="yellow"/>
        </w:rPr>
      </w:pPr>
    </w:p>
    <w:p w14:paraId="7074DB06" w14:textId="77777777" w:rsidR="00046065" w:rsidRPr="006F0946" w:rsidRDefault="00046065" w:rsidP="003E69E9">
      <w:pPr>
        <w:rPr>
          <w:highlight w:val="yellow"/>
        </w:rPr>
      </w:pPr>
      <w:r w:rsidRPr="006F0946">
        <w:rPr>
          <w:rFonts w:hint="eastAsia"/>
          <w:highlight w:val="yellow"/>
        </w:rPr>
        <w:t>特殊情况：</w:t>
      </w:r>
    </w:p>
    <w:p w14:paraId="4E03778E" w14:textId="77777777" w:rsidR="00046065" w:rsidRPr="006F0946" w:rsidRDefault="00046065" w:rsidP="003E69E9">
      <w:pPr>
        <w:rPr>
          <w:highlight w:val="yellow"/>
        </w:rPr>
      </w:pPr>
      <w:r w:rsidRPr="006F0946">
        <w:rPr>
          <w:rFonts w:hint="eastAsia"/>
          <w:highlight w:val="yellow"/>
        </w:rPr>
        <w:t>云端下发</w:t>
      </w:r>
      <w:r>
        <w:rPr>
          <w:rFonts w:hint="eastAsia"/>
          <w:highlight w:val="yellow"/>
        </w:rPr>
        <w:t>前会做二次数据</w:t>
      </w:r>
      <w:r>
        <w:rPr>
          <w:rFonts w:hint="eastAsia"/>
          <w:highlight w:val="yellow"/>
        </w:rPr>
        <w:t>check</w:t>
      </w:r>
      <w:r>
        <w:rPr>
          <w:rFonts w:hint="eastAsia"/>
          <w:highlight w:val="yellow"/>
        </w:rPr>
        <w:t>（纯云端功能）</w:t>
      </w:r>
      <w:r>
        <w:rPr>
          <w:rFonts w:hint="eastAsia"/>
          <w:highlight w:val="yellow"/>
        </w:rPr>
        <w:t xml:space="preserve"> </w:t>
      </w:r>
      <w:r>
        <w:rPr>
          <w:highlight w:val="yellow"/>
        </w:rPr>
        <w:t xml:space="preserve"> </w:t>
      </w:r>
      <w:r>
        <w:rPr>
          <w:rFonts w:hint="eastAsia"/>
          <w:highlight w:val="yellow"/>
        </w:rPr>
        <w:t>----</w:t>
      </w:r>
      <w:r>
        <w:rPr>
          <w:rFonts w:hint="eastAsia"/>
          <w:highlight w:val="yellow"/>
        </w:rPr>
        <w:t>参考饮品方案</w:t>
      </w:r>
    </w:p>
    <w:p w14:paraId="475E9F97" w14:textId="77777777" w:rsidR="00665918" w:rsidRPr="00A35204" w:rsidRDefault="00665918" w:rsidP="003E69E9">
      <w:pPr>
        <w:pStyle w:val="5"/>
        <w:rPr>
          <w:highlight w:val="yellow"/>
        </w:rPr>
      </w:pPr>
      <w:r w:rsidRPr="00A35204">
        <w:rPr>
          <w:rFonts w:hint="eastAsia"/>
          <w:highlight w:val="yellow"/>
        </w:rPr>
        <w:t>4</w:t>
      </w:r>
      <w:r w:rsidRPr="00A35204">
        <w:rPr>
          <w:highlight w:val="yellow"/>
        </w:rPr>
        <w:t>.5.2.2.4</w:t>
      </w:r>
      <w:r w:rsidRPr="00A35204">
        <w:rPr>
          <w:rFonts w:hint="eastAsia"/>
          <w:highlight w:val="yellow"/>
        </w:rPr>
        <w:t xml:space="preserve"> </w:t>
      </w:r>
      <w:r w:rsidRPr="00A35204">
        <w:rPr>
          <w:rFonts w:hint="eastAsia"/>
          <w:highlight w:val="yellow"/>
        </w:rPr>
        <w:t>样例</w:t>
      </w:r>
    </w:p>
    <w:tbl>
      <w:tblPr>
        <w:tblStyle w:val="af4"/>
        <w:tblW w:w="0" w:type="auto"/>
        <w:tblLook w:val="04A0" w:firstRow="1" w:lastRow="0" w:firstColumn="1" w:lastColumn="0" w:noHBand="0" w:noVBand="1"/>
      </w:tblPr>
      <w:tblGrid>
        <w:gridCol w:w="9962"/>
      </w:tblGrid>
      <w:tr w:rsidR="00665918" w14:paraId="6E320CDA" w14:textId="77777777" w:rsidTr="00FA34A6">
        <w:tc>
          <w:tcPr>
            <w:tcW w:w="9736" w:type="dxa"/>
          </w:tcPr>
          <w:p w14:paraId="141D4258" w14:textId="77777777" w:rsidR="00665918" w:rsidRPr="00124B8E" w:rsidRDefault="00665918" w:rsidP="003E69E9">
            <w:pPr>
              <w:rPr>
                <w:color w:val="080808"/>
              </w:rPr>
            </w:pPr>
            <w:r w:rsidRPr="00124B8E">
              <w:rPr>
                <w:color w:val="3F9101"/>
              </w:rPr>
              <w:t>{</w:t>
            </w:r>
            <w:r w:rsidRPr="00124B8E">
              <w:rPr>
                <w:color w:val="3F9101"/>
              </w:rPr>
              <w:br/>
              <w:t xml:space="preserve">  </w:t>
            </w:r>
            <w:r w:rsidRPr="00124B8E">
              <w:t>"msgId"</w:t>
            </w:r>
            <w:r w:rsidRPr="00124B8E">
              <w:rPr>
                <w:color w:val="080808"/>
              </w:rPr>
              <w:t xml:space="preserve">: </w:t>
            </w:r>
            <w:r w:rsidRPr="00124B8E">
              <w:t>"e18d1bb2a59c4bf4872e"</w:t>
            </w:r>
            <w:r w:rsidRPr="00124B8E">
              <w:rPr>
                <w:color w:val="080808"/>
              </w:rPr>
              <w:t>,</w:t>
            </w:r>
            <w:r w:rsidRPr="00124B8E">
              <w:rPr>
                <w:color w:val="080808"/>
              </w:rPr>
              <w:br/>
              <w:t xml:space="preserve">  </w:t>
            </w:r>
            <w:r w:rsidRPr="00124B8E">
              <w:t>"version"</w:t>
            </w:r>
            <w:r w:rsidRPr="00124B8E">
              <w:rPr>
                <w:color w:val="080808"/>
              </w:rPr>
              <w:t xml:space="preserve">: </w:t>
            </w:r>
            <w:r w:rsidRPr="00124B8E">
              <w:t>"2.0"</w:t>
            </w:r>
            <w:r w:rsidRPr="00124B8E">
              <w:rPr>
                <w:color w:val="080808"/>
              </w:rPr>
              <w:t>,</w:t>
            </w:r>
            <w:r w:rsidRPr="00124B8E">
              <w:rPr>
                <w:color w:val="080808"/>
              </w:rPr>
              <w:br/>
              <w:t xml:space="preserve">  </w:t>
            </w:r>
            <w:r w:rsidRPr="00124B8E">
              <w:t>"timestamp"</w:t>
            </w:r>
            <w:r w:rsidRPr="00124B8E">
              <w:rPr>
                <w:color w:val="080808"/>
              </w:rPr>
              <w:t xml:space="preserve">: </w:t>
            </w:r>
            <w:r w:rsidRPr="00124B8E">
              <w:t>"1715581725312"</w:t>
            </w:r>
            <w:r w:rsidRPr="00124B8E">
              <w:rPr>
                <w:color w:val="080808"/>
              </w:rPr>
              <w:t>,</w:t>
            </w:r>
            <w:r w:rsidRPr="00124B8E">
              <w:rPr>
                <w:color w:val="080808"/>
              </w:rPr>
              <w:br/>
              <w:t xml:space="preserve">  </w:t>
            </w:r>
            <w:r w:rsidRPr="00124B8E">
              <w:t>"ackCode"</w:t>
            </w:r>
            <w:r w:rsidRPr="00124B8E">
              <w:rPr>
                <w:color w:val="080808"/>
              </w:rPr>
              <w:t xml:space="preserve">: </w:t>
            </w:r>
            <w:r w:rsidRPr="00124B8E">
              <w:t>"OK"</w:t>
            </w:r>
            <w:r w:rsidRPr="00124B8E">
              <w:rPr>
                <w:color w:val="080808"/>
              </w:rPr>
              <w:t>,</w:t>
            </w:r>
            <w:r w:rsidRPr="00124B8E">
              <w:rPr>
                <w:color w:val="080808"/>
              </w:rPr>
              <w:br/>
              <w:t xml:space="preserve">  </w:t>
            </w:r>
            <w:r w:rsidRPr="00124B8E">
              <w:t>"data"</w:t>
            </w:r>
            <w:r w:rsidRPr="00124B8E">
              <w:rPr>
                <w:color w:val="080808"/>
              </w:rPr>
              <w:t xml:space="preserve">: </w:t>
            </w:r>
            <w:r w:rsidRPr="00124B8E">
              <w:rPr>
                <w:color w:val="0E4A8E"/>
              </w:rPr>
              <w:t>{</w:t>
            </w:r>
            <w:r w:rsidRPr="00124B8E">
              <w:rPr>
                <w:color w:val="0E4A8E"/>
              </w:rPr>
              <w:br/>
              <w:t xml:space="preserve">    </w:t>
            </w:r>
            <w:r w:rsidRPr="00124B8E">
              <w:t>"syncVersion"</w:t>
            </w:r>
            <w:r w:rsidRPr="00124B8E">
              <w:rPr>
                <w:color w:val="080808"/>
              </w:rPr>
              <w:t xml:space="preserve">: </w:t>
            </w:r>
            <w:r w:rsidRPr="00124B8E">
              <w:t>"20240513062845"</w:t>
            </w:r>
            <w:r w:rsidRPr="00124B8E">
              <w:rPr>
                <w:color w:val="080808"/>
              </w:rPr>
              <w:t>,</w:t>
            </w:r>
            <w:r w:rsidRPr="00124B8E">
              <w:rPr>
                <w:color w:val="080808"/>
              </w:rPr>
              <w:br/>
              <w:t xml:space="preserve">    </w:t>
            </w:r>
            <w:r w:rsidRPr="00124B8E">
              <w:t>"media"</w:t>
            </w:r>
            <w:r w:rsidRPr="00124B8E">
              <w:rPr>
                <w:color w:val="080808"/>
              </w:rPr>
              <w:t xml:space="preserve">: </w:t>
            </w:r>
            <w:r w:rsidRPr="00124B8E">
              <w:rPr>
                <w:color w:val="3F9101"/>
              </w:rPr>
              <w:t>[</w:t>
            </w:r>
            <w:r w:rsidRPr="00124B8E">
              <w:rPr>
                <w:color w:val="3F9101"/>
              </w:rPr>
              <w:br/>
              <w:t xml:space="preserve">      </w:t>
            </w:r>
            <w:r w:rsidRPr="00124B8E">
              <w:rPr>
                <w:color w:val="B4960A"/>
              </w:rPr>
              <w:t>{</w:t>
            </w:r>
            <w:r w:rsidRPr="00124B8E">
              <w:rPr>
                <w:color w:val="B4960A"/>
              </w:rPr>
              <w:br/>
              <w:t xml:space="preserve">        </w:t>
            </w:r>
            <w:r w:rsidRPr="00124B8E">
              <w:rPr>
                <w:color w:val="8C8C8C"/>
              </w:rPr>
              <w:t xml:space="preserve">// </w:t>
            </w:r>
            <w:r w:rsidRPr="00124B8E">
              <w:rPr>
                <w:color w:val="8C8C8C"/>
              </w:rPr>
              <w:t>图片默认显示时长，待机有用</w:t>
            </w:r>
            <w:r w:rsidRPr="00124B8E">
              <w:rPr>
                <w:color w:val="8C8C8C"/>
              </w:rPr>
              <w:t>(</w:t>
            </w:r>
            <w:r w:rsidRPr="00124B8E">
              <w:rPr>
                <w:color w:val="8C8C8C"/>
              </w:rPr>
              <w:t>单位：秒</w:t>
            </w:r>
            <w:r w:rsidRPr="00124B8E">
              <w:rPr>
                <w:color w:val="8C8C8C"/>
              </w:rPr>
              <w:t>)</w:t>
            </w:r>
            <w:r w:rsidRPr="00124B8E">
              <w:rPr>
                <w:color w:val="8C8C8C"/>
              </w:rPr>
              <w:br/>
              <w:t xml:space="preserve">        </w:t>
            </w:r>
            <w:r w:rsidRPr="00124B8E">
              <w:t>"duration"</w:t>
            </w:r>
            <w:r w:rsidRPr="00124B8E">
              <w:rPr>
                <w:color w:val="080808"/>
              </w:rPr>
              <w:t xml:space="preserve">: </w:t>
            </w:r>
            <w:r w:rsidRPr="00124B8E">
              <w:t>10</w:t>
            </w:r>
            <w:r w:rsidRPr="00124B8E">
              <w:rPr>
                <w:color w:val="080808"/>
              </w:rPr>
              <w:t>,</w:t>
            </w:r>
            <w:r w:rsidRPr="00124B8E">
              <w:rPr>
                <w:color w:val="080808"/>
              </w:rPr>
              <w:br/>
              <w:t xml:space="preserve">        </w:t>
            </w:r>
            <w:r w:rsidRPr="00124B8E">
              <w:rPr>
                <w:color w:val="8C8C8C"/>
              </w:rPr>
              <w:t xml:space="preserve">// </w:t>
            </w:r>
            <w:r w:rsidRPr="00124B8E">
              <w:rPr>
                <w:color w:val="8C8C8C"/>
              </w:rPr>
              <w:t>音量</w:t>
            </w:r>
            <w:r w:rsidRPr="00124B8E">
              <w:rPr>
                <w:color w:val="8C8C8C"/>
              </w:rPr>
              <w:t xml:space="preserve"> 0-100</w:t>
            </w:r>
            <w:r w:rsidRPr="00124B8E">
              <w:rPr>
                <w:color w:val="8C8C8C"/>
              </w:rPr>
              <w:br/>
              <w:t xml:space="preserve">        </w:t>
            </w:r>
            <w:r w:rsidRPr="00124B8E">
              <w:t>"volume"</w:t>
            </w:r>
            <w:r w:rsidRPr="00124B8E">
              <w:rPr>
                <w:color w:val="080808"/>
              </w:rPr>
              <w:t xml:space="preserve">: </w:t>
            </w:r>
            <w:r w:rsidRPr="00124B8E">
              <w:t>10</w:t>
            </w:r>
            <w:r w:rsidRPr="00124B8E">
              <w:rPr>
                <w:color w:val="080808"/>
              </w:rPr>
              <w:t>,</w:t>
            </w:r>
            <w:r w:rsidRPr="00124B8E">
              <w:rPr>
                <w:color w:val="080808"/>
              </w:rPr>
              <w:br/>
              <w:t xml:space="preserve">        </w:t>
            </w:r>
            <w:r w:rsidRPr="00124B8E">
              <w:rPr>
                <w:color w:val="8C8C8C"/>
              </w:rPr>
              <w:t xml:space="preserve">// </w:t>
            </w:r>
            <w:r w:rsidRPr="00124B8E">
              <w:rPr>
                <w:color w:val="8C8C8C"/>
              </w:rPr>
              <w:t>多媒体信息</w:t>
            </w:r>
            <w:r w:rsidRPr="00124B8E">
              <w:rPr>
                <w:color w:val="8C8C8C"/>
              </w:rPr>
              <w:br/>
              <w:t xml:space="preserve">        </w:t>
            </w:r>
            <w:r w:rsidRPr="00124B8E">
              <w:t>"data"</w:t>
            </w:r>
            <w:r w:rsidRPr="00124B8E">
              <w:rPr>
                <w:color w:val="080808"/>
              </w:rPr>
              <w:t xml:space="preserve">: </w:t>
            </w:r>
            <w:r w:rsidRPr="00124B8E">
              <w:rPr>
                <w:color w:val="0E4A8E"/>
              </w:rPr>
              <w:t>[</w:t>
            </w:r>
            <w:r w:rsidRPr="00124B8E">
              <w:rPr>
                <w:color w:val="0E4A8E"/>
              </w:rPr>
              <w:br/>
              <w:t xml:space="preserve">          </w:t>
            </w:r>
            <w:r w:rsidRPr="00124B8E">
              <w:rPr>
                <w:color w:val="BC0BA2"/>
              </w:rPr>
              <w:t>{</w:t>
            </w:r>
            <w:r w:rsidRPr="00124B8E">
              <w:rPr>
                <w:color w:val="BC0BA2"/>
              </w:rPr>
              <w:br/>
              <w:t xml:space="preserve">            </w:t>
            </w:r>
            <w:r w:rsidRPr="00124B8E">
              <w:rPr>
                <w:color w:val="8C8C8C"/>
              </w:rPr>
              <w:t xml:space="preserve">// </w:t>
            </w:r>
            <w:r w:rsidRPr="00124B8E">
              <w:rPr>
                <w:color w:val="8C8C8C"/>
              </w:rPr>
              <w:t>按照秒为单位</w:t>
            </w:r>
            <w:r w:rsidRPr="00124B8E">
              <w:rPr>
                <w:color w:val="8C8C8C"/>
              </w:rPr>
              <w:t xml:space="preserve"> </w:t>
            </w:r>
            <w:r w:rsidRPr="00124B8E">
              <w:rPr>
                <w:color w:val="8C8C8C"/>
              </w:rPr>
              <w:t>视频、</w:t>
            </w:r>
            <w:r w:rsidRPr="00124B8E">
              <w:rPr>
                <w:color w:val="8C8C8C"/>
              </w:rPr>
              <w:t>GIF</w:t>
            </w:r>
            <w:r w:rsidRPr="00124B8E">
              <w:rPr>
                <w:color w:val="8C8C8C"/>
              </w:rPr>
              <w:t>的时候是时长，图片是显示的停留时间</w:t>
            </w:r>
            <w:r w:rsidRPr="00124B8E">
              <w:rPr>
                <w:color w:val="8C8C8C"/>
              </w:rPr>
              <w:br/>
              <w:t xml:space="preserve">            </w:t>
            </w:r>
            <w:r w:rsidRPr="00124B8E">
              <w:t>"duration"</w:t>
            </w:r>
            <w:r w:rsidRPr="00124B8E">
              <w:rPr>
                <w:color w:val="080808"/>
              </w:rPr>
              <w:t xml:space="preserve">: </w:t>
            </w:r>
            <w:r w:rsidRPr="00124B8E">
              <w:t>10</w:t>
            </w:r>
            <w:r w:rsidRPr="00124B8E">
              <w:rPr>
                <w:color w:val="080808"/>
              </w:rPr>
              <w:t>,</w:t>
            </w:r>
            <w:r w:rsidRPr="00124B8E">
              <w:rPr>
                <w:color w:val="080808"/>
              </w:rPr>
              <w:br/>
              <w:t xml:space="preserve">            </w:t>
            </w:r>
            <w:r w:rsidRPr="00124B8E">
              <w:rPr>
                <w:color w:val="8C8C8C"/>
              </w:rPr>
              <w:t xml:space="preserve">// </w:t>
            </w:r>
            <w:r w:rsidRPr="00124B8E">
              <w:rPr>
                <w:color w:val="8C8C8C"/>
              </w:rPr>
              <w:t>资源大小</w:t>
            </w:r>
            <w:r w:rsidRPr="00124B8E">
              <w:rPr>
                <w:color w:val="8C8C8C"/>
              </w:rPr>
              <w:br/>
              <w:t xml:space="preserve">            </w:t>
            </w:r>
            <w:r w:rsidRPr="00124B8E">
              <w:t>"size"</w:t>
            </w:r>
            <w:r w:rsidRPr="00124B8E">
              <w:rPr>
                <w:color w:val="080808"/>
              </w:rPr>
              <w:t xml:space="preserve">: </w:t>
            </w:r>
            <w:r w:rsidRPr="00124B8E">
              <w:t>52550</w:t>
            </w:r>
            <w:r w:rsidRPr="00124B8E">
              <w:rPr>
                <w:color w:val="080808"/>
              </w:rPr>
              <w:t>,</w:t>
            </w:r>
            <w:r w:rsidRPr="00124B8E">
              <w:rPr>
                <w:color w:val="080808"/>
              </w:rPr>
              <w:br/>
              <w:t xml:space="preserve">            </w:t>
            </w:r>
            <w:r w:rsidRPr="00124B8E">
              <w:rPr>
                <w:color w:val="8C8C8C"/>
              </w:rPr>
              <w:t xml:space="preserve">// </w:t>
            </w:r>
            <w:r w:rsidRPr="00124B8E">
              <w:rPr>
                <w:color w:val="8C8C8C"/>
              </w:rPr>
              <w:t>文件名（与资源地址的名称相同</w:t>
            </w:r>
            <w:r w:rsidRPr="00124B8E">
              <w:rPr>
                <w:color w:val="8C8C8C"/>
              </w:rPr>
              <w:br/>
              <w:t xml:space="preserve">            </w:t>
            </w:r>
            <w:r w:rsidRPr="00124B8E">
              <w:t>"name"</w:t>
            </w:r>
            <w:r w:rsidRPr="00124B8E">
              <w:rPr>
                <w:color w:val="080808"/>
              </w:rPr>
              <w:t xml:space="preserve">: </w:t>
            </w:r>
            <w:r w:rsidRPr="00124B8E">
              <w:t>"etEEWZFPde.png"</w:t>
            </w:r>
            <w:r w:rsidRPr="00124B8E">
              <w:rPr>
                <w:color w:val="080808"/>
              </w:rPr>
              <w:t>,</w:t>
            </w:r>
            <w:r w:rsidRPr="00124B8E">
              <w:rPr>
                <w:color w:val="080808"/>
              </w:rPr>
              <w:br/>
              <w:t xml:space="preserve">            </w:t>
            </w:r>
            <w:r w:rsidRPr="00124B8E">
              <w:rPr>
                <w:color w:val="8C8C8C"/>
              </w:rPr>
              <w:t xml:space="preserve">// </w:t>
            </w:r>
            <w:r w:rsidRPr="00124B8E">
              <w:rPr>
                <w:color w:val="8C8C8C"/>
              </w:rPr>
              <w:t>资源类型</w:t>
            </w:r>
            <w:r w:rsidRPr="00124B8E">
              <w:rPr>
                <w:color w:val="8C8C8C"/>
              </w:rPr>
              <w:t xml:space="preserve"> 0 </w:t>
            </w:r>
            <w:r w:rsidRPr="00124B8E">
              <w:rPr>
                <w:color w:val="8C8C8C"/>
              </w:rPr>
              <w:t>图片</w:t>
            </w:r>
            <w:r w:rsidRPr="00124B8E">
              <w:rPr>
                <w:color w:val="8C8C8C"/>
              </w:rPr>
              <w:t xml:space="preserve"> 1</w:t>
            </w:r>
            <w:r w:rsidRPr="00124B8E">
              <w:rPr>
                <w:color w:val="8C8C8C"/>
              </w:rPr>
              <w:t>视频</w:t>
            </w:r>
            <w:r w:rsidRPr="00124B8E">
              <w:rPr>
                <w:color w:val="8C8C8C"/>
              </w:rPr>
              <w:t xml:space="preserve"> 2</w:t>
            </w:r>
            <w:r w:rsidRPr="00124B8E">
              <w:rPr>
                <w:color w:val="8C8C8C"/>
              </w:rPr>
              <w:t>音频</w:t>
            </w:r>
            <w:r w:rsidRPr="00124B8E">
              <w:rPr>
                <w:color w:val="8C8C8C"/>
              </w:rPr>
              <w:br/>
              <w:t xml:space="preserve">            </w:t>
            </w:r>
            <w:r w:rsidRPr="00124B8E">
              <w:t>"mediaResourceType"</w:t>
            </w:r>
            <w:r w:rsidRPr="00124B8E">
              <w:rPr>
                <w:color w:val="080808"/>
              </w:rPr>
              <w:t xml:space="preserve">: </w:t>
            </w:r>
            <w:r w:rsidRPr="00124B8E">
              <w:t>"0"</w:t>
            </w:r>
            <w:r w:rsidRPr="00124B8E">
              <w:rPr>
                <w:color w:val="080808"/>
              </w:rPr>
              <w:t>,</w:t>
            </w:r>
            <w:r w:rsidRPr="00124B8E">
              <w:rPr>
                <w:color w:val="080808"/>
              </w:rPr>
              <w:br/>
              <w:t xml:space="preserve">            </w:t>
            </w:r>
            <w:r w:rsidRPr="00124B8E">
              <w:rPr>
                <w:color w:val="8C8C8C"/>
              </w:rPr>
              <w:t xml:space="preserve">// </w:t>
            </w:r>
            <w:r w:rsidRPr="00124B8E">
              <w:rPr>
                <w:color w:val="8C8C8C"/>
              </w:rPr>
              <w:t>来源</w:t>
            </w:r>
            <w:r w:rsidRPr="00124B8E">
              <w:rPr>
                <w:color w:val="8C8C8C"/>
              </w:rPr>
              <w:t xml:space="preserve"> 0</w:t>
            </w:r>
            <w:r w:rsidRPr="00124B8E">
              <w:rPr>
                <w:color w:val="8C8C8C"/>
              </w:rPr>
              <w:t>：默认自带</w:t>
            </w:r>
            <w:r w:rsidRPr="00124B8E">
              <w:rPr>
                <w:color w:val="8C8C8C"/>
              </w:rPr>
              <w:t xml:space="preserve">  2:U</w:t>
            </w:r>
            <w:r w:rsidRPr="00124B8E">
              <w:rPr>
                <w:color w:val="8C8C8C"/>
              </w:rPr>
              <w:t>盘内的</w:t>
            </w:r>
            <w:r w:rsidRPr="00124B8E">
              <w:rPr>
                <w:color w:val="8C8C8C"/>
              </w:rPr>
              <w:t xml:space="preserve">  3</w:t>
            </w:r>
            <w:r w:rsidRPr="00124B8E">
              <w:rPr>
                <w:color w:val="8C8C8C"/>
              </w:rPr>
              <w:t>：云端</w:t>
            </w:r>
            <w:r w:rsidRPr="00124B8E">
              <w:rPr>
                <w:color w:val="8C8C8C"/>
              </w:rPr>
              <w:br/>
              <w:t xml:space="preserve">            </w:t>
            </w:r>
            <w:r w:rsidRPr="00124B8E">
              <w:t>"source"</w:t>
            </w:r>
            <w:r w:rsidRPr="00124B8E">
              <w:rPr>
                <w:color w:val="080808"/>
              </w:rPr>
              <w:t xml:space="preserve">: </w:t>
            </w:r>
            <w:r w:rsidRPr="00124B8E">
              <w:t>0</w:t>
            </w:r>
            <w:r w:rsidRPr="00124B8E">
              <w:rPr>
                <w:color w:val="080808"/>
              </w:rPr>
              <w:t>,</w:t>
            </w:r>
            <w:r w:rsidRPr="00124B8E">
              <w:rPr>
                <w:color w:val="080808"/>
              </w:rPr>
              <w:br/>
              <w:t xml:space="preserve">            </w:t>
            </w:r>
            <w:r w:rsidRPr="00124B8E">
              <w:rPr>
                <w:color w:val="8C8C8C"/>
              </w:rPr>
              <w:t xml:space="preserve">// </w:t>
            </w:r>
            <w:r w:rsidRPr="00124B8E">
              <w:rPr>
                <w:color w:val="8C8C8C"/>
              </w:rPr>
              <w:t>资源地址</w:t>
            </w:r>
            <w:r w:rsidRPr="00124B8E">
              <w:rPr>
                <w:color w:val="8C8C8C"/>
              </w:rPr>
              <w:t xml:space="preserve"> (String)</w:t>
            </w:r>
            <w:r w:rsidRPr="00124B8E">
              <w:rPr>
                <w:color w:val="8C8C8C"/>
              </w:rPr>
              <w:br/>
              <w:t xml:space="preserve">            </w:t>
            </w:r>
            <w:r w:rsidRPr="00124B8E">
              <w:t>"url"</w:t>
            </w:r>
            <w:r w:rsidRPr="00124B8E">
              <w:rPr>
                <w:color w:val="080808"/>
              </w:rPr>
              <w:t xml:space="preserve">: </w:t>
            </w:r>
            <w:r w:rsidRPr="00124B8E">
              <w:t>null</w:t>
            </w:r>
            <w:r w:rsidRPr="00124B8E">
              <w:rPr>
                <w:color w:val="080808"/>
              </w:rPr>
              <w:t>,</w:t>
            </w:r>
            <w:r w:rsidRPr="00124B8E">
              <w:rPr>
                <w:color w:val="080808"/>
              </w:rPr>
              <w:br/>
              <w:t xml:space="preserve">            </w:t>
            </w:r>
            <w:r w:rsidRPr="00124B8E">
              <w:rPr>
                <w:color w:val="8C8C8C"/>
              </w:rPr>
              <w:t xml:space="preserve">// </w:t>
            </w:r>
            <w:r w:rsidRPr="00124B8E">
              <w:rPr>
                <w:color w:val="8C8C8C"/>
              </w:rPr>
              <w:t>同一个广告位</w:t>
            </w:r>
            <w:r w:rsidRPr="00124B8E">
              <w:rPr>
                <w:color w:val="8C8C8C"/>
              </w:rPr>
              <w:t xml:space="preserve"> </w:t>
            </w:r>
            <w:r w:rsidRPr="00124B8E">
              <w:rPr>
                <w:color w:val="8C8C8C"/>
              </w:rPr>
              <w:t>排序顺序</w:t>
            </w:r>
            <w:r w:rsidRPr="00124B8E">
              <w:rPr>
                <w:color w:val="8C8C8C"/>
              </w:rPr>
              <w:br/>
              <w:t xml:space="preserve">            </w:t>
            </w:r>
            <w:r w:rsidRPr="00124B8E">
              <w:t>"order"</w:t>
            </w:r>
            <w:r w:rsidRPr="00124B8E">
              <w:rPr>
                <w:color w:val="080808"/>
              </w:rPr>
              <w:t xml:space="preserve">: </w:t>
            </w:r>
            <w:r w:rsidRPr="00124B8E">
              <w:t>0</w:t>
            </w:r>
            <w:r w:rsidRPr="00124B8E">
              <w:rPr>
                <w:color w:val="080808"/>
              </w:rPr>
              <w:t>,</w:t>
            </w:r>
            <w:r w:rsidRPr="00124B8E">
              <w:rPr>
                <w:color w:val="080808"/>
              </w:rPr>
              <w:br/>
              <w:t xml:space="preserve">            </w:t>
            </w:r>
            <w:r w:rsidRPr="00124B8E">
              <w:rPr>
                <w:color w:val="8C8C8C"/>
              </w:rPr>
              <w:t xml:space="preserve">// </w:t>
            </w:r>
            <w:r w:rsidRPr="00124B8E">
              <w:rPr>
                <w:color w:val="8C8C8C"/>
              </w:rPr>
              <w:t>资源开关</w:t>
            </w:r>
            <w:r w:rsidRPr="00124B8E">
              <w:rPr>
                <w:color w:val="8C8C8C"/>
              </w:rPr>
              <w:t xml:space="preserve"> 0</w:t>
            </w:r>
            <w:r w:rsidRPr="00124B8E">
              <w:rPr>
                <w:color w:val="8C8C8C"/>
              </w:rPr>
              <w:t>：开</w:t>
            </w:r>
            <w:r w:rsidRPr="00124B8E">
              <w:rPr>
                <w:color w:val="8C8C8C"/>
              </w:rPr>
              <w:t xml:space="preserve">  1</w:t>
            </w:r>
            <w:r w:rsidRPr="00124B8E">
              <w:rPr>
                <w:color w:val="8C8C8C"/>
              </w:rPr>
              <w:t>：关</w:t>
            </w:r>
            <w:r w:rsidRPr="00124B8E">
              <w:rPr>
                <w:color w:val="8C8C8C"/>
              </w:rPr>
              <w:br/>
              <w:t xml:space="preserve">            </w:t>
            </w:r>
            <w:r w:rsidRPr="00124B8E">
              <w:t>"status"</w:t>
            </w:r>
            <w:r w:rsidRPr="00124B8E">
              <w:rPr>
                <w:color w:val="080808"/>
              </w:rPr>
              <w:t xml:space="preserve">: </w:t>
            </w:r>
            <w:r w:rsidRPr="00124B8E">
              <w:t>0</w:t>
            </w:r>
            <w:r w:rsidRPr="00124B8E">
              <w:br/>
              <w:t xml:space="preserve">          </w:t>
            </w:r>
            <w:r w:rsidRPr="00124B8E">
              <w:rPr>
                <w:color w:val="BC0BA2"/>
              </w:rPr>
              <w:t>}</w:t>
            </w:r>
            <w:r w:rsidRPr="00124B8E">
              <w:rPr>
                <w:color w:val="080808"/>
              </w:rPr>
              <w:t>,</w:t>
            </w:r>
            <w:r w:rsidRPr="00124B8E">
              <w:rPr>
                <w:color w:val="080808"/>
              </w:rPr>
              <w:br/>
              <w:t xml:space="preserve">          </w:t>
            </w:r>
            <w:r w:rsidRPr="00124B8E">
              <w:rPr>
                <w:color w:val="BC0BA2"/>
              </w:rPr>
              <w:t>{</w:t>
            </w:r>
            <w:r w:rsidRPr="00124B8E">
              <w:rPr>
                <w:color w:val="BC0BA2"/>
              </w:rPr>
              <w:br/>
              <w:t xml:space="preserve">            </w:t>
            </w:r>
            <w:r w:rsidRPr="00124B8E">
              <w:t>"duration"</w:t>
            </w:r>
            <w:r w:rsidRPr="00124B8E">
              <w:rPr>
                <w:color w:val="080808"/>
              </w:rPr>
              <w:t xml:space="preserve">: </w:t>
            </w:r>
            <w:r w:rsidRPr="00124B8E">
              <w:t>10</w:t>
            </w:r>
            <w:r w:rsidRPr="00124B8E">
              <w:rPr>
                <w:color w:val="080808"/>
              </w:rPr>
              <w:t>,</w:t>
            </w:r>
            <w:r w:rsidRPr="00124B8E">
              <w:rPr>
                <w:color w:val="080808"/>
              </w:rPr>
              <w:br/>
              <w:t xml:space="preserve">            </w:t>
            </w:r>
            <w:r w:rsidRPr="00124B8E">
              <w:t>"size"</w:t>
            </w:r>
            <w:r w:rsidRPr="00124B8E">
              <w:rPr>
                <w:color w:val="080808"/>
              </w:rPr>
              <w:t xml:space="preserve">: </w:t>
            </w:r>
            <w:r w:rsidRPr="00124B8E">
              <w:t>11434</w:t>
            </w:r>
            <w:r w:rsidRPr="00124B8E">
              <w:rPr>
                <w:color w:val="080808"/>
              </w:rPr>
              <w:t>,</w:t>
            </w:r>
            <w:r w:rsidRPr="00124B8E">
              <w:rPr>
                <w:color w:val="080808"/>
              </w:rPr>
              <w:br/>
              <w:t xml:space="preserve">            </w:t>
            </w:r>
            <w:r w:rsidRPr="00124B8E">
              <w:t>"name"</w:t>
            </w:r>
            <w:r w:rsidRPr="00124B8E">
              <w:rPr>
                <w:color w:val="080808"/>
              </w:rPr>
              <w:t xml:space="preserve">: </w:t>
            </w:r>
            <w:r w:rsidRPr="00124B8E">
              <w:t>"zTCGthedYPmEXkcC.png"</w:t>
            </w:r>
            <w:r w:rsidRPr="00124B8E">
              <w:rPr>
                <w:color w:val="080808"/>
              </w:rPr>
              <w:t>,</w:t>
            </w:r>
            <w:r w:rsidRPr="00124B8E">
              <w:rPr>
                <w:color w:val="080808"/>
              </w:rPr>
              <w:br/>
              <w:t xml:space="preserve">            </w:t>
            </w:r>
            <w:r w:rsidRPr="00124B8E">
              <w:t>"mediaResourceType"</w:t>
            </w:r>
            <w:r w:rsidRPr="00124B8E">
              <w:rPr>
                <w:color w:val="080808"/>
              </w:rPr>
              <w:t xml:space="preserve">: </w:t>
            </w:r>
            <w:r w:rsidRPr="00124B8E">
              <w:t>"0"</w:t>
            </w:r>
            <w:r w:rsidRPr="00124B8E">
              <w:rPr>
                <w:color w:val="080808"/>
              </w:rPr>
              <w:t>,</w:t>
            </w:r>
            <w:r w:rsidRPr="00124B8E">
              <w:rPr>
                <w:color w:val="080808"/>
              </w:rPr>
              <w:br/>
              <w:t xml:space="preserve">            </w:t>
            </w:r>
            <w:r w:rsidRPr="00124B8E">
              <w:t>"source"</w:t>
            </w:r>
            <w:r w:rsidRPr="00124B8E">
              <w:rPr>
                <w:color w:val="080808"/>
              </w:rPr>
              <w:t xml:space="preserve">: </w:t>
            </w:r>
            <w:r w:rsidRPr="00124B8E">
              <w:t>2</w:t>
            </w:r>
            <w:r w:rsidRPr="00124B8E">
              <w:rPr>
                <w:color w:val="080808"/>
              </w:rPr>
              <w:t>,</w:t>
            </w:r>
            <w:r w:rsidRPr="00124B8E">
              <w:rPr>
                <w:color w:val="080808"/>
              </w:rPr>
              <w:br/>
              <w:t xml:space="preserve">            </w:t>
            </w:r>
            <w:r w:rsidRPr="00124B8E">
              <w:t>"url"</w:t>
            </w:r>
            <w:r w:rsidRPr="00124B8E">
              <w:rPr>
                <w:color w:val="080808"/>
              </w:rPr>
              <w:t xml:space="preserve">: </w:t>
            </w:r>
            <w:r w:rsidRPr="00124B8E">
              <w:t>null</w:t>
            </w:r>
            <w:r w:rsidRPr="00124B8E">
              <w:rPr>
                <w:color w:val="080808"/>
              </w:rPr>
              <w:t>,</w:t>
            </w:r>
            <w:r w:rsidRPr="00124B8E">
              <w:rPr>
                <w:color w:val="080808"/>
              </w:rPr>
              <w:br/>
              <w:t xml:space="preserve">            </w:t>
            </w:r>
            <w:r w:rsidRPr="00124B8E">
              <w:t>"order"</w:t>
            </w:r>
            <w:r w:rsidRPr="00124B8E">
              <w:rPr>
                <w:color w:val="080808"/>
              </w:rPr>
              <w:t xml:space="preserve">: </w:t>
            </w:r>
            <w:r w:rsidRPr="00124B8E">
              <w:t>1</w:t>
            </w:r>
            <w:r w:rsidRPr="00124B8E">
              <w:rPr>
                <w:color w:val="080808"/>
              </w:rPr>
              <w:t>,</w:t>
            </w:r>
            <w:r w:rsidRPr="00124B8E">
              <w:rPr>
                <w:color w:val="080808"/>
              </w:rPr>
              <w:br/>
              <w:t xml:space="preserve">            </w:t>
            </w:r>
            <w:r w:rsidRPr="00124B8E">
              <w:t>"status"</w:t>
            </w:r>
            <w:r w:rsidRPr="00124B8E">
              <w:rPr>
                <w:color w:val="080808"/>
              </w:rPr>
              <w:t xml:space="preserve">: </w:t>
            </w:r>
            <w:r w:rsidRPr="00124B8E">
              <w:t>0</w:t>
            </w:r>
            <w:r w:rsidRPr="00124B8E">
              <w:br/>
              <w:t xml:space="preserve">          </w:t>
            </w:r>
            <w:r w:rsidRPr="00124B8E">
              <w:rPr>
                <w:color w:val="BC0BA2"/>
              </w:rPr>
              <w:t>}</w:t>
            </w:r>
            <w:r w:rsidRPr="00124B8E">
              <w:rPr>
                <w:color w:val="080808"/>
              </w:rPr>
              <w:t>,</w:t>
            </w:r>
            <w:r w:rsidRPr="00124B8E">
              <w:rPr>
                <w:color w:val="080808"/>
              </w:rPr>
              <w:br/>
              <w:t xml:space="preserve">          </w:t>
            </w:r>
            <w:r w:rsidRPr="00124B8E">
              <w:rPr>
                <w:color w:val="BC0BA2"/>
              </w:rPr>
              <w:t>{</w:t>
            </w:r>
            <w:r w:rsidRPr="00124B8E">
              <w:rPr>
                <w:color w:val="BC0BA2"/>
              </w:rPr>
              <w:br/>
              <w:t xml:space="preserve">            </w:t>
            </w:r>
            <w:r w:rsidRPr="00124B8E">
              <w:t>"duration"</w:t>
            </w:r>
            <w:r w:rsidRPr="00124B8E">
              <w:rPr>
                <w:color w:val="080808"/>
              </w:rPr>
              <w:t xml:space="preserve">: </w:t>
            </w:r>
            <w:r w:rsidRPr="00124B8E">
              <w:t>10</w:t>
            </w:r>
            <w:r w:rsidRPr="00124B8E">
              <w:rPr>
                <w:color w:val="080808"/>
              </w:rPr>
              <w:t>,</w:t>
            </w:r>
            <w:r w:rsidRPr="00124B8E">
              <w:rPr>
                <w:color w:val="080808"/>
              </w:rPr>
              <w:br/>
              <w:t xml:space="preserve">            </w:t>
            </w:r>
            <w:r w:rsidRPr="00124B8E">
              <w:t>"size"</w:t>
            </w:r>
            <w:r w:rsidRPr="00124B8E">
              <w:rPr>
                <w:color w:val="080808"/>
              </w:rPr>
              <w:t xml:space="preserve">: </w:t>
            </w:r>
            <w:r w:rsidRPr="00124B8E">
              <w:t>699300</w:t>
            </w:r>
            <w:r w:rsidRPr="00124B8E">
              <w:rPr>
                <w:color w:val="080808"/>
              </w:rPr>
              <w:t>,</w:t>
            </w:r>
            <w:r w:rsidRPr="00124B8E">
              <w:rPr>
                <w:color w:val="080808"/>
              </w:rPr>
              <w:br/>
              <w:t xml:space="preserve">            </w:t>
            </w:r>
            <w:r w:rsidRPr="00124B8E">
              <w:t>"name"</w:t>
            </w:r>
            <w:r w:rsidRPr="00124B8E">
              <w:rPr>
                <w:color w:val="080808"/>
              </w:rPr>
              <w:t xml:space="preserve">: </w:t>
            </w:r>
            <w:r w:rsidRPr="00124B8E">
              <w:t>"MG46sRzwEdBk5bXr.png"</w:t>
            </w:r>
            <w:r w:rsidRPr="00124B8E">
              <w:rPr>
                <w:color w:val="080808"/>
              </w:rPr>
              <w:t>,</w:t>
            </w:r>
            <w:r w:rsidRPr="00124B8E">
              <w:rPr>
                <w:color w:val="080808"/>
              </w:rPr>
              <w:br/>
              <w:t xml:space="preserve">            </w:t>
            </w:r>
            <w:r w:rsidRPr="00124B8E">
              <w:t>"mediaResourceType"</w:t>
            </w:r>
            <w:r w:rsidRPr="00124B8E">
              <w:rPr>
                <w:color w:val="080808"/>
              </w:rPr>
              <w:t xml:space="preserve">: </w:t>
            </w:r>
            <w:r w:rsidRPr="00124B8E">
              <w:t>"0"</w:t>
            </w:r>
            <w:r w:rsidRPr="00124B8E">
              <w:rPr>
                <w:color w:val="080808"/>
              </w:rPr>
              <w:t>,</w:t>
            </w:r>
            <w:r w:rsidRPr="00124B8E">
              <w:rPr>
                <w:color w:val="080808"/>
              </w:rPr>
              <w:br/>
              <w:t xml:space="preserve">            </w:t>
            </w:r>
            <w:r w:rsidRPr="00124B8E">
              <w:t>"source"</w:t>
            </w:r>
            <w:r w:rsidRPr="00124B8E">
              <w:rPr>
                <w:color w:val="080808"/>
              </w:rPr>
              <w:t xml:space="preserve">: </w:t>
            </w:r>
            <w:r w:rsidRPr="00124B8E">
              <w:t>3</w:t>
            </w:r>
            <w:r w:rsidRPr="00124B8E">
              <w:rPr>
                <w:color w:val="080808"/>
              </w:rPr>
              <w:t>,</w:t>
            </w:r>
            <w:r w:rsidRPr="00124B8E">
              <w:rPr>
                <w:color w:val="080808"/>
              </w:rPr>
              <w:br/>
              <w:t xml:space="preserve">            </w:t>
            </w:r>
            <w:r w:rsidRPr="00124B8E">
              <w:t>"url"</w:t>
            </w:r>
            <w:r w:rsidRPr="00124B8E">
              <w:rPr>
                <w:color w:val="080808"/>
              </w:rPr>
              <w:t xml:space="preserve">: </w:t>
            </w:r>
            <w:r w:rsidRPr="00124B8E">
              <w:t>"http://iot-cloud-file-test.oss-cn-hangzhou.aliyuncs.com/resource-880/MG46sRzwEdBk5bXr.png?OSSAccessKeyId=LTAI5tLJaMb2ekQeDzyqhyeP&amp;Expires=1715583520&amp;Signature=uPVQWA95V02ZfD1aFmpYo6q%2BMng%3D"</w:t>
            </w:r>
            <w:r w:rsidRPr="00124B8E">
              <w:rPr>
                <w:color w:val="080808"/>
              </w:rPr>
              <w:t>,</w:t>
            </w:r>
            <w:r w:rsidRPr="00124B8E">
              <w:rPr>
                <w:color w:val="080808"/>
              </w:rPr>
              <w:br/>
              <w:t xml:space="preserve">            </w:t>
            </w:r>
            <w:r w:rsidRPr="00124B8E">
              <w:t>"order"</w:t>
            </w:r>
            <w:r w:rsidRPr="00124B8E">
              <w:rPr>
                <w:color w:val="080808"/>
              </w:rPr>
              <w:t xml:space="preserve">: </w:t>
            </w:r>
            <w:r w:rsidRPr="00124B8E">
              <w:t>2</w:t>
            </w:r>
            <w:r w:rsidRPr="00124B8E">
              <w:rPr>
                <w:color w:val="080808"/>
              </w:rPr>
              <w:t>,</w:t>
            </w:r>
            <w:r w:rsidRPr="00124B8E">
              <w:rPr>
                <w:color w:val="080808"/>
              </w:rPr>
              <w:br/>
              <w:t xml:space="preserve">            </w:t>
            </w:r>
            <w:r w:rsidRPr="00124B8E">
              <w:t>"status"</w:t>
            </w:r>
            <w:r w:rsidRPr="00124B8E">
              <w:rPr>
                <w:color w:val="080808"/>
              </w:rPr>
              <w:t xml:space="preserve">: </w:t>
            </w:r>
            <w:r w:rsidRPr="00124B8E">
              <w:t>0</w:t>
            </w:r>
            <w:r w:rsidRPr="00124B8E">
              <w:br/>
              <w:t xml:space="preserve">          </w:t>
            </w:r>
            <w:r w:rsidRPr="00124B8E">
              <w:rPr>
                <w:color w:val="BC0BA2"/>
              </w:rPr>
              <w:t>}</w:t>
            </w:r>
            <w:r w:rsidRPr="00124B8E">
              <w:rPr>
                <w:color w:val="BC0BA2"/>
              </w:rPr>
              <w:br/>
              <w:t xml:space="preserve">        </w:t>
            </w:r>
            <w:r w:rsidRPr="00124B8E">
              <w:rPr>
                <w:color w:val="0E4A8E"/>
              </w:rPr>
              <w:t>]</w:t>
            </w:r>
            <w:r w:rsidRPr="00124B8E">
              <w:rPr>
                <w:color w:val="080808"/>
              </w:rPr>
              <w:t>,</w:t>
            </w:r>
            <w:r w:rsidRPr="00124B8E">
              <w:rPr>
                <w:color w:val="080808"/>
              </w:rPr>
              <w:br/>
              <w:t xml:space="preserve">        </w:t>
            </w:r>
            <w:r w:rsidRPr="00124B8E">
              <w:rPr>
                <w:color w:val="8C8C8C"/>
              </w:rPr>
              <w:t xml:space="preserve">// </w:t>
            </w:r>
            <w:r w:rsidRPr="00124B8E">
              <w:rPr>
                <w:color w:val="8C8C8C"/>
              </w:rPr>
              <w:t>循环方式</w:t>
            </w:r>
            <w:r w:rsidRPr="00124B8E">
              <w:rPr>
                <w:color w:val="8C8C8C"/>
              </w:rPr>
              <w:t>(0:</w:t>
            </w:r>
            <w:r w:rsidRPr="00124B8E">
              <w:rPr>
                <w:color w:val="8C8C8C"/>
              </w:rPr>
              <w:t>无限循环</w:t>
            </w:r>
            <w:r w:rsidRPr="00124B8E">
              <w:rPr>
                <w:color w:val="8C8C8C"/>
              </w:rPr>
              <w:t xml:space="preserve"> 1:</w:t>
            </w:r>
            <w:r w:rsidRPr="00124B8E">
              <w:rPr>
                <w:color w:val="8C8C8C"/>
              </w:rPr>
              <w:t>播完自动退出</w:t>
            </w:r>
            <w:r w:rsidRPr="00124B8E">
              <w:rPr>
                <w:color w:val="8C8C8C"/>
              </w:rPr>
              <w:t>)</w:t>
            </w:r>
            <w:r w:rsidRPr="00124B8E">
              <w:rPr>
                <w:color w:val="8C8C8C"/>
              </w:rPr>
              <w:t>【待机广告位】</w:t>
            </w:r>
            <w:r w:rsidRPr="00124B8E">
              <w:rPr>
                <w:color w:val="8C8C8C"/>
              </w:rPr>
              <w:br/>
              <w:t xml:space="preserve">        </w:t>
            </w:r>
            <w:r w:rsidRPr="00124B8E">
              <w:t>"circulationMode"</w:t>
            </w:r>
            <w:r w:rsidRPr="00124B8E">
              <w:rPr>
                <w:color w:val="080808"/>
              </w:rPr>
              <w:t xml:space="preserve">: </w:t>
            </w:r>
            <w:r w:rsidRPr="00124B8E">
              <w:t>0</w:t>
            </w:r>
            <w:r w:rsidRPr="00124B8E">
              <w:rPr>
                <w:color w:val="080808"/>
              </w:rPr>
              <w:t>,</w:t>
            </w:r>
            <w:r w:rsidRPr="00124B8E">
              <w:rPr>
                <w:color w:val="080808"/>
              </w:rPr>
              <w:br/>
              <w:t xml:space="preserve">        </w:t>
            </w:r>
            <w:r w:rsidRPr="00124B8E">
              <w:rPr>
                <w:color w:val="8C8C8C"/>
              </w:rPr>
              <w:t xml:space="preserve">// </w:t>
            </w:r>
            <w:r w:rsidRPr="00124B8E">
              <w:rPr>
                <w:color w:val="8C8C8C"/>
              </w:rPr>
              <w:t>等待时间</w:t>
            </w:r>
            <w:r w:rsidRPr="00124B8E">
              <w:rPr>
                <w:color w:val="8C8C8C"/>
              </w:rPr>
              <w:t xml:space="preserve"> [5,100] (</w:t>
            </w:r>
            <w:r w:rsidRPr="00124B8E">
              <w:rPr>
                <w:color w:val="8C8C8C"/>
              </w:rPr>
              <w:t>单位</w:t>
            </w:r>
            <w:r w:rsidRPr="00124B8E">
              <w:rPr>
                <w:color w:val="8C8C8C"/>
              </w:rPr>
              <w:t>:</w:t>
            </w:r>
            <w:r w:rsidRPr="00124B8E">
              <w:rPr>
                <w:color w:val="8C8C8C"/>
              </w:rPr>
              <w:t>秒</w:t>
            </w:r>
            <w:r w:rsidRPr="00124B8E">
              <w:rPr>
                <w:color w:val="8C8C8C"/>
              </w:rPr>
              <w:t>)</w:t>
            </w:r>
            <w:r w:rsidRPr="00124B8E">
              <w:rPr>
                <w:color w:val="8C8C8C"/>
              </w:rPr>
              <w:t>【待机广告位】</w:t>
            </w:r>
            <w:r w:rsidRPr="00124B8E">
              <w:rPr>
                <w:color w:val="8C8C8C"/>
              </w:rPr>
              <w:br/>
              <w:t xml:space="preserve">        </w:t>
            </w:r>
            <w:r w:rsidRPr="00124B8E">
              <w:t>"waitTime"</w:t>
            </w:r>
            <w:r w:rsidRPr="00124B8E">
              <w:rPr>
                <w:color w:val="080808"/>
              </w:rPr>
              <w:t xml:space="preserve">: </w:t>
            </w:r>
            <w:r w:rsidRPr="00124B8E">
              <w:t>0</w:t>
            </w:r>
            <w:r w:rsidRPr="00124B8E">
              <w:rPr>
                <w:color w:val="080808"/>
              </w:rPr>
              <w:t>,</w:t>
            </w:r>
            <w:r w:rsidRPr="00124B8E">
              <w:rPr>
                <w:color w:val="080808"/>
              </w:rPr>
              <w:br/>
              <w:t xml:space="preserve">        </w:t>
            </w:r>
            <w:r w:rsidRPr="00124B8E">
              <w:rPr>
                <w:color w:val="8C8C8C"/>
              </w:rPr>
              <w:t xml:space="preserve">// </w:t>
            </w:r>
            <w:r w:rsidRPr="00124B8E">
              <w:rPr>
                <w:color w:val="8C8C8C"/>
              </w:rPr>
              <w:t>资源类型</w:t>
            </w:r>
            <w:r w:rsidRPr="00124B8E">
              <w:rPr>
                <w:color w:val="8C8C8C"/>
              </w:rPr>
              <w:t xml:space="preserve"> 0-</w:t>
            </w:r>
            <w:r w:rsidRPr="00124B8E">
              <w:rPr>
                <w:color w:val="8C8C8C"/>
              </w:rPr>
              <w:t>开机</w:t>
            </w:r>
            <w:r w:rsidRPr="00124B8E">
              <w:rPr>
                <w:color w:val="8C8C8C"/>
              </w:rPr>
              <w:t xml:space="preserve"> 1-</w:t>
            </w:r>
            <w:r w:rsidRPr="00124B8E">
              <w:rPr>
                <w:color w:val="8C8C8C"/>
              </w:rPr>
              <w:t>待机，</w:t>
            </w:r>
            <w:r w:rsidRPr="00124B8E">
              <w:rPr>
                <w:color w:val="8C8C8C"/>
              </w:rPr>
              <w:t>2-</w:t>
            </w:r>
            <w:r w:rsidRPr="00124B8E">
              <w:rPr>
                <w:color w:val="8C8C8C"/>
              </w:rPr>
              <w:t>制作中</w:t>
            </w:r>
            <w:r w:rsidRPr="00124B8E">
              <w:rPr>
                <w:color w:val="FF0000"/>
              </w:rPr>
              <w:t>，</w:t>
            </w:r>
            <w:r w:rsidRPr="00124B8E">
              <w:rPr>
                <w:color w:val="FF0000"/>
              </w:rPr>
              <w:t>3-</w:t>
            </w:r>
            <w:r w:rsidRPr="00124B8E">
              <w:rPr>
                <w:color w:val="FF0000"/>
              </w:rPr>
              <w:t>制作完成</w:t>
            </w:r>
            <w:r w:rsidRPr="00124B8E">
              <w:rPr>
                <w:color w:val="8C8C8C"/>
              </w:rPr>
              <w:br/>
              <w:t xml:space="preserve">        </w:t>
            </w:r>
            <w:r w:rsidRPr="00124B8E">
              <w:t>"resourceType"</w:t>
            </w:r>
            <w:r w:rsidRPr="00124B8E">
              <w:rPr>
                <w:color w:val="080808"/>
              </w:rPr>
              <w:t xml:space="preserve">: </w:t>
            </w:r>
            <w:r w:rsidRPr="00124B8E">
              <w:t>0</w:t>
            </w:r>
            <w:r w:rsidRPr="00124B8E">
              <w:rPr>
                <w:color w:val="080808"/>
              </w:rPr>
              <w:t>,</w:t>
            </w:r>
            <w:r w:rsidRPr="00124B8E">
              <w:rPr>
                <w:color w:val="080808"/>
              </w:rPr>
              <w:br/>
              <w:t xml:space="preserve">        </w:t>
            </w:r>
            <w:r w:rsidRPr="00124B8E">
              <w:rPr>
                <w:color w:val="8C8C8C"/>
              </w:rPr>
              <w:t xml:space="preserve">// </w:t>
            </w:r>
            <w:r w:rsidRPr="00124B8E">
              <w:rPr>
                <w:color w:val="8C8C8C"/>
              </w:rPr>
              <w:t>广告开关</w:t>
            </w:r>
            <w:r w:rsidRPr="00124B8E">
              <w:rPr>
                <w:color w:val="8C8C8C"/>
              </w:rPr>
              <w:t xml:space="preserve"> (0</w:t>
            </w:r>
            <w:r w:rsidRPr="00124B8E">
              <w:rPr>
                <w:color w:val="8C8C8C"/>
              </w:rPr>
              <w:t>：开，</w:t>
            </w:r>
            <w:r w:rsidRPr="00124B8E">
              <w:rPr>
                <w:color w:val="8C8C8C"/>
              </w:rPr>
              <w:t>1</w:t>
            </w:r>
            <w:r w:rsidRPr="00124B8E">
              <w:rPr>
                <w:color w:val="8C8C8C"/>
              </w:rPr>
              <w:t>：关</w:t>
            </w:r>
            <w:r w:rsidRPr="00124B8E">
              <w:rPr>
                <w:color w:val="8C8C8C"/>
              </w:rPr>
              <w:t>)</w:t>
            </w:r>
            <w:r w:rsidRPr="00124B8E">
              <w:rPr>
                <w:color w:val="8C8C8C"/>
              </w:rPr>
              <w:br/>
              <w:t xml:space="preserve">        </w:t>
            </w:r>
            <w:r w:rsidRPr="00124B8E">
              <w:t>"status"</w:t>
            </w:r>
            <w:r w:rsidRPr="00124B8E">
              <w:rPr>
                <w:color w:val="080808"/>
              </w:rPr>
              <w:t xml:space="preserve">: </w:t>
            </w:r>
            <w:r w:rsidRPr="00124B8E">
              <w:t>0</w:t>
            </w:r>
            <w:r w:rsidRPr="00124B8E">
              <w:br/>
              <w:t xml:space="preserve">      </w:t>
            </w:r>
            <w:r w:rsidRPr="00124B8E">
              <w:rPr>
                <w:color w:val="B4960A"/>
              </w:rPr>
              <w:t>}</w:t>
            </w:r>
            <w:r w:rsidRPr="00124B8E">
              <w:rPr>
                <w:color w:val="080808"/>
              </w:rPr>
              <w:t>,</w:t>
            </w:r>
            <w:r w:rsidRPr="00124B8E">
              <w:rPr>
                <w:color w:val="080808"/>
              </w:rPr>
              <w:br/>
              <w:t xml:space="preserve">      </w:t>
            </w:r>
            <w:r w:rsidRPr="00124B8E">
              <w:rPr>
                <w:color w:val="B4960A"/>
              </w:rPr>
              <w:t>{</w:t>
            </w:r>
            <w:r w:rsidRPr="00124B8E">
              <w:rPr>
                <w:color w:val="B4960A"/>
              </w:rPr>
              <w:br/>
              <w:t xml:space="preserve">        </w:t>
            </w:r>
            <w:r w:rsidRPr="00124B8E">
              <w:t>"duration"</w:t>
            </w:r>
            <w:r w:rsidRPr="00124B8E">
              <w:rPr>
                <w:color w:val="080808"/>
              </w:rPr>
              <w:t xml:space="preserve">: </w:t>
            </w:r>
            <w:r w:rsidRPr="00124B8E">
              <w:t>10</w:t>
            </w:r>
            <w:r w:rsidRPr="00124B8E">
              <w:rPr>
                <w:color w:val="080808"/>
              </w:rPr>
              <w:t>,</w:t>
            </w:r>
            <w:r w:rsidRPr="00124B8E">
              <w:rPr>
                <w:color w:val="080808"/>
              </w:rPr>
              <w:br/>
              <w:t xml:space="preserve">        </w:t>
            </w:r>
            <w:r w:rsidRPr="00124B8E">
              <w:t>"volume"</w:t>
            </w:r>
            <w:r w:rsidRPr="00124B8E">
              <w:rPr>
                <w:color w:val="080808"/>
              </w:rPr>
              <w:t xml:space="preserve">: </w:t>
            </w:r>
            <w:r w:rsidRPr="00124B8E">
              <w:t>20</w:t>
            </w:r>
            <w:r w:rsidRPr="00124B8E">
              <w:rPr>
                <w:color w:val="080808"/>
              </w:rPr>
              <w:t>,</w:t>
            </w:r>
            <w:r w:rsidRPr="00124B8E">
              <w:rPr>
                <w:color w:val="080808"/>
              </w:rPr>
              <w:br/>
              <w:t xml:space="preserve">        </w:t>
            </w:r>
            <w:r w:rsidRPr="00124B8E">
              <w:t>"data"</w:t>
            </w:r>
            <w:r w:rsidRPr="00124B8E">
              <w:rPr>
                <w:color w:val="080808"/>
              </w:rPr>
              <w:t xml:space="preserve">: </w:t>
            </w:r>
            <w:r w:rsidRPr="00124B8E">
              <w:rPr>
                <w:color w:val="0E4A8E"/>
              </w:rPr>
              <w:t>[]</w:t>
            </w:r>
            <w:r w:rsidRPr="00124B8E">
              <w:rPr>
                <w:color w:val="080808"/>
              </w:rPr>
              <w:t>,</w:t>
            </w:r>
            <w:r w:rsidRPr="00124B8E">
              <w:rPr>
                <w:color w:val="080808"/>
              </w:rPr>
              <w:br/>
              <w:t xml:space="preserve">        </w:t>
            </w:r>
            <w:r w:rsidRPr="00124B8E">
              <w:t>"circulationMode"</w:t>
            </w:r>
            <w:r w:rsidRPr="00124B8E">
              <w:rPr>
                <w:color w:val="080808"/>
              </w:rPr>
              <w:t xml:space="preserve">: </w:t>
            </w:r>
            <w:r w:rsidRPr="00124B8E">
              <w:t>2</w:t>
            </w:r>
            <w:r w:rsidRPr="00124B8E">
              <w:rPr>
                <w:color w:val="080808"/>
              </w:rPr>
              <w:t>,</w:t>
            </w:r>
            <w:r w:rsidRPr="00124B8E">
              <w:rPr>
                <w:color w:val="080808"/>
              </w:rPr>
              <w:br/>
              <w:t xml:space="preserve">        </w:t>
            </w:r>
            <w:r w:rsidRPr="00124B8E">
              <w:t>"waitTime"</w:t>
            </w:r>
            <w:r w:rsidRPr="00124B8E">
              <w:rPr>
                <w:color w:val="080808"/>
              </w:rPr>
              <w:t xml:space="preserve">: </w:t>
            </w:r>
            <w:r w:rsidRPr="00124B8E">
              <w:t>60</w:t>
            </w:r>
            <w:r w:rsidRPr="00124B8E">
              <w:rPr>
                <w:color w:val="080808"/>
              </w:rPr>
              <w:t>,</w:t>
            </w:r>
            <w:r w:rsidRPr="00124B8E">
              <w:rPr>
                <w:color w:val="080808"/>
              </w:rPr>
              <w:br/>
              <w:t xml:space="preserve">        </w:t>
            </w:r>
            <w:r w:rsidRPr="00124B8E">
              <w:t>"resourceType"</w:t>
            </w:r>
            <w:r w:rsidRPr="00124B8E">
              <w:rPr>
                <w:color w:val="080808"/>
              </w:rPr>
              <w:t xml:space="preserve">: </w:t>
            </w:r>
            <w:r w:rsidRPr="00124B8E">
              <w:t>1</w:t>
            </w:r>
            <w:r w:rsidRPr="00124B8E">
              <w:rPr>
                <w:color w:val="080808"/>
              </w:rPr>
              <w:t>,</w:t>
            </w:r>
            <w:r w:rsidRPr="00124B8E">
              <w:rPr>
                <w:color w:val="080808"/>
              </w:rPr>
              <w:br/>
              <w:t xml:space="preserve">        </w:t>
            </w:r>
            <w:r w:rsidRPr="00124B8E">
              <w:t>"status"</w:t>
            </w:r>
            <w:r w:rsidRPr="00124B8E">
              <w:rPr>
                <w:color w:val="080808"/>
              </w:rPr>
              <w:t xml:space="preserve">: </w:t>
            </w:r>
            <w:r w:rsidRPr="00124B8E">
              <w:t>0</w:t>
            </w:r>
            <w:r w:rsidRPr="00124B8E">
              <w:br/>
              <w:t xml:space="preserve">      </w:t>
            </w:r>
            <w:r w:rsidRPr="00124B8E">
              <w:rPr>
                <w:color w:val="B4960A"/>
              </w:rPr>
              <w:t>}</w:t>
            </w:r>
            <w:r w:rsidRPr="00124B8E">
              <w:rPr>
                <w:color w:val="080808"/>
              </w:rPr>
              <w:t>,</w:t>
            </w:r>
            <w:r w:rsidRPr="00124B8E">
              <w:rPr>
                <w:color w:val="080808"/>
              </w:rPr>
              <w:br/>
              <w:t xml:space="preserve">      </w:t>
            </w:r>
            <w:r w:rsidRPr="00124B8E">
              <w:rPr>
                <w:color w:val="B4960A"/>
              </w:rPr>
              <w:t>{</w:t>
            </w:r>
            <w:r w:rsidRPr="00124B8E">
              <w:rPr>
                <w:color w:val="B4960A"/>
              </w:rPr>
              <w:br/>
              <w:t xml:space="preserve">        </w:t>
            </w:r>
            <w:r w:rsidRPr="00124B8E">
              <w:t>"duration"</w:t>
            </w:r>
            <w:r w:rsidRPr="00124B8E">
              <w:rPr>
                <w:color w:val="080808"/>
              </w:rPr>
              <w:t xml:space="preserve">: </w:t>
            </w:r>
            <w:r w:rsidRPr="00124B8E">
              <w:t>5</w:t>
            </w:r>
            <w:r w:rsidRPr="00124B8E">
              <w:rPr>
                <w:color w:val="080808"/>
              </w:rPr>
              <w:t>,</w:t>
            </w:r>
            <w:r w:rsidRPr="00124B8E">
              <w:rPr>
                <w:color w:val="080808"/>
              </w:rPr>
              <w:br/>
              <w:t xml:space="preserve">        </w:t>
            </w:r>
            <w:r w:rsidRPr="00124B8E">
              <w:t>"volume"</w:t>
            </w:r>
            <w:r w:rsidRPr="00124B8E">
              <w:rPr>
                <w:color w:val="080808"/>
              </w:rPr>
              <w:t xml:space="preserve">: </w:t>
            </w:r>
            <w:r w:rsidRPr="00124B8E">
              <w:t>30</w:t>
            </w:r>
            <w:r w:rsidRPr="00124B8E">
              <w:rPr>
                <w:color w:val="080808"/>
              </w:rPr>
              <w:t>,</w:t>
            </w:r>
            <w:r w:rsidRPr="00124B8E">
              <w:rPr>
                <w:color w:val="080808"/>
              </w:rPr>
              <w:br/>
              <w:t xml:space="preserve">        </w:t>
            </w:r>
            <w:r w:rsidRPr="00124B8E">
              <w:t>"data"</w:t>
            </w:r>
            <w:r w:rsidRPr="00124B8E">
              <w:rPr>
                <w:color w:val="080808"/>
              </w:rPr>
              <w:t xml:space="preserve">: </w:t>
            </w:r>
            <w:r w:rsidRPr="00124B8E">
              <w:rPr>
                <w:color w:val="0E4A8E"/>
              </w:rPr>
              <w:t>[]</w:t>
            </w:r>
            <w:r w:rsidRPr="00124B8E">
              <w:rPr>
                <w:color w:val="080808"/>
              </w:rPr>
              <w:t>,</w:t>
            </w:r>
            <w:r w:rsidRPr="00124B8E">
              <w:rPr>
                <w:color w:val="080808"/>
              </w:rPr>
              <w:br/>
              <w:t xml:space="preserve">        </w:t>
            </w:r>
            <w:r w:rsidRPr="00124B8E">
              <w:t>"circulationMode"</w:t>
            </w:r>
            <w:r w:rsidRPr="00124B8E">
              <w:rPr>
                <w:color w:val="080808"/>
              </w:rPr>
              <w:t xml:space="preserve">: </w:t>
            </w:r>
            <w:r w:rsidRPr="00124B8E">
              <w:t>0</w:t>
            </w:r>
            <w:r w:rsidRPr="00124B8E">
              <w:rPr>
                <w:color w:val="080808"/>
              </w:rPr>
              <w:t>,</w:t>
            </w:r>
            <w:r w:rsidRPr="00124B8E">
              <w:rPr>
                <w:color w:val="080808"/>
              </w:rPr>
              <w:br/>
              <w:t xml:space="preserve">        </w:t>
            </w:r>
            <w:r w:rsidRPr="00124B8E">
              <w:t>"waitTime"</w:t>
            </w:r>
            <w:r w:rsidRPr="00124B8E">
              <w:rPr>
                <w:color w:val="080808"/>
              </w:rPr>
              <w:t xml:space="preserve">: </w:t>
            </w:r>
            <w:r w:rsidRPr="00124B8E">
              <w:t>0</w:t>
            </w:r>
            <w:r w:rsidRPr="00124B8E">
              <w:rPr>
                <w:color w:val="080808"/>
              </w:rPr>
              <w:t>,</w:t>
            </w:r>
            <w:r w:rsidRPr="00124B8E">
              <w:rPr>
                <w:color w:val="080808"/>
              </w:rPr>
              <w:br/>
              <w:t xml:space="preserve">        </w:t>
            </w:r>
            <w:r w:rsidRPr="00124B8E">
              <w:t>"resourceType"</w:t>
            </w:r>
            <w:r w:rsidRPr="00124B8E">
              <w:rPr>
                <w:color w:val="080808"/>
              </w:rPr>
              <w:t xml:space="preserve">: </w:t>
            </w:r>
            <w:r w:rsidRPr="00124B8E">
              <w:t>2</w:t>
            </w:r>
            <w:r w:rsidRPr="00124B8E">
              <w:rPr>
                <w:color w:val="080808"/>
              </w:rPr>
              <w:t>,</w:t>
            </w:r>
            <w:r w:rsidRPr="00124B8E">
              <w:rPr>
                <w:color w:val="080808"/>
              </w:rPr>
              <w:br/>
              <w:t xml:space="preserve">        </w:t>
            </w:r>
            <w:r w:rsidRPr="00124B8E">
              <w:t>"status"</w:t>
            </w:r>
            <w:r w:rsidRPr="00124B8E">
              <w:rPr>
                <w:color w:val="080808"/>
              </w:rPr>
              <w:t xml:space="preserve">: </w:t>
            </w:r>
            <w:r w:rsidRPr="00124B8E">
              <w:t>0</w:t>
            </w:r>
            <w:r w:rsidRPr="00124B8E">
              <w:br/>
              <w:t xml:space="preserve">      </w:t>
            </w:r>
            <w:r w:rsidRPr="00124B8E">
              <w:rPr>
                <w:color w:val="B4960A"/>
              </w:rPr>
              <w:t>}</w:t>
            </w:r>
            <w:r w:rsidRPr="00124B8E">
              <w:rPr>
                <w:color w:val="B4960A"/>
              </w:rPr>
              <w:br/>
              <w:t xml:space="preserve">    </w:t>
            </w:r>
            <w:r w:rsidRPr="00124B8E">
              <w:rPr>
                <w:color w:val="3F9101"/>
              </w:rPr>
              <w:t>]</w:t>
            </w:r>
            <w:r w:rsidRPr="00124B8E">
              <w:rPr>
                <w:color w:val="3F9101"/>
              </w:rPr>
              <w:br/>
              <w:t xml:space="preserve">  </w:t>
            </w:r>
            <w:r w:rsidRPr="00124B8E">
              <w:rPr>
                <w:color w:val="0E4A8E"/>
              </w:rPr>
              <w:t>}</w:t>
            </w:r>
            <w:r w:rsidRPr="00124B8E">
              <w:rPr>
                <w:color w:val="0E4A8E"/>
              </w:rPr>
              <w:br/>
            </w:r>
            <w:r w:rsidRPr="00124B8E">
              <w:rPr>
                <w:color w:val="3F9101"/>
              </w:rPr>
              <w:t>}</w:t>
            </w:r>
          </w:p>
          <w:p w14:paraId="4186DF51" w14:textId="77777777" w:rsidR="00665918" w:rsidRPr="00124B8E" w:rsidRDefault="00665918" w:rsidP="003E69E9"/>
        </w:tc>
      </w:tr>
    </w:tbl>
    <w:p w14:paraId="7EB03368" w14:textId="3DA1D60F" w:rsidR="00933DB0" w:rsidRDefault="008845DE" w:rsidP="003E69E9">
      <w:pPr>
        <w:pStyle w:val="2"/>
      </w:pPr>
      <w:r>
        <w:rPr>
          <w:rFonts w:hint="eastAsia"/>
        </w:rPr>
        <w:t xml:space="preserve">4.6 </w:t>
      </w:r>
      <w:r>
        <w:rPr>
          <w:rFonts w:hint="eastAsia"/>
        </w:rPr>
        <w:t>制作记录消息</w:t>
      </w:r>
    </w:p>
    <w:p w14:paraId="48B10DEC" w14:textId="77777777" w:rsidR="00933DB0" w:rsidRDefault="008845DE" w:rsidP="003E69E9">
      <w:pPr>
        <w:pStyle w:val="3"/>
      </w:pPr>
      <w:r>
        <w:rPr>
          <w:rFonts w:hint="eastAsia"/>
        </w:rPr>
        <w:t xml:space="preserve">4.6.1 </w:t>
      </w:r>
      <w:r>
        <w:rPr>
          <w:rFonts w:hint="eastAsia"/>
        </w:rPr>
        <w:t>消息格式</w:t>
      </w:r>
    </w:p>
    <w:p w14:paraId="4B6FFB5D" w14:textId="77777777" w:rsidR="00933DB0" w:rsidRDefault="008845DE" w:rsidP="003E69E9">
      <w:r>
        <w:rPr>
          <w:rFonts w:hint="eastAsia"/>
        </w:rPr>
        <w:t>设备端的制作记录数据上报到云服务器存储起来。</w:t>
      </w:r>
    </w:p>
    <w:p w14:paraId="220AF674" w14:textId="77777777" w:rsidR="00933DB0" w:rsidRDefault="008845DE" w:rsidP="003E69E9">
      <w:r>
        <w:rPr>
          <w:rFonts w:hint="eastAsia"/>
        </w:rPr>
        <w:t>触发条件：</w:t>
      </w:r>
    </w:p>
    <w:p w14:paraId="199D878D" w14:textId="77777777" w:rsidR="00933DB0" w:rsidRDefault="008845DE" w:rsidP="003E69E9">
      <w:pPr>
        <w:pStyle w:val="af7"/>
        <w:numPr>
          <w:ilvl w:val="0"/>
          <w:numId w:val="3"/>
        </w:numPr>
        <w:ind w:firstLineChars="0"/>
      </w:pPr>
      <w:r>
        <w:rPr>
          <w:rFonts w:hint="eastAsia"/>
        </w:rPr>
        <w:t>当设备制作饮品的时候触发；</w:t>
      </w:r>
    </w:p>
    <w:p w14:paraId="4B65E3AB" w14:textId="77777777" w:rsidR="00933DB0" w:rsidRDefault="008845DE" w:rsidP="003E69E9">
      <w:pPr>
        <w:pStyle w:val="af7"/>
        <w:numPr>
          <w:ilvl w:val="0"/>
          <w:numId w:val="3"/>
        </w:numPr>
        <w:ind w:firstLineChars="0"/>
      </w:pPr>
      <w:r>
        <w:rPr>
          <w:rFonts w:hint="eastAsia"/>
        </w:rPr>
        <w:t>当设备成功连接</w:t>
      </w:r>
      <w:r>
        <w:rPr>
          <w:rFonts w:hint="eastAsia"/>
        </w:rPr>
        <w:t>MQTT</w:t>
      </w:r>
      <w:r>
        <w:rPr>
          <w:rFonts w:hint="eastAsia"/>
        </w:rPr>
        <w:t>的时候触发（第一次）；</w:t>
      </w:r>
    </w:p>
    <w:p w14:paraId="1EDC00D9" w14:textId="77777777" w:rsidR="00933DB0" w:rsidRDefault="008845DE" w:rsidP="003E69E9">
      <w:pPr>
        <w:pStyle w:val="af7"/>
        <w:numPr>
          <w:ilvl w:val="0"/>
          <w:numId w:val="3"/>
        </w:numPr>
        <w:ind w:firstLineChars="0"/>
      </w:pPr>
      <w:r>
        <w:rPr>
          <w:rFonts w:hint="eastAsia"/>
        </w:rPr>
        <w:t>失败触发重试机制</w:t>
      </w:r>
      <w:r>
        <w:rPr>
          <w:rFonts w:hint="eastAsia"/>
        </w:rPr>
        <w:t>={10</w:t>
      </w:r>
      <w:r>
        <w:rPr>
          <w:rFonts w:hint="eastAsia"/>
        </w:rPr>
        <w:t>分钟，</w:t>
      </w:r>
      <w:r>
        <w:rPr>
          <w:rFonts w:hint="eastAsia"/>
        </w:rPr>
        <w:t>30</w:t>
      </w:r>
      <w:r>
        <w:rPr>
          <w:rFonts w:hint="eastAsia"/>
        </w:rPr>
        <w:t>分钟</w:t>
      </w:r>
      <w:r>
        <w:rPr>
          <w:rFonts w:hint="eastAsia"/>
        </w:rPr>
        <w:t>,  60</w:t>
      </w:r>
      <w:r>
        <w:rPr>
          <w:rFonts w:hint="eastAsia"/>
        </w:rPr>
        <w:t>分钟</w:t>
      </w:r>
      <w:r>
        <w:rPr>
          <w:rFonts w:hint="eastAsia"/>
        </w:rPr>
        <w:t>}</w:t>
      </w:r>
      <w:r>
        <w:rPr>
          <w:rFonts w:hint="eastAsia"/>
        </w:rPr>
        <w:t>（仅重发</w:t>
      </w:r>
      <w:r>
        <w:rPr>
          <w:rFonts w:hint="eastAsia"/>
        </w:rPr>
        <w:t>3</w:t>
      </w:r>
      <w:r>
        <w:rPr>
          <w:rFonts w:hint="eastAsia"/>
        </w:rPr>
        <w:t>次，超过则当天不再发）</w:t>
      </w:r>
      <w:r>
        <w:rPr>
          <w:rFonts w:hint="eastAsia"/>
        </w:rPr>
        <w:t>;</w:t>
      </w:r>
    </w:p>
    <w:p w14:paraId="7919439E" w14:textId="77777777" w:rsidR="00933DB0" w:rsidRDefault="008845DE" w:rsidP="003E69E9">
      <w:pPr>
        <w:pStyle w:val="4"/>
      </w:pPr>
      <w:r>
        <w:rPr>
          <w:rFonts w:hint="eastAsia"/>
        </w:rPr>
        <w:t xml:space="preserve">4.6.1.1 </w:t>
      </w:r>
      <w:r>
        <w:rPr>
          <w:rFonts w:hint="eastAsia"/>
        </w:rPr>
        <w:t>制作记录结构体</w:t>
      </w:r>
    </w:p>
    <w:tbl>
      <w:tblPr>
        <w:tblStyle w:val="af4"/>
        <w:tblW w:w="8522" w:type="dxa"/>
        <w:tblLayout w:type="fixed"/>
        <w:tblLook w:val="04A0" w:firstRow="1" w:lastRow="0" w:firstColumn="1" w:lastColumn="0" w:noHBand="0" w:noVBand="1"/>
      </w:tblPr>
      <w:tblGrid>
        <w:gridCol w:w="1526"/>
        <w:gridCol w:w="2734"/>
        <w:gridCol w:w="1235"/>
        <w:gridCol w:w="3027"/>
      </w:tblGrid>
      <w:tr w:rsidR="00933DB0" w14:paraId="76CC3BA1" w14:textId="77777777">
        <w:tc>
          <w:tcPr>
            <w:tcW w:w="1526" w:type="dxa"/>
            <w:shd w:val="clear" w:color="auto" w:fill="244061" w:themeFill="accent1" w:themeFillShade="80"/>
          </w:tcPr>
          <w:p w14:paraId="59440CD7" w14:textId="77777777" w:rsidR="00933DB0" w:rsidRDefault="008845DE" w:rsidP="003E69E9">
            <w:r>
              <w:rPr>
                <w:rFonts w:hint="eastAsia"/>
              </w:rPr>
              <w:t>消息主题</w:t>
            </w:r>
          </w:p>
        </w:tc>
        <w:tc>
          <w:tcPr>
            <w:tcW w:w="6996" w:type="dxa"/>
            <w:gridSpan w:val="3"/>
            <w:shd w:val="clear" w:color="auto" w:fill="FBD4B4" w:themeFill="accent6" w:themeFillTint="66"/>
          </w:tcPr>
          <w:p w14:paraId="22AD8B78" w14:textId="14CDDCE3" w:rsidR="00933DB0" w:rsidRDefault="008845DE" w:rsidP="003E69E9">
            <w:bookmarkStart w:id="7" w:name="OLE_LINK7"/>
            <w:r>
              <w:t>data</w:t>
            </w:r>
            <w:r>
              <w:rPr>
                <w:rFonts w:hint="eastAsia"/>
              </w:rPr>
              <w:t>S</w:t>
            </w:r>
            <w:r>
              <w:t>erver</w:t>
            </w:r>
            <w:r>
              <w:rPr>
                <w:rFonts w:hint="eastAsia"/>
              </w:rPr>
              <w:t>/kalerm/iot</w:t>
            </w:r>
            <w:r>
              <w:t>/</w:t>
            </w:r>
            <w:r>
              <w:rPr>
                <w:rFonts w:hint="eastAsia"/>
              </w:rPr>
              <w:t>drinkHistory</w:t>
            </w:r>
            <w:r>
              <w:t>/</w:t>
            </w:r>
            <w:r>
              <w:rPr>
                <w:rFonts w:hint="eastAsia"/>
              </w:rPr>
              <w:t>cilentId</w:t>
            </w:r>
            <w:bookmarkEnd w:id="7"/>
          </w:p>
        </w:tc>
      </w:tr>
      <w:tr w:rsidR="00933DB0" w14:paraId="600D71F0" w14:textId="77777777">
        <w:tc>
          <w:tcPr>
            <w:tcW w:w="1526" w:type="dxa"/>
            <w:shd w:val="clear" w:color="auto" w:fill="244061" w:themeFill="accent1" w:themeFillShade="80"/>
          </w:tcPr>
          <w:p w14:paraId="141882CE" w14:textId="77777777" w:rsidR="00933DB0" w:rsidRDefault="008845DE" w:rsidP="003E69E9">
            <w:r>
              <w:rPr>
                <w:rFonts w:hint="eastAsia"/>
              </w:rPr>
              <w:t>订阅者</w:t>
            </w:r>
          </w:p>
        </w:tc>
        <w:tc>
          <w:tcPr>
            <w:tcW w:w="2734" w:type="dxa"/>
          </w:tcPr>
          <w:p w14:paraId="0B5EE14C" w14:textId="77777777" w:rsidR="00933DB0" w:rsidRDefault="008845DE" w:rsidP="003E69E9">
            <w:r>
              <w:rPr>
                <w:rFonts w:hint="eastAsia"/>
              </w:rPr>
              <w:t>远程控制服务器</w:t>
            </w:r>
          </w:p>
        </w:tc>
        <w:tc>
          <w:tcPr>
            <w:tcW w:w="1235" w:type="dxa"/>
            <w:shd w:val="clear" w:color="auto" w:fill="244061" w:themeFill="accent1" w:themeFillShade="80"/>
          </w:tcPr>
          <w:p w14:paraId="51F5C686" w14:textId="77777777" w:rsidR="00933DB0" w:rsidRDefault="008845DE" w:rsidP="003E69E9">
            <w:r>
              <w:rPr>
                <w:rFonts w:hint="eastAsia"/>
              </w:rPr>
              <w:t>发布者</w:t>
            </w:r>
          </w:p>
        </w:tc>
        <w:tc>
          <w:tcPr>
            <w:tcW w:w="3027" w:type="dxa"/>
          </w:tcPr>
          <w:p w14:paraId="5CCDD912" w14:textId="77777777" w:rsidR="00933DB0" w:rsidRDefault="008845DE" w:rsidP="003E69E9">
            <w:r>
              <w:rPr>
                <w:rFonts w:hint="eastAsia"/>
              </w:rPr>
              <w:t>咖啡机</w:t>
            </w:r>
          </w:p>
        </w:tc>
      </w:tr>
      <w:tr w:rsidR="00933DB0" w14:paraId="185163D0" w14:textId="77777777">
        <w:trPr>
          <w:trHeight w:val="956"/>
        </w:trPr>
        <w:tc>
          <w:tcPr>
            <w:tcW w:w="1526" w:type="dxa"/>
            <w:shd w:val="clear" w:color="auto" w:fill="244061" w:themeFill="accent1" w:themeFillShade="80"/>
          </w:tcPr>
          <w:p w14:paraId="7ED8DB53" w14:textId="77777777" w:rsidR="00933DB0" w:rsidRDefault="008845DE" w:rsidP="003E69E9">
            <w:r>
              <w:t>J</w:t>
            </w:r>
            <w:r>
              <w:rPr>
                <w:rFonts w:hint="eastAsia"/>
              </w:rPr>
              <w:t>son</w:t>
            </w:r>
            <w:r>
              <w:rPr>
                <w:rFonts w:hint="eastAsia"/>
              </w:rPr>
              <w:t>格式</w:t>
            </w:r>
          </w:p>
        </w:tc>
        <w:tc>
          <w:tcPr>
            <w:tcW w:w="6996" w:type="dxa"/>
            <w:gridSpan w:val="3"/>
          </w:tcPr>
          <w:p w14:paraId="606308DE" w14:textId="77777777" w:rsidR="00933DB0" w:rsidRDefault="008845DE" w:rsidP="003E69E9">
            <w:r>
              <w:t>{</w:t>
            </w:r>
          </w:p>
          <w:p w14:paraId="52582775" w14:textId="77777777" w:rsidR="00933DB0" w:rsidRDefault="008845DE" w:rsidP="003E69E9">
            <w:r>
              <w:t>"</w:t>
            </w:r>
            <w:r>
              <w:rPr>
                <w:rFonts w:hint="eastAsia"/>
              </w:rPr>
              <w:t>msgId</w:t>
            </w:r>
            <w:r>
              <w:t>": "45484asd5a4d8a48a4sdads",</w:t>
            </w:r>
          </w:p>
          <w:p w14:paraId="1AEE822E" w14:textId="77777777" w:rsidR="00933DB0" w:rsidRDefault="008845DE" w:rsidP="003E69E9">
            <w:r>
              <w:t>"version": "2.0",</w:t>
            </w:r>
          </w:p>
          <w:p w14:paraId="4B04EDE9" w14:textId="77777777" w:rsidR="00933DB0" w:rsidRDefault="008845DE" w:rsidP="003E69E9">
            <w:pPr>
              <w:rPr>
                <w:rFonts w:ascii="Consolas" w:hAnsi="Consolas" w:cs="Consolas"/>
                <w:color w:val="2A00FF"/>
                <w:kern w:val="0"/>
                <w:sz w:val="20"/>
                <w:szCs w:val="20"/>
              </w:rPr>
            </w:pPr>
            <w:r>
              <w:t>"timestamp": "1565499360620",</w:t>
            </w:r>
          </w:p>
          <w:p w14:paraId="1727DD43" w14:textId="77777777" w:rsidR="00933DB0" w:rsidRDefault="008845DE" w:rsidP="003E69E9">
            <w:r>
              <w:rPr>
                <w:color w:val="2A00FF"/>
              </w:rPr>
              <w:tab/>
            </w:r>
            <w:r>
              <w:t>"</w:t>
            </w:r>
            <w:r>
              <w:rPr>
                <w:rFonts w:hint="eastAsia"/>
              </w:rPr>
              <w:t>data</w:t>
            </w:r>
            <w:r>
              <w:t>":</w:t>
            </w:r>
            <w:r>
              <w:rPr>
                <w:rFonts w:hint="eastAsia"/>
              </w:rPr>
              <w:t>{</w:t>
            </w:r>
          </w:p>
          <w:p w14:paraId="6F60101B" w14:textId="77777777" w:rsidR="00933DB0" w:rsidRDefault="008845DE" w:rsidP="003E69E9">
            <w:pPr>
              <w:rPr>
                <w:color w:val="000000" w:themeColor="text1"/>
              </w:rPr>
            </w:pPr>
            <w:r>
              <w:t xml:space="preserve">// </w:t>
            </w:r>
            <w:r>
              <w:t>每次记录不超过</w:t>
            </w:r>
            <w:r>
              <w:rPr>
                <w:rFonts w:hint="eastAsia"/>
              </w:rPr>
              <w:t>5</w:t>
            </w:r>
            <w:r>
              <w:t>00</w:t>
            </w:r>
            <w:r>
              <w:t>条</w:t>
            </w:r>
          </w:p>
          <w:p w14:paraId="5356C18F" w14:textId="77777777" w:rsidR="00933DB0" w:rsidRDefault="008845DE" w:rsidP="003E69E9">
            <w:pPr>
              <w:rPr>
                <w:color w:val="2A00FF"/>
              </w:rPr>
            </w:pPr>
            <w:r>
              <w:t>drinkHistory</w:t>
            </w:r>
            <w:r>
              <w:rPr>
                <w:rFonts w:hint="eastAsia"/>
              </w:rPr>
              <w:t>:</w:t>
            </w:r>
            <w:r>
              <w:t>[</w:t>
            </w:r>
          </w:p>
          <w:p w14:paraId="424C7E90" w14:textId="77777777" w:rsidR="00933DB0" w:rsidRDefault="008845DE" w:rsidP="003E69E9">
            <w:pPr>
              <w:rPr>
                <w:color w:val="2A00FF"/>
              </w:rPr>
            </w:pPr>
            <w:r>
              <w:rPr>
                <w:sz w:val="22"/>
              </w:rPr>
              <w:tab/>
            </w:r>
            <w:r>
              <w:rPr>
                <w:color w:val="2A00FF"/>
              </w:rPr>
              <w:tab/>
            </w:r>
            <w:r>
              <w:t>{</w:t>
            </w:r>
          </w:p>
          <w:p w14:paraId="0BA03E92" w14:textId="77777777" w:rsidR="00933DB0" w:rsidRDefault="008845DE" w:rsidP="003E69E9">
            <w:r>
              <w:tab/>
            </w:r>
            <w:r>
              <w:tab/>
              <w:t>/*</w:t>
            </w:r>
            <w:r>
              <w:t>饮品名称</w:t>
            </w:r>
            <w:r>
              <w:t>*/</w:t>
            </w:r>
          </w:p>
          <w:p w14:paraId="1D8D1BDE" w14:textId="77777777" w:rsidR="00933DB0" w:rsidRDefault="008845DE" w:rsidP="003E69E9">
            <w:pPr>
              <w:rPr>
                <w:color w:val="2A00FF"/>
              </w:rPr>
            </w:pPr>
            <w:r>
              <w:rPr>
                <w:color w:val="2A00FF"/>
              </w:rPr>
              <w:tab/>
            </w:r>
            <w:r>
              <w:rPr>
                <w:color w:val="2A00FF"/>
              </w:rPr>
              <w:tab/>
            </w:r>
            <w:r>
              <w:t>"drinkName":"xx</w:t>
            </w:r>
            <w:r>
              <w:rPr>
                <w:rFonts w:hint="eastAsia"/>
              </w:rPr>
              <w:t xml:space="preserve"> </w:t>
            </w:r>
            <w:r>
              <w:t>(string)",</w:t>
            </w:r>
          </w:p>
          <w:p w14:paraId="4972C94C" w14:textId="77777777" w:rsidR="00933DB0" w:rsidRDefault="008845DE" w:rsidP="003E69E9">
            <w:r>
              <w:tab/>
            </w:r>
            <w:r>
              <w:tab/>
              <w:t>/*</w:t>
            </w:r>
            <w:r>
              <w:t>饮品名称序号</w:t>
            </w:r>
            <w:r>
              <w:t>*/</w:t>
            </w:r>
          </w:p>
          <w:p w14:paraId="53A1448C" w14:textId="77777777" w:rsidR="00933DB0" w:rsidRDefault="008845DE" w:rsidP="003E69E9">
            <w:r>
              <w:rPr>
                <w:color w:val="2A00FF"/>
              </w:rPr>
              <w:tab/>
            </w:r>
            <w:r>
              <w:rPr>
                <w:color w:val="2A00FF"/>
              </w:rPr>
              <w:tab/>
            </w:r>
            <w:r>
              <w:t>"drinkNameIndex":0x00-0xffff</w:t>
            </w:r>
            <w:r>
              <w:rPr>
                <w:rFonts w:hint="eastAsia"/>
              </w:rPr>
              <w:t xml:space="preserve"> </w:t>
            </w:r>
            <w:r>
              <w:t>(int),</w:t>
            </w:r>
          </w:p>
          <w:p w14:paraId="6CCF83D3" w14:textId="77777777" w:rsidR="00933DB0" w:rsidRDefault="008845DE" w:rsidP="003E69E9">
            <w:r>
              <w:t>/*</w:t>
            </w:r>
            <w:r>
              <w:rPr>
                <w:rFonts w:hint="eastAsia"/>
              </w:rPr>
              <w:t>商品编码</w:t>
            </w:r>
            <w:r>
              <w:t>*/</w:t>
            </w:r>
          </w:p>
          <w:p w14:paraId="7001351A" w14:textId="77777777" w:rsidR="00933DB0" w:rsidRDefault="008845DE" w:rsidP="003E69E9">
            <w:r>
              <w:tab/>
            </w:r>
            <w:r>
              <w:tab/>
              <w:t>"</w:t>
            </w:r>
            <w:r>
              <w:rPr>
                <w:rFonts w:hint="eastAsia"/>
              </w:rPr>
              <w:t>skuCode</w:t>
            </w:r>
            <w:r>
              <w:t>":"</w:t>
            </w:r>
            <w:r>
              <w:rPr>
                <w:rFonts w:hint="eastAsia"/>
              </w:rPr>
              <w:t>1q2w</w:t>
            </w:r>
            <w:r>
              <w:t>",</w:t>
            </w:r>
          </w:p>
          <w:p w14:paraId="795F2598" w14:textId="77777777" w:rsidR="00933DB0" w:rsidRDefault="008845DE" w:rsidP="003E69E9">
            <w:r>
              <w:tab/>
            </w:r>
            <w:r>
              <w:tab/>
              <w:t>/*</w:t>
            </w:r>
            <w:r>
              <w:t>浓缩咖啡量</w:t>
            </w:r>
            <w:r>
              <w:t>*/</w:t>
            </w:r>
          </w:p>
          <w:p w14:paraId="523241DC" w14:textId="77777777" w:rsidR="00933DB0" w:rsidRDefault="008845DE" w:rsidP="003E69E9">
            <w:pPr>
              <w:rPr>
                <w:color w:val="2A00FF"/>
              </w:rPr>
            </w:pPr>
            <w:r>
              <w:rPr>
                <w:color w:val="2A00FF"/>
              </w:rPr>
              <w:tab/>
            </w:r>
            <w:r>
              <w:rPr>
                <w:color w:val="2A00FF"/>
              </w:rPr>
              <w:tab/>
            </w:r>
            <w:r>
              <w:t>"espressoAmount":xx</w:t>
            </w:r>
            <w:r>
              <w:rPr>
                <w:rFonts w:hint="eastAsia"/>
              </w:rPr>
              <w:t xml:space="preserve"> </w:t>
            </w:r>
            <w:r>
              <w:t>(int),</w:t>
            </w:r>
          </w:p>
          <w:p w14:paraId="6D1588AF" w14:textId="77777777" w:rsidR="00933DB0" w:rsidRDefault="008845DE" w:rsidP="003E69E9">
            <w:r>
              <w:tab/>
            </w:r>
            <w:r>
              <w:tab/>
              <w:t>/*</w:t>
            </w:r>
            <w:r>
              <w:t>用水量</w:t>
            </w:r>
            <w:r>
              <w:t>*/</w:t>
            </w:r>
          </w:p>
          <w:p w14:paraId="6E2993C3" w14:textId="77777777" w:rsidR="00933DB0" w:rsidRDefault="008845DE" w:rsidP="003E69E9">
            <w:pPr>
              <w:rPr>
                <w:color w:val="2A00FF"/>
              </w:rPr>
            </w:pPr>
            <w:r>
              <w:rPr>
                <w:color w:val="2A00FF"/>
              </w:rPr>
              <w:tab/>
            </w:r>
            <w:r>
              <w:rPr>
                <w:color w:val="2A00FF"/>
              </w:rPr>
              <w:tab/>
            </w:r>
            <w:r>
              <w:t>"water":xx</w:t>
            </w:r>
            <w:r>
              <w:rPr>
                <w:rFonts w:hint="eastAsia"/>
              </w:rPr>
              <w:t xml:space="preserve"> </w:t>
            </w:r>
            <w:r>
              <w:t>ml(int)</w:t>
            </w:r>
            <w:r>
              <w:rPr>
                <w:rFonts w:hint="eastAsia"/>
              </w:rPr>
              <w:t>,</w:t>
            </w:r>
          </w:p>
          <w:p w14:paraId="4C169926" w14:textId="77777777" w:rsidR="00933DB0" w:rsidRDefault="008845DE" w:rsidP="003E69E9">
            <w:r>
              <w:tab/>
            </w:r>
            <w:r>
              <w:tab/>
              <w:t>/*</w:t>
            </w:r>
            <w:r>
              <w:t>咖啡浓度</w:t>
            </w:r>
            <w:r>
              <w:t>*/</w:t>
            </w:r>
          </w:p>
          <w:p w14:paraId="19FE23A5" w14:textId="77777777" w:rsidR="00933DB0" w:rsidRDefault="008845DE" w:rsidP="003E69E9">
            <w:pPr>
              <w:rPr>
                <w:color w:val="2A00FF"/>
              </w:rPr>
            </w:pPr>
            <w:r>
              <w:rPr>
                <w:color w:val="2A00FF"/>
              </w:rPr>
              <w:tab/>
            </w:r>
            <w:r>
              <w:rPr>
                <w:color w:val="2A00FF"/>
              </w:rPr>
              <w:tab/>
            </w:r>
            <w:r>
              <w:t xml:space="preserve">"concentration":-1 </w:t>
            </w:r>
            <w:r>
              <w:rPr>
                <w:rFonts w:hint="eastAsia"/>
              </w:rPr>
              <w:t>标识无</w:t>
            </w:r>
            <w:r>
              <w:t xml:space="preserve">,0 </w:t>
            </w:r>
            <w:r>
              <w:t>清淡</w:t>
            </w:r>
            <w:r>
              <w:t xml:space="preserve"> 1 </w:t>
            </w:r>
            <w:r>
              <w:t>适中</w:t>
            </w:r>
            <w:r>
              <w:t xml:space="preserve"> 2</w:t>
            </w:r>
            <w:r>
              <w:t>浓郁</w:t>
            </w:r>
            <w:r>
              <w:rPr>
                <w:rFonts w:hint="eastAsia"/>
              </w:rPr>
              <w:t xml:space="preserve"> </w:t>
            </w:r>
            <w:r>
              <w:t>(int),</w:t>
            </w:r>
          </w:p>
          <w:p w14:paraId="45AA2671" w14:textId="77777777" w:rsidR="00933DB0" w:rsidRDefault="008845DE" w:rsidP="003E69E9">
            <w:r>
              <w:tab/>
            </w:r>
            <w:r>
              <w:tab/>
              <w:t>/*</w:t>
            </w:r>
            <w:r>
              <w:t>牛奶时间</w:t>
            </w:r>
            <w:r>
              <w:t>*/</w:t>
            </w:r>
          </w:p>
          <w:p w14:paraId="2B918B0D" w14:textId="77777777" w:rsidR="00933DB0" w:rsidRDefault="008845DE" w:rsidP="003E69E9">
            <w:pPr>
              <w:rPr>
                <w:color w:val="2A00FF"/>
              </w:rPr>
            </w:pPr>
            <w:r>
              <w:rPr>
                <w:color w:val="2A00FF"/>
              </w:rPr>
              <w:tab/>
            </w:r>
            <w:r>
              <w:rPr>
                <w:color w:val="2A00FF"/>
              </w:rPr>
              <w:tab/>
            </w:r>
            <w:r>
              <w:t>"milk":xx</w:t>
            </w:r>
            <w:r>
              <w:rPr>
                <w:rFonts w:hint="eastAsia"/>
              </w:rPr>
              <w:t xml:space="preserve"> </w:t>
            </w:r>
            <w:r>
              <w:t>s</w:t>
            </w:r>
            <w:r>
              <w:rPr>
                <w:rFonts w:hint="eastAsia"/>
              </w:rPr>
              <w:t xml:space="preserve"> </w:t>
            </w:r>
            <w:r>
              <w:t>(int),</w:t>
            </w:r>
          </w:p>
          <w:p w14:paraId="09904EF0" w14:textId="77777777" w:rsidR="00933DB0" w:rsidRDefault="008845DE" w:rsidP="003E69E9">
            <w:r>
              <w:tab/>
            </w:r>
            <w:r>
              <w:tab/>
              <w:t>/*</w:t>
            </w:r>
            <w:r>
              <w:t>奶沫时间</w:t>
            </w:r>
            <w:r>
              <w:t>*/</w:t>
            </w:r>
          </w:p>
          <w:p w14:paraId="0030FF2B" w14:textId="77777777" w:rsidR="00933DB0" w:rsidRDefault="008845DE" w:rsidP="003E69E9">
            <w:pPr>
              <w:rPr>
                <w:color w:val="2A00FF"/>
              </w:rPr>
            </w:pPr>
            <w:r>
              <w:rPr>
                <w:color w:val="2A00FF"/>
              </w:rPr>
              <w:tab/>
            </w:r>
            <w:r>
              <w:rPr>
                <w:color w:val="2A00FF"/>
              </w:rPr>
              <w:tab/>
            </w:r>
            <w:r>
              <w:t>"milkFoam":xx</w:t>
            </w:r>
            <w:r>
              <w:rPr>
                <w:rFonts w:hint="eastAsia"/>
              </w:rPr>
              <w:t xml:space="preserve"> </w:t>
            </w:r>
            <w:r>
              <w:t>s</w:t>
            </w:r>
            <w:r>
              <w:rPr>
                <w:rFonts w:hint="eastAsia"/>
              </w:rPr>
              <w:t xml:space="preserve"> </w:t>
            </w:r>
            <w:r>
              <w:t>(int),</w:t>
            </w:r>
          </w:p>
          <w:p w14:paraId="72B9CE03" w14:textId="77777777" w:rsidR="00933DB0" w:rsidRDefault="008845DE" w:rsidP="003E69E9">
            <w:r>
              <w:tab/>
            </w:r>
            <w:r>
              <w:tab/>
              <w:t>/*</w:t>
            </w:r>
            <w:r>
              <w:t>饮品温度</w:t>
            </w:r>
            <w:r>
              <w:t>*/</w:t>
            </w:r>
          </w:p>
          <w:p w14:paraId="5D214E8A" w14:textId="77777777" w:rsidR="00933DB0" w:rsidRDefault="008845DE" w:rsidP="003E69E9">
            <w:pPr>
              <w:rPr>
                <w:color w:val="2A00FF"/>
              </w:rPr>
            </w:pPr>
            <w:r>
              <w:rPr>
                <w:color w:val="2A00FF"/>
              </w:rPr>
              <w:tab/>
            </w:r>
            <w:r>
              <w:rPr>
                <w:color w:val="2A00FF"/>
              </w:rPr>
              <w:tab/>
            </w:r>
            <w:r>
              <w:t xml:space="preserve">"coffeeTemperature":0 </w:t>
            </w:r>
            <w:r>
              <w:t>低</w:t>
            </w:r>
            <w:r>
              <w:t xml:space="preserve"> 1 </w:t>
            </w:r>
            <w:r>
              <w:t>中</w:t>
            </w:r>
            <w:r>
              <w:t xml:space="preserve"> 2 </w:t>
            </w:r>
            <w:r>
              <w:t>高</w:t>
            </w:r>
            <w:r>
              <w:rPr>
                <w:rFonts w:hint="eastAsia"/>
              </w:rPr>
              <w:t xml:space="preserve"> </w:t>
            </w:r>
            <w:r>
              <w:t>(int)",</w:t>
            </w:r>
          </w:p>
          <w:p w14:paraId="61CED953" w14:textId="77777777" w:rsidR="00933DB0" w:rsidRDefault="008845DE" w:rsidP="003E69E9">
            <w:r>
              <w:tab/>
            </w:r>
            <w:r>
              <w:tab/>
              <w:t>/*</w:t>
            </w:r>
            <w:r>
              <w:t>水温</w:t>
            </w:r>
            <w:r>
              <w:t>*/</w:t>
            </w:r>
          </w:p>
          <w:p w14:paraId="57743325" w14:textId="77777777" w:rsidR="00933DB0" w:rsidRDefault="008845DE" w:rsidP="003E69E9">
            <w:pPr>
              <w:rPr>
                <w:color w:val="2A00FF"/>
              </w:rPr>
            </w:pPr>
            <w:r>
              <w:rPr>
                <w:color w:val="2A00FF"/>
              </w:rPr>
              <w:tab/>
            </w:r>
            <w:r>
              <w:rPr>
                <w:color w:val="2A00FF"/>
              </w:rPr>
              <w:tab/>
            </w:r>
            <w:r>
              <w:t xml:space="preserve">"waterTemperature":0 </w:t>
            </w:r>
            <w:r>
              <w:t>低</w:t>
            </w:r>
            <w:r>
              <w:t xml:space="preserve"> 1 </w:t>
            </w:r>
            <w:r>
              <w:t>中</w:t>
            </w:r>
            <w:r>
              <w:t xml:space="preserve"> 2 </w:t>
            </w:r>
            <w:r>
              <w:t>高</w:t>
            </w:r>
            <w:r>
              <w:rPr>
                <w:rFonts w:hint="eastAsia"/>
              </w:rPr>
              <w:t xml:space="preserve"> </w:t>
            </w:r>
            <w:r>
              <w:t>(int)",</w:t>
            </w:r>
          </w:p>
          <w:p w14:paraId="1FDB0529" w14:textId="77777777" w:rsidR="00933DB0" w:rsidRDefault="008845DE" w:rsidP="003E69E9">
            <w:r>
              <w:tab/>
            </w:r>
            <w:r>
              <w:tab/>
              <w:t>/*</w:t>
            </w:r>
            <w:r>
              <w:t>冲泡器空行程</w:t>
            </w:r>
            <w:r>
              <w:t>*/</w:t>
            </w:r>
          </w:p>
          <w:p w14:paraId="3061ACE5" w14:textId="77777777" w:rsidR="00933DB0" w:rsidRDefault="008845DE" w:rsidP="003E69E9">
            <w:pPr>
              <w:rPr>
                <w:color w:val="2A00FF"/>
              </w:rPr>
            </w:pPr>
            <w:r>
              <w:rPr>
                <w:color w:val="2A00FF"/>
              </w:rPr>
              <w:tab/>
            </w:r>
            <w:r>
              <w:rPr>
                <w:color w:val="2A00FF"/>
              </w:rPr>
              <w:tab/>
            </w:r>
            <w:r>
              <w:t>"bubbleTotalSteps":xx</w:t>
            </w:r>
            <w:r>
              <w:rPr>
                <w:rFonts w:hint="eastAsia"/>
              </w:rPr>
              <w:t xml:space="preserve"> </w:t>
            </w:r>
            <w:r>
              <w:t>(int),</w:t>
            </w:r>
          </w:p>
          <w:p w14:paraId="2E328D1B" w14:textId="77777777" w:rsidR="00933DB0" w:rsidRDefault="008845DE" w:rsidP="003E69E9">
            <w:r>
              <w:tab/>
            </w:r>
            <w:r>
              <w:tab/>
              <w:t>/*</w:t>
            </w:r>
            <w:r>
              <w:t>冲泡器挤水前下压步数</w:t>
            </w:r>
            <w:r>
              <w:t>*/</w:t>
            </w:r>
          </w:p>
          <w:p w14:paraId="645C1C53" w14:textId="77777777" w:rsidR="00933DB0" w:rsidRDefault="008845DE" w:rsidP="003E69E9">
            <w:pPr>
              <w:rPr>
                <w:color w:val="2A00FF"/>
              </w:rPr>
            </w:pPr>
            <w:r>
              <w:rPr>
                <w:color w:val="2A00FF"/>
              </w:rPr>
              <w:tab/>
            </w:r>
            <w:r>
              <w:rPr>
                <w:color w:val="2A00FF"/>
              </w:rPr>
              <w:tab/>
            </w:r>
            <w:r>
              <w:t>"bubblePredownSteps":xx</w:t>
            </w:r>
            <w:r>
              <w:rPr>
                <w:rFonts w:hint="eastAsia"/>
              </w:rPr>
              <w:t xml:space="preserve"> </w:t>
            </w:r>
            <w:r>
              <w:t>(int),</w:t>
            </w:r>
          </w:p>
          <w:p w14:paraId="3CB77BFC" w14:textId="77777777" w:rsidR="00933DB0" w:rsidRDefault="008845DE" w:rsidP="003E69E9">
            <w:r>
              <w:tab/>
            </w:r>
            <w:r>
              <w:tab/>
              <w:t>/*</w:t>
            </w:r>
            <w:r>
              <w:t>冲泡器下压步数</w:t>
            </w:r>
            <w:r>
              <w:t>*/</w:t>
            </w:r>
          </w:p>
          <w:p w14:paraId="661C5899" w14:textId="77777777" w:rsidR="00933DB0" w:rsidRDefault="008845DE" w:rsidP="003E69E9">
            <w:pPr>
              <w:rPr>
                <w:color w:val="2A00FF"/>
              </w:rPr>
            </w:pPr>
            <w:r>
              <w:rPr>
                <w:color w:val="2A00FF"/>
              </w:rPr>
              <w:tab/>
            </w:r>
            <w:r>
              <w:rPr>
                <w:color w:val="2A00FF"/>
              </w:rPr>
              <w:tab/>
            </w:r>
            <w:r>
              <w:t>"bubbleDownSteps":xx</w:t>
            </w:r>
            <w:r>
              <w:rPr>
                <w:rFonts w:hint="eastAsia"/>
              </w:rPr>
              <w:t xml:space="preserve"> </w:t>
            </w:r>
            <w:r>
              <w:t>(int),</w:t>
            </w:r>
          </w:p>
          <w:p w14:paraId="687FCE8E" w14:textId="77777777" w:rsidR="00933DB0" w:rsidRDefault="008845DE" w:rsidP="003E69E9">
            <w:r>
              <w:tab/>
            </w:r>
            <w:r>
              <w:tab/>
              <w:t>/*</w:t>
            </w:r>
            <w:r>
              <w:t>冲泡器上行步数</w:t>
            </w:r>
            <w:r>
              <w:t>*/</w:t>
            </w:r>
          </w:p>
          <w:p w14:paraId="0A2409C9" w14:textId="77777777" w:rsidR="00933DB0" w:rsidRDefault="008845DE" w:rsidP="003E69E9">
            <w:pPr>
              <w:rPr>
                <w:color w:val="2A00FF"/>
              </w:rPr>
            </w:pPr>
            <w:r>
              <w:rPr>
                <w:color w:val="2A00FF"/>
              </w:rPr>
              <w:tab/>
            </w:r>
            <w:r>
              <w:rPr>
                <w:color w:val="2A00FF"/>
              </w:rPr>
              <w:tab/>
            </w:r>
            <w:r>
              <w:t>"bubbleUpSteps":xx</w:t>
            </w:r>
            <w:r>
              <w:rPr>
                <w:rFonts w:hint="eastAsia"/>
              </w:rPr>
              <w:t xml:space="preserve"> </w:t>
            </w:r>
            <w:r>
              <w:t>(int),</w:t>
            </w:r>
          </w:p>
          <w:p w14:paraId="23982296" w14:textId="77777777" w:rsidR="00933DB0" w:rsidRDefault="008845DE" w:rsidP="003E69E9">
            <w:r>
              <w:tab/>
            </w:r>
            <w:r>
              <w:tab/>
              <w:t>/*</w:t>
            </w:r>
            <w:r>
              <w:t>磨豆时间</w:t>
            </w:r>
            <w:r>
              <w:t>*/</w:t>
            </w:r>
          </w:p>
          <w:p w14:paraId="1E73A1AC" w14:textId="77777777" w:rsidR="00933DB0" w:rsidRDefault="008845DE" w:rsidP="003E69E9">
            <w:pPr>
              <w:rPr>
                <w:color w:val="2A00FF"/>
              </w:rPr>
            </w:pPr>
            <w:r>
              <w:rPr>
                <w:color w:val="2A00FF"/>
              </w:rPr>
              <w:tab/>
            </w:r>
            <w:r>
              <w:rPr>
                <w:color w:val="2A00FF"/>
              </w:rPr>
              <w:tab/>
            </w:r>
            <w:r>
              <w:t>"grindTime":xx s(int),</w:t>
            </w:r>
          </w:p>
          <w:p w14:paraId="550DFA68" w14:textId="77777777" w:rsidR="00933DB0" w:rsidRDefault="008845DE" w:rsidP="003E69E9">
            <w:r>
              <w:tab/>
            </w:r>
            <w:r>
              <w:tab/>
              <w:t>/*</w:t>
            </w:r>
            <w:r>
              <w:t>磨豆组等级</w:t>
            </w:r>
            <w:r>
              <w:t>*/</w:t>
            </w:r>
          </w:p>
          <w:p w14:paraId="144C4718" w14:textId="77777777" w:rsidR="00933DB0" w:rsidRDefault="008845DE" w:rsidP="003E69E9">
            <w:pPr>
              <w:rPr>
                <w:color w:val="2A00FF"/>
              </w:rPr>
            </w:pPr>
            <w:r>
              <w:rPr>
                <w:color w:val="2A00FF"/>
              </w:rPr>
              <w:tab/>
            </w:r>
            <w:r>
              <w:rPr>
                <w:color w:val="2A00FF"/>
              </w:rPr>
              <w:tab/>
            </w:r>
            <w:r>
              <w:t>"grinderGroup":0-3 (int),</w:t>
            </w:r>
          </w:p>
          <w:p w14:paraId="4D5018FE" w14:textId="77777777" w:rsidR="00933DB0" w:rsidRDefault="008845DE" w:rsidP="003E69E9">
            <w:r>
              <w:tab/>
            </w:r>
            <w:r>
              <w:tab/>
              <w:t>/*</w:t>
            </w:r>
            <w:r>
              <w:t>磨豆粒度</w:t>
            </w:r>
            <w:r>
              <w:t>*/</w:t>
            </w:r>
          </w:p>
          <w:p w14:paraId="14DBA7BC" w14:textId="77777777" w:rsidR="00933DB0" w:rsidRDefault="008845DE" w:rsidP="003E69E9">
            <w:pPr>
              <w:rPr>
                <w:color w:val="2A00FF"/>
              </w:rPr>
            </w:pPr>
            <w:r>
              <w:rPr>
                <w:color w:val="2A00FF"/>
              </w:rPr>
              <w:tab/>
            </w:r>
            <w:r>
              <w:rPr>
                <w:color w:val="2A00FF"/>
              </w:rPr>
              <w:tab/>
            </w:r>
            <w:r>
              <w:t>"grainSize":xx (int),</w:t>
            </w:r>
          </w:p>
          <w:p w14:paraId="49BE9A82" w14:textId="77777777" w:rsidR="00933DB0" w:rsidRDefault="008845DE" w:rsidP="003E69E9">
            <w:r>
              <w:tab/>
            </w:r>
            <w:r>
              <w:tab/>
              <w:t>/*</w:t>
            </w:r>
            <w:r>
              <w:t>制作时间</w:t>
            </w:r>
            <w:r>
              <w:t>*/</w:t>
            </w:r>
          </w:p>
          <w:p w14:paraId="303A4472" w14:textId="2CF90E21" w:rsidR="00933DB0" w:rsidRDefault="008845DE" w:rsidP="003E69E9">
            <w:r>
              <w:rPr>
                <w:color w:val="2A00FF"/>
              </w:rPr>
              <w:tab/>
            </w:r>
            <w:r>
              <w:rPr>
                <w:color w:val="2A00FF"/>
              </w:rPr>
              <w:tab/>
            </w:r>
            <w:r>
              <w:t>"produceTime":</w:t>
            </w:r>
            <w:r>
              <w:rPr>
                <w:rFonts w:hint="eastAsia"/>
              </w:rPr>
              <w:t>时间戳</w:t>
            </w:r>
            <w:r>
              <w:rPr>
                <w:rFonts w:hint="eastAsia"/>
              </w:rPr>
              <w:t xml:space="preserve"> </w:t>
            </w:r>
            <w:r>
              <w:rPr>
                <w:rFonts w:hint="eastAsia"/>
              </w:rPr>
              <w:t>（</w:t>
            </w:r>
            <w:r>
              <w:rPr>
                <w:rFonts w:hint="eastAsia"/>
              </w:rPr>
              <w:t>13</w:t>
            </w:r>
            <w:r>
              <w:rPr>
                <w:rFonts w:hint="eastAsia"/>
              </w:rPr>
              <w:t>位，精确毫秒）（</w:t>
            </w:r>
            <w:r>
              <w:rPr>
                <w:rFonts w:hint="eastAsia"/>
              </w:rPr>
              <w:t>Long</w:t>
            </w:r>
            <w:r>
              <w:rPr>
                <w:rFonts w:hint="eastAsia"/>
              </w:rPr>
              <w:t>类型）</w:t>
            </w:r>
            <w:r>
              <w:t>,</w:t>
            </w:r>
          </w:p>
          <w:p w14:paraId="33378FC1" w14:textId="77777777" w:rsidR="00C46615" w:rsidRDefault="00C46615" w:rsidP="003E69E9">
            <w:r>
              <w:t>/*</w:t>
            </w:r>
            <w:r>
              <w:rPr>
                <w:rFonts w:hint="eastAsia"/>
              </w:rPr>
              <w:t>制作耗时，单位秒，保留一位小数</w:t>
            </w:r>
            <w:r>
              <w:rPr>
                <w:rFonts w:hint="eastAsia"/>
              </w:rPr>
              <w:t>*</w:t>
            </w:r>
            <w:r>
              <w:t>/</w:t>
            </w:r>
          </w:p>
          <w:p w14:paraId="699FD191" w14:textId="40BFDE53" w:rsidR="00C46615" w:rsidRPr="00C46615" w:rsidRDefault="00C46615" w:rsidP="003E69E9">
            <w:pPr>
              <w:rPr>
                <w:color w:val="2A00FF"/>
              </w:rPr>
            </w:pPr>
            <w:r>
              <w:rPr>
                <w:rFonts w:hint="eastAsia"/>
                <w:color w:val="2A00FF"/>
              </w:rPr>
              <w:t xml:space="preserve"> </w:t>
            </w:r>
            <w:r>
              <w:rPr>
                <w:color w:val="2A00FF"/>
              </w:rPr>
              <w:t xml:space="preserve">   </w:t>
            </w:r>
            <w:r>
              <w:t>"produceDuration":</w:t>
            </w:r>
            <w:r>
              <w:rPr>
                <w:b/>
                <w:bCs/>
              </w:rPr>
              <w:t>xx s</w:t>
            </w:r>
            <w:r>
              <w:rPr>
                <w:rFonts w:hint="eastAsia"/>
                <w:b/>
                <w:bCs/>
              </w:rPr>
              <w:t>（</w:t>
            </w:r>
            <w:r>
              <w:rPr>
                <w:b/>
                <w:bCs/>
              </w:rPr>
              <w:t>double</w:t>
            </w:r>
            <w:r>
              <w:rPr>
                <w:rFonts w:hint="eastAsia"/>
                <w:b/>
                <w:bCs/>
              </w:rPr>
              <w:t>）</w:t>
            </w:r>
            <w:r>
              <w:t>,</w:t>
            </w:r>
          </w:p>
          <w:p w14:paraId="46608D60" w14:textId="77777777" w:rsidR="00933DB0" w:rsidRDefault="008845DE" w:rsidP="003E69E9">
            <w:r>
              <w:tab/>
            </w:r>
            <w:r>
              <w:tab/>
              <w:t>/*</w:t>
            </w:r>
            <w:r>
              <w:t>制作结果</w:t>
            </w:r>
            <w:r>
              <w:rPr>
                <w:rFonts w:hint="eastAsia"/>
              </w:rPr>
              <w:t xml:space="preserve"> </w:t>
            </w:r>
            <w:r>
              <w:t>-1</w:t>
            </w:r>
            <w:r>
              <w:rPr>
                <w:rFonts w:hint="eastAsia"/>
              </w:rPr>
              <w:t>:</w:t>
            </w:r>
            <w:r>
              <w:t>失败</w:t>
            </w:r>
            <w:r>
              <w:t xml:space="preserve"> 0</w:t>
            </w:r>
            <w:r>
              <w:rPr>
                <w:rFonts w:hint="eastAsia"/>
              </w:rPr>
              <w:t>:</w:t>
            </w:r>
            <w:r>
              <w:t>成功</w:t>
            </w:r>
            <w:r>
              <w:t xml:space="preserve"> 1</w:t>
            </w:r>
            <w:r>
              <w:rPr>
                <w:rFonts w:hint="eastAsia"/>
              </w:rPr>
              <w:t>:</w:t>
            </w:r>
            <w:r>
              <w:rPr>
                <w:rFonts w:hint="eastAsia"/>
              </w:rPr>
              <w:t>制作中</w:t>
            </w:r>
            <w:r>
              <w:t>取消</w:t>
            </w:r>
            <w:r>
              <w:rPr>
                <w:rFonts w:hint="eastAsia"/>
              </w:rPr>
              <w:t xml:space="preserve"> 2:</w:t>
            </w:r>
            <w:r>
              <w:rPr>
                <w:rFonts w:hint="eastAsia"/>
              </w:rPr>
              <w:t>制作前取消</w:t>
            </w:r>
            <w:r>
              <w:t>*/</w:t>
            </w:r>
          </w:p>
          <w:p w14:paraId="011C6C0D" w14:textId="77777777" w:rsidR="00933DB0" w:rsidRDefault="008845DE" w:rsidP="003E69E9">
            <w:r>
              <w:tab/>
            </w:r>
            <w:r>
              <w:tab/>
              <w:t>"result":-1</w:t>
            </w:r>
            <w:r>
              <w:t>失败</w:t>
            </w:r>
            <w:r>
              <w:t xml:space="preserve"> 0</w:t>
            </w:r>
            <w:r>
              <w:t>成功</w:t>
            </w:r>
            <w:r>
              <w:t xml:space="preserve"> 1</w:t>
            </w:r>
            <w:r>
              <w:rPr>
                <w:rFonts w:hint="eastAsia"/>
              </w:rPr>
              <w:t>制作中</w:t>
            </w:r>
            <w:r>
              <w:t>取消</w:t>
            </w:r>
            <w:r>
              <w:rPr>
                <w:rFonts w:hint="eastAsia"/>
              </w:rPr>
              <w:t xml:space="preserve"> 2</w:t>
            </w:r>
            <w:r>
              <w:rPr>
                <w:rFonts w:hint="eastAsia"/>
              </w:rPr>
              <w:t>制作前取消</w:t>
            </w:r>
            <w:r>
              <w:rPr>
                <w:rFonts w:hint="eastAsia"/>
              </w:rPr>
              <w:t xml:space="preserve"> </w:t>
            </w:r>
            <w:r>
              <w:t>(int) ,</w:t>
            </w:r>
          </w:p>
          <w:p w14:paraId="3A69EFD6" w14:textId="77777777" w:rsidR="00933DB0" w:rsidRDefault="008845DE" w:rsidP="003E69E9">
            <w:r>
              <w:tab/>
            </w:r>
            <w:r>
              <w:tab/>
              <w:t xml:space="preserve">/* </w:t>
            </w:r>
            <w:r>
              <w:t>数据类型</w:t>
            </w:r>
            <w:r>
              <w:t xml:space="preserve"> 1:</w:t>
            </w:r>
            <w:r>
              <w:t>运营数据</w:t>
            </w:r>
            <w:r>
              <w:t xml:space="preserve"> 2:</w:t>
            </w:r>
            <w:r>
              <w:t>测试数据</w:t>
            </w:r>
            <w:r>
              <w:t>*/</w:t>
            </w:r>
          </w:p>
          <w:p w14:paraId="0D22B8AB" w14:textId="77777777" w:rsidR="00933DB0" w:rsidRDefault="008845DE" w:rsidP="003E69E9">
            <w:r>
              <w:rPr>
                <w:color w:val="2A00FF"/>
              </w:rPr>
              <w:tab/>
            </w:r>
            <w:r>
              <w:rPr>
                <w:color w:val="2A00FF"/>
              </w:rPr>
              <w:tab/>
            </w:r>
            <w:r>
              <w:t>"dataType":1</w:t>
            </w:r>
            <w:r>
              <w:rPr>
                <w:rFonts w:hint="eastAsia"/>
              </w:rPr>
              <w:t xml:space="preserve"> </w:t>
            </w:r>
            <w:r>
              <w:t>(int),</w:t>
            </w:r>
          </w:p>
          <w:p w14:paraId="0813217C" w14:textId="77777777" w:rsidR="00933DB0" w:rsidRDefault="008845DE" w:rsidP="003E69E9">
            <w:r>
              <w:tab/>
            </w:r>
            <w:r>
              <w:tab/>
              <w:t>/*</w:t>
            </w:r>
            <w:r>
              <w:t>商户订单号</w:t>
            </w:r>
            <w:r>
              <w:t xml:space="preserve"> */</w:t>
            </w:r>
          </w:p>
          <w:p w14:paraId="60F84FB6" w14:textId="77777777" w:rsidR="00933DB0" w:rsidRDefault="008845DE" w:rsidP="003E69E9">
            <w:r>
              <w:rPr>
                <w:color w:val="2A00FF"/>
              </w:rPr>
              <w:tab/>
            </w:r>
            <w:r>
              <w:rPr>
                <w:color w:val="2A00FF"/>
              </w:rPr>
              <w:tab/>
            </w:r>
            <w:r>
              <w:t>"tradeNo":"xx</w:t>
            </w:r>
            <w:r>
              <w:rPr>
                <w:rFonts w:hint="eastAsia"/>
              </w:rPr>
              <w:t xml:space="preserve"> </w:t>
            </w:r>
            <w:r>
              <w:t>(string)",</w:t>
            </w:r>
          </w:p>
          <w:p w14:paraId="3116E5C4" w14:textId="77777777" w:rsidR="00933DB0" w:rsidRDefault="008845DE" w:rsidP="003E69E9">
            <w:r>
              <w:rPr>
                <w:rFonts w:hint="eastAsia"/>
              </w:rPr>
              <w:t>/* 0</w:t>
            </w:r>
            <w:r>
              <w:t>:</w:t>
            </w:r>
            <w:r>
              <w:rPr>
                <w:rFonts w:hint="eastAsia"/>
              </w:rPr>
              <w:t>默认顺序</w:t>
            </w:r>
            <w:r>
              <w:rPr>
                <w:rFonts w:hint="eastAsia"/>
              </w:rPr>
              <w:t>[</w:t>
            </w:r>
            <w:r>
              <w:rPr>
                <w:rFonts w:hint="eastAsia"/>
              </w:rPr>
              <w:t>美式咖啡为咖啡先出，卡布拿铁咖啡后出</w:t>
            </w:r>
            <w:r>
              <w:t>]</w:t>
            </w:r>
          </w:p>
          <w:p w14:paraId="56795237" w14:textId="77777777" w:rsidR="00933DB0" w:rsidRDefault="008845DE" w:rsidP="003E69E9">
            <w:r>
              <w:rPr>
                <w:rFonts w:hint="eastAsia"/>
              </w:rPr>
              <w:t>1</w:t>
            </w:r>
            <w:r>
              <w:t>:</w:t>
            </w:r>
            <w:r>
              <w:rPr>
                <w:rFonts w:hint="eastAsia"/>
              </w:rPr>
              <w:t>相反顺序</w:t>
            </w:r>
            <w:r>
              <w:rPr>
                <w:rFonts w:hint="eastAsia"/>
              </w:rPr>
              <w:t>[</w:t>
            </w:r>
            <w:r>
              <w:rPr>
                <w:rFonts w:hint="eastAsia"/>
              </w:rPr>
              <w:t>美式咖啡为咖啡后出，卡布拿铁咖啡先出</w:t>
            </w:r>
            <w:r>
              <w:t>]</w:t>
            </w:r>
          </w:p>
          <w:p w14:paraId="0753E2CC" w14:textId="77777777" w:rsidR="00933DB0" w:rsidRDefault="008845DE" w:rsidP="003E69E9">
            <w:r>
              <w:rPr>
                <w:rFonts w:hint="eastAsia"/>
              </w:rPr>
              <w:t>只对美式、卡布、拿铁有效</w:t>
            </w:r>
            <w:r>
              <w:rPr>
                <w:rFonts w:hint="eastAsia"/>
              </w:rPr>
              <w:t>.</w:t>
            </w:r>
          </w:p>
          <w:p w14:paraId="38306548" w14:textId="77777777" w:rsidR="00933DB0" w:rsidRDefault="008845DE" w:rsidP="003E69E9">
            <w:r>
              <w:rPr>
                <w:rFonts w:hint="eastAsia"/>
              </w:rPr>
              <w:t>*/</w:t>
            </w:r>
            <w:r>
              <w:t xml:space="preserve"> </w:t>
            </w:r>
          </w:p>
          <w:p w14:paraId="33AA4556" w14:textId="77777777" w:rsidR="00933DB0" w:rsidRDefault="008845DE" w:rsidP="003E69E9">
            <w:pPr>
              <w:rPr>
                <w:rFonts w:ascii="Consolas" w:hAnsi="Consolas" w:cs="Consolas"/>
                <w:kern w:val="0"/>
                <w:sz w:val="20"/>
                <w:szCs w:val="20"/>
              </w:rPr>
            </w:pPr>
            <w:r>
              <w:rPr>
                <w:rStyle w:val="jsonkey"/>
                <w:rFonts w:ascii="Courier New" w:hAnsi="Courier New"/>
                <w:b/>
                <w:bCs/>
                <w:color w:val="92278F"/>
                <w:sz w:val="19"/>
                <w:szCs w:val="19"/>
                <w:shd w:val="clear" w:color="auto" w:fill="FFFFFF"/>
              </w:rPr>
              <w:t>"adjustOrder"</w:t>
            </w:r>
            <w:r>
              <w:rPr>
                <w:rFonts w:ascii="Consolas" w:hAnsi="Consolas" w:cs="Consolas"/>
                <w:kern w:val="0"/>
                <w:sz w:val="20"/>
                <w:szCs w:val="20"/>
              </w:rPr>
              <w:t>:0</w:t>
            </w:r>
            <w:r>
              <w:rPr>
                <w:rFonts w:ascii="Consolas" w:hAnsi="Consolas" w:cs="Consolas" w:hint="eastAsia"/>
                <w:kern w:val="0"/>
                <w:sz w:val="20"/>
                <w:szCs w:val="20"/>
              </w:rPr>
              <w:t xml:space="preserve"> </w:t>
            </w:r>
            <w:r>
              <w:rPr>
                <w:rFonts w:ascii="Consolas" w:hAnsi="Consolas" w:cs="Consolas"/>
                <w:kern w:val="0"/>
                <w:sz w:val="20"/>
                <w:szCs w:val="20"/>
              </w:rPr>
              <w:t>(int),</w:t>
            </w:r>
          </w:p>
          <w:p w14:paraId="2632C757" w14:textId="77777777" w:rsidR="00933DB0" w:rsidRDefault="008845DE" w:rsidP="003E69E9">
            <w:r>
              <w:t>/*</w:t>
            </w:r>
            <w:r>
              <w:t>饮品</w:t>
            </w:r>
            <w:r>
              <w:rPr>
                <w:rFonts w:hint="eastAsia"/>
              </w:rPr>
              <w:t>配方</w:t>
            </w:r>
            <w:r>
              <w:rPr>
                <w:rFonts w:hint="eastAsia"/>
              </w:rPr>
              <w:t xml:space="preserve"> (JSON</w:t>
            </w:r>
            <w:r>
              <w:rPr>
                <w:rFonts w:hint="eastAsia"/>
              </w:rPr>
              <w:t>格式</w:t>
            </w:r>
            <w:r>
              <w:rPr>
                <w:rFonts w:hint="eastAsia"/>
              </w:rPr>
              <w:t>)</w:t>
            </w:r>
            <w:r>
              <w:t>*/</w:t>
            </w:r>
          </w:p>
          <w:p w14:paraId="051618F2" w14:textId="77777777" w:rsidR="00933DB0" w:rsidRDefault="008845DE" w:rsidP="003E69E9">
            <w:r>
              <w:tab/>
            </w:r>
            <w:r>
              <w:tab/>
              <w:t>"</w:t>
            </w:r>
            <w:r>
              <w:rPr>
                <w:rFonts w:hint="eastAsia"/>
              </w:rPr>
              <w:t>formula</w:t>
            </w:r>
            <w:r>
              <w:t>List":"xx</w:t>
            </w:r>
            <w:r>
              <w:rPr>
                <w:rFonts w:hint="eastAsia"/>
              </w:rPr>
              <w:t xml:space="preserve"> </w:t>
            </w:r>
            <w:r>
              <w:t>(string)",</w:t>
            </w:r>
          </w:p>
          <w:p w14:paraId="3BC7A234" w14:textId="77777777" w:rsidR="00933DB0" w:rsidRDefault="008845DE" w:rsidP="003E69E9">
            <w:r>
              <w:t xml:space="preserve">/* </w:t>
            </w:r>
            <w:r>
              <w:rPr>
                <w:rFonts w:hint="eastAsia"/>
              </w:rPr>
              <w:t>物料详情</w:t>
            </w:r>
            <w:r>
              <w:rPr>
                <w:rFonts w:hint="eastAsia"/>
              </w:rPr>
              <w:t xml:space="preserve"> (</w:t>
            </w:r>
            <w:r>
              <w:t>JsonArray) *</w:t>
            </w:r>
            <w:r>
              <w:rPr>
                <w:rFonts w:hint="eastAsia"/>
              </w:rPr>
              <w:t>/</w:t>
            </w:r>
          </w:p>
          <w:p w14:paraId="74A677C2" w14:textId="77777777" w:rsidR="00933DB0" w:rsidRDefault="008845DE" w:rsidP="003E69E9">
            <w:r>
              <w:rPr>
                <w:rFonts w:hint="eastAsia"/>
              </w:rPr>
              <w:t xml:space="preserve"> </w:t>
            </w:r>
            <w:r>
              <w:t xml:space="preserve">       "materials": [</w:t>
            </w:r>
          </w:p>
          <w:p w14:paraId="314D49A2" w14:textId="77777777" w:rsidR="00933DB0" w:rsidRDefault="008845DE" w:rsidP="003E69E9">
            <w:r>
              <w:tab/>
            </w:r>
            <w:r>
              <w:tab/>
            </w:r>
            <w:r>
              <w:tab/>
              <w:t>{</w:t>
            </w:r>
          </w:p>
          <w:p w14:paraId="7D0EA4F0" w14:textId="77777777" w:rsidR="00933DB0" w:rsidRDefault="008845DE" w:rsidP="003E69E9">
            <w:r>
              <w:rPr>
                <w:color w:val="FF0000"/>
              </w:rPr>
              <w:tab/>
            </w:r>
            <w:r>
              <w:rPr>
                <w:color w:val="FF0000"/>
              </w:rPr>
              <w:tab/>
            </w:r>
            <w:r>
              <w:rPr>
                <w:color w:val="FF0000"/>
              </w:rPr>
              <w:tab/>
            </w:r>
            <w:r>
              <w:rPr>
                <w:color w:val="FF0000"/>
              </w:rPr>
              <w:tab/>
            </w:r>
            <w:r>
              <w:t xml:space="preserve">/* </w:t>
            </w:r>
            <w:r>
              <w:rPr>
                <w:rFonts w:hint="eastAsia"/>
              </w:rPr>
              <w:t>物料种类</w:t>
            </w:r>
            <w:r>
              <w:rPr>
                <w:rFonts w:hint="eastAsia"/>
              </w:rPr>
              <w:t xml:space="preserve"> </w:t>
            </w:r>
            <w:r>
              <w:rPr>
                <w:rFonts w:hint="eastAsia"/>
              </w:rPr>
              <w:t>参考附录</w:t>
            </w:r>
            <w:r>
              <w:rPr>
                <w:rFonts w:hint="eastAsia"/>
              </w:rPr>
              <w:t>N</w:t>
            </w:r>
            <w:r>
              <w:t xml:space="preserve"> */</w:t>
            </w:r>
          </w:p>
          <w:p w14:paraId="35DA8A44" w14:textId="77777777" w:rsidR="00933DB0" w:rsidRDefault="008845DE" w:rsidP="003E69E9">
            <w:r>
              <w:tab/>
            </w:r>
            <w:r>
              <w:tab/>
            </w:r>
            <w:r>
              <w:tab/>
            </w:r>
            <w:r>
              <w:tab/>
              <w:t>"type": x</w:t>
            </w:r>
            <w:r>
              <w:rPr>
                <w:rFonts w:hint="eastAsia"/>
              </w:rPr>
              <w:t xml:space="preserve"> </w:t>
            </w:r>
            <w:r>
              <w:t>(int)</w:t>
            </w:r>
            <w:r>
              <w:rPr>
                <w:rFonts w:hint="eastAsia"/>
              </w:rPr>
              <w:t>,</w:t>
            </w:r>
          </w:p>
          <w:p w14:paraId="1BF72EF1" w14:textId="77777777" w:rsidR="00933DB0" w:rsidRDefault="008845DE" w:rsidP="003E69E9">
            <w:pPr>
              <w:rPr>
                <w:color w:val="FF0000"/>
              </w:rPr>
            </w:pPr>
            <w:r>
              <w:rPr>
                <w:color w:val="FF0000"/>
              </w:rPr>
              <w:tab/>
            </w:r>
            <w:r>
              <w:rPr>
                <w:color w:val="FF0000"/>
              </w:rPr>
              <w:tab/>
            </w:r>
            <w:r>
              <w:rPr>
                <w:color w:val="FF0000"/>
              </w:rPr>
              <w:tab/>
            </w:r>
            <w:r>
              <w:rPr>
                <w:color w:val="FF0000"/>
              </w:rPr>
              <w:tab/>
            </w:r>
            <w:r>
              <w:t xml:space="preserve">/* </w:t>
            </w:r>
            <w:r>
              <w:rPr>
                <w:rFonts w:hint="eastAsia"/>
              </w:rPr>
              <w:t>物料盒位置</w:t>
            </w:r>
            <w:r>
              <w:rPr>
                <w:rFonts w:hint="eastAsia"/>
              </w:rPr>
              <w:t xml:space="preserve"> </w:t>
            </w:r>
            <w:r>
              <w:rPr>
                <w:rFonts w:hint="eastAsia"/>
              </w:rPr>
              <w:t>阅读顺序</w:t>
            </w:r>
            <w:r>
              <w:rPr>
                <w:rFonts w:hint="eastAsia"/>
              </w:rPr>
              <w:t>[</w:t>
            </w:r>
            <w:r>
              <w:rPr>
                <w:rFonts w:hint="eastAsia"/>
              </w:rPr>
              <w:t>先左右</w:t>
            </w:r>
            <w:r>
              <w:rPr>
                <w:rFonts w:hint="eastAsia"/>
              </w:rPr>
              <w:t>,</w:t>
            </w:r>
            <w:r>
              <w:rPr>
                <w:rFonts w:hint="eastAsia"/>
              </w:rPr>
              <w:t>后上下</w:t>
            </w:r>
            <w:r>
              <w:rPr>
                <w:rFonts w:hint="eastAsia"/>
              </w:rPr>
              <w:t>]</w:t>
            </w:r>
            <w:r>
              <w:rPr>
                <w:rFonts w:hint="eastAsia"/>
              </w:rPr>
              <w:t>从</w:t>
            </w:r>
            <w:r>
              <w:rPr>
                <w:rFonts w:hint="eastAsia"/>
              </w:rPr>
              <w:t>1</w:t>
            </w:r>
            <w:r>
              <w:rPr>
                <w:rFonts w:hint="eastAsia"/>
              </w:rPr>
              <w:t>开始</w:t>
            </w:r>
            <w:r>
              <w:rPr>
                <w:rFonts w:hint="eastAsia"/>
              </w:rPr>
              <w:t xml:space="preserve"> </w:t>
            </w:r>
            <w:r>
              <w:t>*/</w:t>
            </w:r>
          </w:p>
          <w:p w14:paraId="74D09E07" w14:textId="77777777" w:rsidR="00933DB0" w:rsidRDefault="008845DE" w:rsidP="003E69E9">
            <w:r>
              <w:tab/>
            </w:r>
            <w:r>
              <w:tab/>
            </w:r>
            <w:r>
              <w:tab/>
            </w:r>
            <w:r>
              <w:tab/>
              <w:t>"location": x</w:t>
            </w:r>
            <w:r>
              <w:rPr>
                <w:rFonts w:hint="eastAsia"/>
              </w:rPr>
              <w:t xml:space="preserve"> </w:t>
            </w:r>
            <w:r>
              <w:t>(int)</w:t>
            </w:r>
            <w:r>
              <w:rPr>
                <w:rFonts w:hint="eastAsia"/>
              </w:rPr>
              <w:t>,</w:t>
            </w:r>
          </w:p>
          <w:p w14:paraId="024B6184" w14:textId="77777777" w:rsidR="00933DB0" w:rsidRDefault="008845DE" w:rsidP="003E69E9">
            <w:pPr>
              <w:rPr>
                <w:color w:val="FF0000"/>
              </w:rPr>
            </w:pPr>
            <w:r>
              <w:rPr>
                <w:color w:val="FF0000"/>
              </w:rPr>
              <w:tab/>
            </w:r>
            <w:r>
              <w:rPr>
                <w:color w:val="FF0000"/>
              </w:rPr>
              <w:tab/>
            </w:r>
            <w:r>
              <w:rPr>
                <w:color w:val="FF0000"/>
              </w:rPr>
              <w:tab/>
            </w:r>
            <w:r>
              <w:rPr>
                <w:color w:val="FF0000"/>
              </w:rPr>
              <w:tab/>
            </w:r>
            <w:r>
              <w:t xml:space="preserve">/* </w:t>
            </w:r>
            <w:r>
              <w:rPr>
                <w:rFonts w:hint="eastAsia"/>
              </w:rPr>
              <w:t>物料重量值</w:t>
            </w:r>
            <w:r>
              <w:rPr>
                <w:rFonts w:hint="eastAsia"/>
              </w:rPr>
              <w:t>(</w:t>
            </w:r>
            <w:r>
              <w:rPr>
                <w:rFonts w:hint="eastAsia"/>
              </w:rPr>
              <w:t>单位</w:t>
            </w:r>
            <w:r>
              <w:rPr>
                <w:rFonts w:hint="eastAsia"/>
              </w:rPr>
              <w:t>g</w:t>
            </w:r>
            <w:r>
              <w:rPr>
                <w:rFonts w:hint="eastAsia"/>
              </w:rPr>
              <w:t>或</w:t>
            </w:r>
            <w:r>
              <w:t>ml)</w:t>
            </w:r>
            <w:r>
              <w:rPr>
                <w:rFonts w:hint="eastAsia"/>
              </w:rPr>
              <w:t xml:space="preserve"> </w:t>
            </w:r>
            <w:r>
              <w:t>*/</w:t>
            </w:r>
          </w:p>
          <w:p w14:paraId="20E8B8E1" w14:textId="77777777" w:rsidR="00933DB0" w:rsidRDefault="008845DE" w:rsidP="003E69E9">
            <w:r>
              <w:tab/>
            </w:r>
            <w:r>
              <w:tab/>
            </w:r>
            <w:r>
              <w:tab/>
            </w:r>
            <w:r>
              <w:tab/>
              <w:t>"value": xx</w:t>
            </w:r>
            <w:r>
              <w:rPr>
                <w:rFonts w:hint="eastAsia"/>
              </w:rPr>
              <w:t xml:space="preserve"> </w:t>
            </w:r>
            <w:r>
              <w:t>(float)</w:t>
            </w:r>
            <w:r>
              <w:rPr>
                <w:rFonts w:hint="eastAsia"/>
              </w:rPr>
              <w:t>,</w:t>
            </w:r>
          </w:p>
          <w:p w14:paraId="1B0964DD" w14:textId="77777777" w:rsidR="00933DB0" w:rsidRDefault="008845DE" w:rsidP="003E69E9">
            <w:r>
              <w:tab/>
            </w:r>
            <w:r>
              <w:tab/>
            </w:r>
            <w:r>
              <w:tab/>
              <w:t>}</w:t>
            </w:r>
          </w:p>
          <w:p w14:paraId="526F2396" w14:textId="77777777" w:rsidR="00933DB0" w:rsidRDefault="008845DE" w:rsidP="003E69E9">
            <w:r>
              <w:rPr>
                <w:color w:val="FF0000"/>
              </w:rPr>
              <w:t>]</w:t>
            </w:r>
            <w:r>
              <w:t xml:space="preserve">     </w:t>
            </w:r>
          </w:p>
          <w:p w14:paraId="0CB51F44" w14:textId="77777777" w:rsidR="00933DB0" w:rsidRDefault="008845DE" w:rsidP="003E69E9">
            <w:r>
              <w:tab/>
            </w:r>
            <w:r>
              <w:tab/>
            </w:r>
            <w:r>
              <w:rPr>
                <w:color w:val="000000" w:themeColor="text1"/>
              </w:rPr>
              <w:t>},</w:t>
            </w:r>
          </w:p>
          <w:p w14:paraId="1B7D2B27" w14:textId="77777777" w:rsidR="00933DB0" w:rsidRDefault="008845DE" w:rsidP="003E69E9">
            <w:r>
              <w:tab/>
            </w:r>
            <w:r>
              <w:tab/>
              <w:t xml:space="preserve">……      </w:t>
            </w:r>
          </w:p>
          <w:p w14:paraId="2BED3A88" w14:textId="77777777" w:rsidR="00933DB0" w:rsidRDefault="008845DE" w:rsidP="003E69E9">
            <w:r>
              <w:rPr>
                <w:color w:val="2A00FF"/>
              </w:rPr>
              <w:tab/>
            </w:r>
            <w:r>
              <w:t xml:space="preserve">] </w:t>
            </w:r>
          </w:p>
          <w:p w14:paraId="46EB3232" w14:textId="77777777" w:rsidR="00933DB0" w:rsidRDefault="008845DE" w:rsidP="003E69E9">
            <w:r>
              <w:rPr>
                <w:rFonts w:hint="eastAsia"/>
              </w:rPr>
              <w:t>}</w:t>
            </w:r>
          </w:p>
          <w:p w14:paraId="47F18A3F" w14:textId="77777777" w:rsidR="00933DB0" w:rsidRDefault="008845DE" w:rsidP="003E69E9">
            <w:r>
              <w:t>}</w:t>
            </w:r>
          </w:p>
        </w:tc>
      </w:tr>
    </w:tbl>
    <w:p w14:paraId="056EDCA3" w14:textId="77777777" w:rsidR="00933DB0" w:rsidRDefault="008845DE" w:rsidP="003E69E9">
      <w:pPr>
        <w:pStyle w:val="4"/>
      </w:pPr>
      <w:r>
        <w:rPr>
          <w:rFonts w:hint="eastAsia"/>
        </w:rPr>
        <w:t xml:space="preserve">4.6.1.2 </w:t>
      </w:r>
      <w:r>
        <w:rPr>
          <w:rFonts w:hint="eastAsia"/>
        </w:rPr>
        <w:t>云服务器响应</w:t>
      </w:r>
      <w:r>
        <w:rPr>
          <w:rFonts w:hint="eastAsia"/>
        </w:rPr>
        <w:t>ACK</w:t>
      </w:r>
    </w:p>
    <w:tbl>
      <w:tblPr>
        <w:tblStyle w:val="af4"/>
        <w:tblW w:w="8522" w:type="dxa"/>
        <w:tblLayout w:type="fixed"/>
        <w:tblLook w:val="04A0" w:firstRow="1" w:lastRow="0" w:firstColumn="1" w:lastColumn="0" w:noHBand="0" w:noVBand="1"/>
      </w:tblPr>
      <w:tblGrid>
        <w:gridCol w:w="1526"/>
        <w:gridCol w:w="2734"/>
        <w:gridCol w:w="1235"/>
        <w:gridCol w:w="3027"/>
      </w:tblGrid>
      <w:tr w:rsidR="00933DB0" w14:paraId="0D08CBA4" w14:textId="77777777">
        <w:tc>
          <w:tcPr>
            <w:tcW w:w="1526" w:type="dxa"/>
            <w:shd w:val="clear" w:color="auto" w:fill="244061" w:themeFill="accent1" w:themeFillShade="80"/>
          </w:tcPr>
          <w:p w14:paraId="091303ED" w14:textId="77777777" w:rsidR="00933DB0" w:rsidRDefault="008845DE" w:rsidP="003E69E9">
            <w:r>
              <w:rPr>
                <w:rFonts w:hint="eastAsia"/>
              </w:rPr>
              <w:t>消息主题</w:t>
            </w:r>
          </w:p>
        </w:tc>
        <w:tc>
          <w:tcPr>
            <w:tcW w:w="6996" w:type="dxa"/>
            <w:gridSpan w:val="3"/>
            <w:shd w:val="clear" w:color="auto" w:fill="FBD4B4" w:themeFill="accent6" w:themeFillTint="66"/>
          </w:tcPr>
          <w:p w14:paraId="398A631B" w14:textId="77777777" w:rsidR="00933DB0" w:rsidRDefault="008845DE" w:rsidP="003E69E9">
            <w:r>
              <w:rPr>
                <w:rFonts w:hint="eastAsia"/>
              </w:rPr>
              <w:t>cilentId/kalerm/iot/</w:t>
            </w:r>
            <w:r>
              <w:rPr>
                <w:rFonts w:ascii="Consolas" w:hAnsi="Consolas" w:cs="Consolas"/>
                <w:color w:val="000000" w:themeColor="text1"/>
                <w:kern w:val="0"/>
                <w:sz w:val="20"/>
                <w:szCs w:val="20"/>
              </w:rPr>
              <w:t>drinkHistory</w:t>
            </w:r>
            <w:r>
              <w:rPr>
                <w:rFonts w:hint="eastAsia"/>
              </w:rPr>
              <w:t>/</w:t>
            </w:r>
            <w:r>
              <w:t>result/data</w:t>
            </w:r>
            <w:r>
              <w:rPr>
                <w:rFonts w:hint="eastAsia"/>
              </w:rPr>
              <w:t>S</w:t>
            </w:r>
            <w:r>
              <w:t>erver</w:t>
            </w:r>
          </w:p>
        </w:tc>
      </w:tr>
      <w:tr w:rsidR="00933DB0" w14:paraId="5CC0CEEC" w14:textId="77777777">
        <w:tc>
          <w:tcPr>
            <w:tcW w:w="1526" w:type="dxa"/>
            <w:shd w:val="clear" w:color="auto" w:fill="244061" w:themeFill="accent1" w:themeFillShade="80"/>
          </w:tcPr>
          <w:p w14:paraId="25791B56" w14:textId="77777777" w:rsidR="00933DB0" w:rsidRDefault="008845DE" w:rsidP="003E69E9">
            <w:r>
              <w:rPr>
                <w:rFonts w:hint="eastAsia"/>
              </w:rPr>
              <w:t>订阅者</w:t>
            </w:r>
          </w:p>
        </w:tc>
        <w:tc>
          <w:tcPr>
            <w:tcW w:w="2734" w:type="dxa"/>
          </w:tcPr>
          <w:p w14:paraId="321A7408" w14:textId="77777777" w:rsidR="00933DB0" w:rsidRDefault="008845DE" w:rsidP="003E69E9">
            <w:r>
              <w:rPr>
                <w:rFonts w:hint="eastAsia"/>
              </w:rPr>
              <w:t>咖啡机</w:t>
            </w:r>
          </w:p>
        </w:tc>
        <w:tc>
          <w:tcPr>
            <w:tcW w:w="1235" w:type="dxa"/>
            <w:shd w:val="clear" w:color="auto" w:fill="244061" w:themeFill="accent1" w:themeFillShade="80"/>
          </w:tcPr>
          <w:p w14:paraId="3BE21CD1" w14:textId="77777777" w:rsidR="00933DB0" w:rsidRDefault="008845DE" w:rsidP="003E69E9">
            <w:r>
              <w:rPr>
                <w:rFonts w:hint="eastAsia"/>
              </w:rPr>
              <w:t>发布者</w:t>
            </w:r>
          </w:p>
        </w:tc>
        <w:tc>
          <w:tcPr>
            <w:tcW w:w="3027" w:type="dxa"/>
          </w:tcPr>
          <w:p w14:paraId="6C784375" w14:textId="77777777" w:rsidR="00933DB0" w:rsidRDefault="008845DE" w:rsidP="003E69E9">
            <w:r>
              <w:rPr>
                <w:rFonts w:hint="eastAsia"/>
              </w:rPr>
              <w:t>状态服务器</w:t>
            </w:r>
          </w:p>
        </w:tc>
      </w:tr>
      <w:tr w:rsidR="00933DB0" w14:paraId="3E0233FE" w14:textId="77777777">
        <w:trPr>
          <w:trHeight w:val="956"/>
        </w:trPr>
        <w:tc>
          <w:tcPr>
            <w:tcW w:w="1526" w:type="dxa"/>
            <w:shd w:val="clear" w:color="auto" w:fill="244061" w:themeFill="accent1" w:themeFillShade="80"/>
          </w:tcPr>
          <w:p w14:paraId="6BCF1178" w14:textId="77777777" w:rsidR="00933DB0" w:rsidRDefault="008845DE" w:rsidP="003E69E9">
            <w:r>
              <w:t>J</w:t>
            </w:r>
            <w:r>
              <w:rPr>
                <w:rFonts w:hint="eastAsia"/>
              </w:rPr>
              <w:t>son</w:t>
            </w:r>
            <w:r>
              <w:rPr>
                <w:rFonts w:hint="eastAsia"/>
              </w:rPr>
              <w:t>格式</w:t>
            </w:r>
          </w:p>
        </w:tc>
        <w:tc>
          <w:tcPr>
            <w:tcW w:w="6996" w:type="dxa"/>
            <w:gridSpan w:val="3"/>
          </w:tcPr>
          <w:p w14:paraId="01DE0B5A" w14:textId="77777777" w:rsidR="00933DB0" w:rsidRDefault="008845DE" w:rsidP="003E69E9">
            <w:r>
              <w:t>{</w:t>
            </w:r>
          </w:p>
          <w:p w14:paraId="3E663EC2" w14:textId="77777777" w:rsidR="00933DB0" w:rsidRDefault="008845DE" w:rsidP="003E69E9">
            <w:r>
              <w:t>"</w:t>
            </w:r>
            <w:r>
              <w:rPr>
                <w:rFonts w:hint="eastAsia"/>
              </w:rPr>
              <w:t>msgId</w:t>
            </w:r>
            <w:r>
              <w:t>": "45484asd5a4d8a48a4sdads",</w:t>
            </w:r>
          </w:p>
          <w:p w14:paraId="738261C2" w14:textId="77777777" w:rsidR="00933DB0" w:rsidRDefault="008845DE" w:rsidP="003E69E9">
            <w:r>
              <w:t xml:space="preserve"> </w:t>
            </w:r>
            <w:r>
              <w:rPr>
                <w:rFonts w:hint="eastAsia"/>
              </w:rPr>
              <w:t xml:space="preserve">   </w:t>
            </w:r>
            <w:r>
              <w:t xml:space="preserve"> "version": "2.0",</w:t>
            </w:r>
          </w:p>
          <w:p w14:paraId="6BED32AE" w14:textId="77777777" w:rsidR="00933DB0" w:rsidRDefault="008845DE" w:rsidP="003E69E9">
            <w:r>
              <w:t xml:space="preserve"> </w:t>
            </w:r>
            <w:r>
              <w:rPr>
                <w:rFonts w:hint="eastAsia"/>
              </w:rPr>
              <w:t xml:space="preserve">    </w:t>
            </w:r>
            <w:r>
              <w:t>"timestamp": "1565499360629",</w:t>
            </w:r>
          </w:p>
          <w:p w14:paraId="05BE29F0" w14:textId="77777777" w:rsidR="00933DB0" w:rsidRDefault="008845DE" w:rsidP="003E69E9">
            <w:r>
              <w:rPr>
                <w:rFonts w:hint="eastAsia"/>
              </w:rPr>
              <w:t xml:space="preserve"> </w:t>
            </w:r>
            <w:r>
              <w:t xml:space="preserve">  </w:t>
            </w:r>
            <w:r>
              <w:rPr>
                <w:rFonts w:hint="eastAsia"/>
              </w:rPr>
              <w:t xml:space="preserve">  </w:t>
            </w:r>
            <w:r>
              <w:t>"ackCode": "</w:t>
            </w:r>
            <w:r>
              <w:rPr>
                <w:rFonts w:hint="eastAsia"/>
              </w:rPr>
              <w:t>OK</w:t>
            </w:r>
            <w:r>
              <w:t>"</w:t>
            </w:r>
            <w:r>
              <w:rPr>
                <w:rFonts w:hint="eastAsia"/>
              </w:rPr>
              <w:t>,</w:t>
            </w:r>
          </w:p>
          <w:p w14:paraId="6B5B7EE1" w14:textId="77777777" w:rsidR="00933DB0" w:rsidRDefault="008845DE" w:rsidP="003E69E9">
            <w:pPr>
              <w:rPr>
                <w:rFonts w:ascii="Consolas" w:hAnsi="Consolas" w:cs="Consolas"/>
                <w:color w:val="000000" w:themeColor="text1"/>
                <w:kern w:val="0"/>
                <w:sz w:val="20"/>
                <w:szCs w:val="20"/>
              </w:rPr>
            </w:pPr>
            <w:r>
              <w:t>"data": {</w:t>
            </w:r>
            <w:r>
              <w:rPr>
                <w:rFonts w:hint="eastAsia"/>
              </w:rPr>
              <w:t>}</w:t>
            </w:r>
          </w:p>
          <w:p w14:paraId="301F5B66" w14:textId="77777777" w:rsidR="00933DB0" w:rsidRDefault="008845DE" w:rsidP="003E69E9">
            <w:r>
              <w:t>}</w:t>
            </w:r>
          </w:p>
        </w:tc>
      </w:tr>
    </w:tbl>
    <w:p w14:paraId="75916C3D" w14:textId="77777777" w:rsidR="00933DB0" w:rsidRDefault="008845DE" w:rsidP="003E69E9">
      <w:pPr>
        <w:pStyle w:val="2"/>
      </w:pPr>
      <w:r>
        <w:rPr>
          <w:rFonts w:hint="eastAsia"/>
        </w:rPr>
        <w:t xml:space="preserve">4.7 </w:t>
      </w:r>
      <w:r>
        <w:rPr>
          <w:rFonts w:hint="eastAsia"/>
        </w:rPr>
        <w:t>售卖记录消息</w:t>
      </w:r>
    </w:p>
    <w:p w14:paraId="66F25F9C" w14:textId="77777777" w:rsidR="00933DB0" w:rsidRDefault="008845DE" w:rsidP="003E69E9">
      <w:pPr>
        <w:pStyle w:val="3"/>
      </w:pPr>
      <w:r>
        <w:rPr>
          <w:rFonts w:hint="eastAsia"/>
        </w:rPr>
        <w:t xml:space="preserve">4.7.1 </w:t>
      </w:r>
      <w:r>
        <w:rPr>
          <w:rFonts w:hint="eastAsia"/>
        </w:rPr>
        <w:t>消息格式</w:t>
      </w:r>
    </w:p>
    <w:p w14:paraId="7B4AE2D2" w14:textId="77777777" w:rsidR="00933DB0" w:rsidRDefault="008845DE" w:rsidP="003E69E9">
      <w:r>
        <w:rPr>
          <w:rFonts w:hint="eastAsia"/>
        </w:rPr>
        <w:t>设备端的售卖记录数据上报到云服务器存储起来。</w:t>
      </w:r>
    </w:p>
    <w:p w14:paraId="02EC9BDD" w14:textId="77777777" w:rsidR="00933DB0" w:rsidRDefault="008845DE" w:rsidP="003E69E9">
      <w:r>
        <w:rPr>
          <w:rFonts w:hint="eastAsia"/>
        </w:rPr>
        <w:t>触发条件：</w:t>
      </w:r>
    </w:p>
    <w:p w14:paraId="4A240D47" w14:textId="77777777" w:rsidR="00933DB0" w:rsidRDefault="008845DE" w:rsidP="003E69E9">
      <w:r>
        <w:rPr>
          <w:rFonts w:hint="eastAsia"/>
        </w:rPr>
        <w:t>1</w:t>
      </w:r>
      <w:r>
        <w:rPr>
          <w:rFonts w:hint="eastAsia"/>
        </w:rPr>
        <w:t>、当设备制作饮品的时候触发；</w:t>
      </w:r>
    </w:p>
    <w:p w14:paraId="641E4C23" w14:textId="77777777" w:rsidR="00933DB0" w:rsidRDefault="008845DE" w:rsidP="003E69E9">
      <w:r>
        <w:rPr>
          <w:rFonts w:hint="eastAsia"/>
        </w:rPr>
        <w:t>2</w:t>
      </w:r>
      <w:r>
        <w:rPr>
          <w:rFonts w:hint="eastAsia"/>
        </w:rPr>
        <w:t>、当设备成功连接</w:t>
      </w:r>
      <w:r>
        <w:rPr>
          <w:rFonts w:hint="eastAsia"/>
        </w:rPr>
        <w:t>MQTT</w:t>
      </w:r>
      <w:r>
        <w:rPr>
          <w:rFonts w:hint="eastAsia"/>
        </w:rPr>
        <w:t>的时候触发（第一次）；</w:t>
      </w:r>
    </w:p>
    <w:p w14:paraId="795BC868" w14:textId="77777777" w:rsidR="00933DB0" w:rsidRDefault="008845DE" w:rsidP="003E69E9">
      <w:r>
        <w:rPr>
          <w:rFonts w:hint="eastAsia"/>
        </w:rPr>
        <w:t>3</w:t>
      </w:r>
      <w:r>
        <w:rPr>
          <w:rFonts w:hint="eastAsia"/>
        </w:rPr>
        <w:t>、失败触发重试机制</w:t>
      </w:r>
      <w:r>
        <w:rPr>
          <w:rFonts w:hint="eastAsia"/>
        </w:rPr>
        <w:t>={10</w:t>
      </w:r>
      <w:r>
        <w:rPr>
          <w:rFonts w:hint="eastAsia"/>
        </w:rPr>
        <w:t>分钟，</w:t>
      </w:r>
      <w:r>
        <w:rPr>
          <w:rFonts w:hint="eastAsia"/>
        </w:rPr>
        <w:t>30</w:t>
      </w:r>
      <w:r>
        <w:rPr>
          <w:rFonts w:hint="eastAsia"/>
        </w:rPr>
        <w:t>分钟</w:t>
      </w:r>
      <w:r>
        <w:rPr>
          <w:rFonts w:hint="eastAsia"/>
        </w:rPr>
        <w:t>,  60</w:t>
      </w:r>
      <w:r>
        <w:rPr>
          <w:rFonts w:hint="eastAsia"/>
        </w:rPr>
        <w:t>分钟</w:t>
      </w:r>
      <w:r>
        <w:rPr>
          <w:rFonts w:hint="eastAsia"/>
        </w:rPr>
        <w:t>}</w:t>
      </w:r>
      <w:r>
        <w:rPr>
          <w:rFonts w:hint="eastAsia"/>
        </w:rPr>
        <w:t>（仅重发</w:t>
      </w:r>
      <w:r>
        <w:rPr>
          <w:rFonts w:hint="eastAsia"/>
        </w:rPr>
        <w:t>3</w:t>
      </w:r>
      <w:r>
        <w:rPr>
          <w:rFonts w:hint="eastAsia"/>
        </w:rPr>
        <w:t>次，超过则当天不再发）</w:t>
      </w:r>
      <w:r>
        <w:rPr>
          <w:rFonts w:hint="eastAsia"/>
        </w:rPr>
        <w:t>;</w:t>
      </w:r>
    </w:p>
    <w:p w14:paraId="51243AFC" w14:textId="77777777" w:rsidR="00933DB0" w:rsidRDefault="008845DE" w:rsidP="003E69E9">
      <w:pPr>
        <w:pStyle w:val="4"/>
      </w:pPr>
      <w:r>
        <w:rPr>
          <w:rFonts w:hint="eastAsia"/>
        </w:rPr>
        <w:t xml:space="preserve">4.7.1.1 </w:t>
      </w:r>
      <w:r>
        <w:rPr>
          <w:rFonts w:hint="eastAsia"/>
        </w:rPr>
        <w:t>售卖记录结构体</w:t>
      </w:r>
    </w:p>
    <w:tbl>
      <w:tblPr>
        <w:tblStyle w:val="af4"/>
        <w:tblW w:w="8522" w:type="dxa"/>
        <w:tblLayout w:type="fixed"/>
        <w:tblLook w:val="04A0" w:firstRow="1" w:lastRow="0" w:firstColumn="1" w:lastColumn="0" w:noHBand="0" w:noVBand="1"/>
      </w:tblPr>
      <w:tblGrid>
        <w:gridCol w:w="1526"/>
        <w:gridCol w:w="2734"/>
        <w:gridCol w:w="1235"/>
        <w:gridCol w:w="3027"/>
      </w:tblGrid>
      <w:tr w:rsidR="00933DB0" w14:paraId="0D5D3375" w14:textId="77777777">
        <w:tc>
          <w:tcPr>
            <w:tcW w:w="1526" w:type="dxa"/>
            <w:shd w:val="clear" w:color="auto" w:fill="244061" w:themeFill="accent1" w:themeFillShade="80"/>
          </w:tcPr>
          <w:p w14:paraId="75F7C377" w14:textId="77777777" w:rsidR="00933DB0" w:rsidRDefault="008845DE" w:rsidP="003E69E9">
            <w:r>
              <w:rPr>
                <w:rFonts w:hint="eastAsia"/>
              </w:rPr>
              <w:t>消息主题</w:t>
            </w:r>
          </w:p>
        </w:tc>
        <w:tc>
          <w:tcPr>
            <w:tcW w:w="6996" w:type="dxa"/>
            <w:gridSpan w:val="3"/>
            <w:shd w:val="clear" w:color="auto" w:fill="FBD4B4" w:themeFill="accent6" w:themeFillTint="66"/>
          </w:tcPr>
          <w:p w14:paraId="3D1297FA" w14:textId="77777777" w:rsidR="00933DB0" w:rsidRDefault="008845DE" w:rsidP="003E69E9">
            <w:r>
              <w:t>data</w:t>
            </w:r>
            <w:r>
              <w:rPr>
                <w:rFonts w:hint="eastAsia"/>
              </w:rPr>
              <w:t>S</w:t>
            </w:r>
            <w:r>
              <w:t>erver</w:t>
            </w:r>
            <w:r>
              <w:rPr>
                <w:rFonts w:hint="eastAsia"/>
              </w:rPr>
              <w:t>/kalerm/iot</w:t>
            </w:r>
            <w:r>
              <w:t>/</w:t>
            </w:r>
            <w:r>
              <w:rPr>
                <w:rFonts w:ascii="Consolas" w:hAnsi="Consolas" w:cs="Consolas"/>
                <w:color w:val="000000" w:themeColor="text1"/>
                <w:kern w:val="0"/>
                <w:sz w:val="20"/>
                <w:szCs w:val="20"/>
              </w:rPr>
              <w:t>orderRecordHistory</w:t>
            </w:r>
            <w:r>
              <w:t>/</w:t>
            </w:r>
            <w:r>
              <w:rPr>
                <w:rFonts w:hint="eastAsia"/>
              </w:rPr>
              <w:t>cilentId</w:t>
            </w:r>
          </w:p>
        </w:tc>
      </w:tr>
      <w:tr w:rsidR="00933DB0" w14:paraId="2816AABC" w14:textId="77777777">
        <w:tc>
          <w:tcPr>
            <w:tcW w:w="1526" w:type="dxa"/>
            <w:shd w:val="clear" w:color="auto" w:fill="244061" w:themeFill="accent1" w:themeFillShade="80"/>
          </w:tcPr>
          <w:p w14:paraId="4B8BB69E" w14:textId="77777777" w:rsidR="00933DB0" w:rsidRDefault="008845DE" w:rsidP="003E69E9">
            <w:r>
              <w:rPr>
                <w:rFonts w:hint="eastAsia"/>
              </w:rPr>
              <w:t>订阅者</w:t>
            </w:r>
          </w:p>
        </w:tc>
        <w:tc>
          <w:tcPr>
            <w:tcW w:w="2734" w:type="dxa"/>
          </w:tcPr>
          <w:p w14:paraId="49E99E32" w14:textId="77777777" w:rsidR="00933DB0" w:rsidRDefault="008845DE" w:rsidP="003E69E9">
            <w:r>
              <w:rPr>
                <w:rFonts w:hint="eastAsia"/>
              </w:rPr>
              <w:t>远程控制服务器</w:t>
            </w:r>
          </w:p>
        </w:tc>
        <w:tc>
          <w:tcPr>
            <w:tcW w:w="1235" w:type="dxa"/>
            <w:shd w:val="clear" w:color="auto" w:fill="244061" w:themeFill="accent1" w:themeFillShade="80"/>
          </w:tcPr>
          <w:p w14:paraId="2266B2FE" w14:textId="77777777" w:rsidR="00933DB0" w:rsidRDefault="008845DE" w:rsidP="003E69E9">
            <w:r>
              <w:rPr>
                <w:rFonts w:hint="eastAsia"/>
              </w:rPr>
              <w:t>发布者</w:t>
            </w:r>
          </w:p>
        </w:tc>
        <w:tc>
          <w:tcPr>
            <w:tcW w:w="3027" w:type="dxa"/>
          </w:tcPr>
          <w:p w14:paraId="58ED710B" w14:textId="77777777" w:rsidR="00933DB0" w:rsidRDefault="008845DE" w:rsidP="003E69E9">
            <w:r>
              <w:rPr>
                <w:rFonts w:hint="eastAsia"/>
              </w:rPr>
              <w:t>咖啡机</w:t>
            </w:r>
          </w:p>
        </w:tc>
      </w:tr>
      <w:tr w:rsidR="00933DB0" w14:paraId="3DFEA448" w14:textId="77777777">
        <w:trPr>
          <w:trHeight w:val="956"/>
        </w:trPr>
        <w:tc>
          <w:tcPr>
            <w:tcW w:w="1526" w:type="dxa"/>
            <w:shd w:val="clear" w:color="auto" w:fill="244061" w:themeFill="accent1" w:themeFillShade="80"/>
          </w:tcPr>
          <w:p w14:paraId="08A0ABD1" w14:textId="77777777" w:rsidR="00933DB0" w:rsidRDefault="008845DE" w:rsidP="003E69E9">
            <w:r>
              <w:t>J</w:t>
            </w:r>
            <w:r>
              <w:rPr>
                <w:rFonts w:hint="eastAsia"/>
              </w:rPr>
              <w:t>son</w:t>
            </w:r>
            <w:r>
              <w:rPr>
                <w:rFonts w:hint="eastAsia"/>
              </w:rPr>
              <w:t>格式</w:t>
            </w:r>
          </w:p>
        </w:tc>
        <w:tc>
          <w:tcPr>
            <w:tcW w:w="6996" w:type="dxa"/>
            <w:gridSpan w:val="3"/>
          </w:tcPr>
          <w:p w14:paraId="16EC2946" w14:textId="77777777" w:rsidR="00933DB0" w:rsidRDefault="008845DE" w:rsidP="003E69E9">
            <w:r>
              <w:t>{</w:t>
            </w:r>
          </w:p>
          <w:p w14:paraId="7CF82CAE" w14:textId="77777777" w:rsidR="00933DB0" w:rsidRDefault="008845DE" w:rsidP="003E69E9">
            <w:r>
              <w:t>"</w:t>
            </w:r>
            <w:r>
              <w:rPr>
                <w:rFonts w:hint="eastAsia"/>
              </w:rPr>
              <w:t>msgId</w:t>
            </w:r>
            <w:r>
              <w:t>": "45484asd5a4d8a48a4sdads",</w:t>
            </w:r>
          </w:p>
          <w:p w14:paraId="57D70FA3" w14:textId="77777777" w:rsidR="00933DB0" w:rsidRDefault="008845DE" w:rsidP="003E69E9">
            <w:r>
              <w:t>"version": "2.0",</w:t>
            </w:r>
          </w:p>
          <w:p w14:paraId="707FC6F0" w14:textId="77777777" w:rsidR="00933DB0" w:rsidRDefault="008845DE" w:rsidP="003E69E9">
            <w:pPr>
              <w:rPr>
                <w:rFonts w:ascii="Consolas" w:hAnsi="Consolas" w:cs="Consolas"/>
                <w:color w:val="2A00FF"/>
                <w:kern w:val="0"/>
                <w:sz w:val="20"/>
                <w:szCs w:val="20"/>
              </w:rPr>
            </w:pPr>
            <w:r>
              <w:t>"timestamp": "1565499360620",</w:t>
            </w:r>
          </w:p>
          <w:p w14:paraId="70FFE683" w14:textId="77777777" w:rsidR="00933DB0" w:rsidRDefault="008845DE" w:rsidP="003E69E9">
            <w:pPr>
              <w:rPr>
                <w:color w:val="2A00FF"/>
              </w:rPr>
            </w:pPr>
            <w:r>
              <w:rPr>
                <w:color w:val="2A00FF"/>
              </w:rPr>
              <w:tab/>
            </w:r>
            <w:r>
              <w:t>"</w:t>
            </w:r>
            <w:r>
              <w:rPr>
                <w:rFonts w:hint="eastAsia"/>
              </w:rPr>
              <w:t>data</w:t>
            </w:r>
            <w:r>
              <w:t>":</w:t>
            </w:r>
            <w:r>
              <w:rPr>
                <w:rFonts w:hint="eastAsia"/>
              </w:rPr>
              <w:t>{</w:t>
            </w:r>
            <w:r>
              <w:rPr>
                <w:color w:val="2A00FF"/>
              </w:rPr>
              <w:t xml:space="preserve"> </w:t>
            </w:r>
          </w:p>
          <w:p w14:paraId="243B1D36" w14:textId="77777777" w:rsidR="00933DB0" w:rsidRDefault="008845DE" w:rsidP="003E69E9">
            <w:r>
              <w:t xml:space="preserve">// </w:t>
            </w:r>
            <w:r>
              <w:t>每次记录不超过</w:t>
            </w:r>
            <w:r>
              <w:rPr>
                <w:rFonts w:hint="eastAsia"/>
              </w:rPr>
              <w:t>5</w:t>
            </w:r>
            <w:r>
              <w:t>00</w:t>
            </w:r>
            <w:r>
              <w:t>条</w:t>
            </w:r>
          </w:p>
          <w:p w14:paraId="0ADC7092" w14:textId="77777777" w:rsidR="00933DB0" w:rsidRDefault="008845DE" w:rsidP="003E69E9">
            <w:pPr>
              <w:rPr>
                <w:color w:val="2A00FF"/>
              </w:rPr>
            </w:pPr>
            <w:r>
              <w:rPr>
                <w:color w:val="2A00FF"/>
              </w:rPr>
              <w:tab/>
            </w:r>
            <w:r>
              <w:rPr>
                <w:rFonts w:hint="eastAsia"/>
                <w:color w:val="2A00FF"/>
              </w:rPr>
              <w:t xml:space="preserve">  </w:t>
            </w:r>
            <w:r>
              <w:t>"orderRecordHistory":[</w:t>
            </w:r>
          </w:p>
          <w:p w14:paraId="45D73D3F" w14:textId="77777777" w:rsidR="00933DB0" w:rsidRDefault="008845DE" w:rsidP="003E69E9">
            <w:r>
              <w:tab/>
            </w:r>
            <w:r>
              <w:tab/>
            </w:r>
            <w:r>
              <w:rPr>
                <w:rFonts w:hint="eastAsia"/>
              </w:rPr>
              <w:t xml:space="preserve"> </w:t>
            </w:r>
            <w:r>
              <w:rPr>
                <w:color w:val="000000" w:themeColor="text1"/>
              </w:rPr>
              <w:t xml:space="preserve">{ </w:t>
            </w:r>
          </w:p>
          <w:p w14:paraId="6D557A2B" w14:textId="77777777" w:rsidR="00933DB0" w:rsidRDefault="008845DE" w:rsidP="003E69E9">
            <w:r>
              <w:tab/>
            </w:r>
            <w:r>
              <w:tab/>
              <w:t>/*</w:t>
            </w:r>
            <w:r>
              <w:t>商品交易单号</w:t>
            </w:r>
            <w:r>
              <w:t>*/</w:t>
            </w:r>
          </w:p>
          <w:p w14:paraId="033CAD20" w14:textId="77777777" w:rsidR="00933DB0" w:rsidRDefault="008845DE" w:rsidP="003E69E9">
            <w:pPr>
              <w:rPr>
                <w:color w:val="2A00FF"/>
              </w:rPr>
            </w:pPr>
            <w:r>
              <w:rPr>
                <w:color w:val="2A00FF"/>
              </w:rPr>
              <w:tab/>
            </w:r>
            <w:r>
              <w:rPr>
                <w:color w:val="2A00FF"/>
              </w:rPr>
              <w:tab/>
            </w:r>
            <w:r>
              <w:t>"tradeNo":"xx(String)",</w:t>
            </w:r>
          </w:p>
          <w:p w14:paraId="49CA4E82" w14:textId="77777777" w:rsidR="00933DB0" w:rsidRDefault="008845DE" w:rsidP="003E69E9">
            <w:r>
              <w:tab/>
            </w:r>
            <w:r>
              <w:tab/>
              <w:t>/*</w:t>
            </w:r>
            <w:r>
              <w:rPr>
                <w:strike/>
              </w:rPr>
              <w:t>商品序号</w:t>
            </w:r>
            <w:r>
              <w:rPr>
                <w:rFonts w:hint="eastAsia"/>
              </w:rPr>
              <w:t>饮品名称</w:t>
            </w:r>
            <w:r>
              <w:t>*/</w:t>
            </w:r>
          </w:p>
          <w:p w14:paraId="7132BFAC" w14:textId="77777777" w:rsidR="00933DB0" w:rsidRDefault="008845DE" w:rsidP="003E69E9">
            <w:pPr>
              <w:rPr>
                <w:color w:val="2A00FF"/>
              </w:rPr>
            </w:pPr>
            <w:r>
              <w:rPr>
                <w:color w:val="2A00FF"/>
              </w:rPr>
              <w:tab/>
            </w:r>
            <w:r>
              <w:rPr>
                <w:color w:val="2A00FF"/>
              </w:rPr>
              <w:tab/>
            </w:r>
            <w:r>
              <w:t>"goodsName":"</w:t>
            </w:r>
            <w:r>
              <w:t>参见饮品名称</w:t>
            </w:r>
            <w:r>
              <w:t>(String)",</w:t>
            </w:r>
          </w:p>
          <w:p w14:paraId="42F01049" w14:textId="77777777" w:rsidR="00933DB0" w:rsidRDefault="008845DE" w:rsidP="003E69E9">
            <w:r>
              <w:tab/>
            </w:r>
            <w:r>
              <w:tab/>
              <w:t>/*</w:t>
            </w:r>
            <w:r>
              <w:t>数量</w:t>
            </w:r>
            <w:r>
              <w:t>*/</w:t>
            </w:r>
          </w:p>
          <w:p w14:paraId="0EADA274" w14:textId="77777777" w:rsidR="00933DB0" w:rsidRDefault="008845DE" w:rsidP="003E69E9">
            <w:pPr>
              <w:rPr>
                <w:color w:val="2A00FF"/>
              </w:rPr>
            </w:pPr>
            <w:r>
              <w:rPr>
                <w:color w:val="2A00FF"/>
              </w:rPr>
              <w:tab/>
            </w:r>
            <w:r>
              <w:rPr>
                <w:color w:val="2A00FF"/>
              </w:rPr>
              <w:tab/>
            </w:r>
            <w:r>
              <w:t>"</w:t>
            </w:r>
            <w:r>
              <w:rPr>
                <w:rFonts w:hint="eastAsia"/>
              </w:rPr>
              <w:t>a</w:t>
            </w:r>
            <w:r>
              <w:t>mount":xx</w:t>
            </w:r>
            <w:r>
              <w:rPr>
                <w:rFonts w:hint="eastAsia"/>
              </w:rPr>
              <w:t xml:space="preserve"> </w:t>
            </w:r>
            <w:r>
              <w:t>(int),</w:t>
            </w:r>
          </w:p>
          <w:p w14:paraId="363DFF21" w14:textId="77777777" w:rsidR="00933DB0" w:rsidRDefault="008845DE" w:rsidP="003E69E9">
            <w:r>
              <w:tab/>
            </w:r>
            <w:r>
              <w:tab/>
              <w:t>/*</w:t>
            </w:r>
            <w:r>
              <w:t>单价</w:t>
            </w:r>
            <w:r>
              <w:t>*/</w:t>
            </w:r>
          </w:p>
          <w:p w14:paraId="0371574E" w14:textId="77777777" w:rsidR="00933DB0" w:rsidRDefault="008845DE" w:rsidP="003E69E9">
            <w:pPr>
              <w:rPr>
                <w:color w:val="2A00FF"/>
              </w:rPr>
            </w:pPr>
            <w:r>
              <w:rPr>
                <w:color w:val="2A00FF"/>
              </w:rPr>
              <w:tab/>
            </w:r>
            <w:r>
              <w:rPr>
                <w:color w:val="2A00FF"/>
              </w:rPr>
              <w:tab/>
            </w:r>
            <w:r>
              <w:t>"</w:t>
            </w:r>
            <w:r>
              <w:rPr>
                <w:rFonts w:hint="eastAsia"/>
              </w:rPr>
              <w:t>price</w:t>
            </w:r>
            <w:r>
              <w:t>":xx</w:t>
            </w:r>
            <w:r>
              <w:rPr>
                <w:rFonts w:hint="eastAsia"/>
              </w:rPr>
              <w:t xml:space="preserve"> </w:t>
            </w:r>
            <w:r>
              <w:t>(</w:t>
            </w:r>
            <w:r>
              <w:rPr>
                <w:rFonts w:hint="eastAsia"/>
              </w:rPr>
              <w:t>float</w:t>
            </w:r>
            <w:r>
              <w:t>),</w:t>
            </w:r>
          </w:p>
          <w:p w14:paraId="2E2EF54C" w14:textId="77777777" w:rsidR="00933DB0" w:rsidRDefault="008845DE" w:rsidP="003E69E9">
            <w:r>
              <w:tab/>
            </w:r>
            <w:r>
              <w:tab/>
              <w:t>/*</w:t>
            </w:r>
            <w:r>
              <w:t>总价</w:t>
            </w:r>
            <w:r>
              <w:t>*/</w:t>
            </w:r>
          </w:p>
          <w:p w14:paraId="5A8533A8" w14:textId="77777777" w:rsidR="00933DB0" w:rsidRDefault="008845DE" w:rsidP="003E69E9">
            <w:pPr>
              <w:rPr>
                <w:color w:val="2A00FF"/>
              </w:rPr>
            </w:pPr>
            <w:r>
              <w:rPr>
                <w:color w:val="2A00FF"/>
              </w:rPr>
              <w:tab/>
            </w:r>
            <w:r>
              <w:rPr>
                <w:color w:val="2A00FF"/>
              </w:rPr>
              <w:tab/>
            </w:r>
            <w:r>
              <w:t>"</w:t>
            </w:r>
            <w:r>
              <w:rPr>
                <w:rFonts w:hint="eastAsia"/>
              </w:rPr>
              <w:t>totalMoney</w:t>
            </w:r>
            <w:r>
              <w:t>":xx</w:t>
            </w:r>
            <w:r>
              <w:rPr>
                <w:rFonts w:hint="eastAsia"/>
              </w:rPr>
              <w:t xml:space="preserve"> </w:t>
            </w:r>
            <w:r>
              <w:t>(</w:t>
            </w:r>
            <w:r>
              <w:rPr>
                <w:rFonts w:hint="eastAsia"/>
              </w:rPr>
              <w:t>float</w:t>
            </w:r>
            <w:r>
              <w:t>),</w:t>
            </w:r>
          </w:p>
          <w:p w14:paraId="431BA612" w14:textId="77777777" w:rsidR="00933DB0" w:rsidRDefault="008845DE" w:rsidP="003E69E9">
            <w:r>
              <w:tab/>
            </w:r>
            <w:r>
              <w:tab/>
              <w:t>/*</w:t>
            </w:r>
            <w:r>
              <w:t>实收</w:t>
            </w:r>
            <w:r>
              <w:t>*/</w:t>
            </w:r>
          </w:p>
          <w:p w14:paraId="16BEEBEA" w14:textId="77777777" w:rsidR="00933DB0" w:rsidRDefault="008845DE" w:rsidP="003E69E9">
            <w:pPr>
              <w:rPr>
                <w:color w:val="2A00FF"/>
              </w:rPr>
            </w:pPr>
            <w:r>
              <w:rPr>
                <w:color w:val="2A00FF"/>
              </w:rPr>
              <w:tab/>
            </w:r>
            <w:r>
              <w:rPr>
                <w:color w:val="2A00FF"/>
              </w:rPr>
              <w:tab/>
            </w:r>
            <w:r>
              <w:t>"</w:t>
            </w:r>
            <w:r>
              <w:rPr>
                <w:rFonts w:hint="eastAsia"/>
              </w:rPr>
              <w:t>receiptMoney</w:t>
            </w:r>
            <w:r>
              <w:t>":xx</w:t>
            </w:r>
            <w:r>
              <w:rPr>
                <w:rFonts w:hint="eastAsia"/>
              </w:rPr>
              <w:t xml:space="preserve"> </w:t>
            </w:r>
            <w:r>
              <w:t>(</w:t>
            </w:r>
            <w:r>
              <w:rPr>
                <w:rFonts w:hint="eastAsia"/>
              </w:rPr>
              <w:t>float</w:t>
            </w:r>
            <w:r>
              <w:t>),</w:t>
            </w:r>
          </w:p>
          <w:p w14:paraId="356D2EA6" w14:textId="77777777" w:rsidR="00933DB0" w:rsidRDefault="008845DE" w:rsidP="003E69E9">
            <w:r>
              <w:tab/>
            </w:r>
            <w:r>
              <w:tab/>
              <w:t>/*</w:t>
            </w:r>
            <w:r>
              <w:t>退款金额</w:t>
            </w:r>
            <w:r>
              <w:t>*/</w:t>
            </w:r>
          </w:p>
          <w:p w14:paraId="38A36A73" w14:textId="77777777" w:rsidR="00933DB0" w:rsidRDefault="008845DE" w:rsidP="003E69E9">
            <w:pPr>
              <w:rPr>
                <w:color w:val="2A00FF"/>
              </w:rPr>
            </w:pPr>
            <w:r>
              <w:rPr>
                <w:color w:val="2A00FF"/>
              </w:rPr>
              <w:tab/>
            </w:r>
            <w:r>
              <w:rPr>
                <w:color w:val="2A00FF"/>
              </w:rPr>
              <w:tab/>
            </w:r>
            <w:r>
              <w:t>"</w:t>
            </w:r>
            <w:r>
              <w:rPr>
                <w:rFonts w:hint="eastAsia"/>
              </w:rPr>
              <w:t>refundMoney</w:t>
            </w:r>
            <w:r>
              <w:t>":xx</w:t>
            </w:r>
            <w:r>
              <w:rPr>
                <w:rFonts w:hint="eastAsia"/>
              </w:rPr>
              <w:t xml:space="preserve"> </w:t>
            </w:r>
            <w:r>
              <w:t>(</w:t>
            </w:r>
            <w:r>
              <w:rPr>
                <w:rFonts w:hint="eastAsia"/>
              </w:rPr>
              <w:t>float</w:t>
            </w:r>
            <w:r>
              <w:t>),</w:t>
            </w:r>
          </w:p>
          <w:p w14:paraId="703796F0" w14:textId="77777777" w:rsidR="00933DB0" w:rsidRDefault="008845DE" w:rsidP="003E69E9">
            <w:r>
              <w:tab/>
            </w:r>
            <w:r>
              <w:tab/>
              <w:t>/*</w:t>
            </w:r>
            <w:r>
              <w:t>币种</w:t>
            </w:r>
            <w:r>
              <w:t>*/</w:t>
            </w:r>
          </w:p>
          <w:p w14:paraId="1FA67B3D" w14:textId="77777777" w:rsidR="00933DB0" w:rsidRDefault="008845DE" w:rsidP="003E69E9">
            <w:r>
              <w:tab/>
            </w:r>
            <w:r>
              <w:tab/>
              <w:t>"currency":"CNY"</w:t>
            </w:r>
            <w:r>
              <w:rPr>
                <w:rFonts w:hint="eastAsia"/>
              </w:rPr>
              <w:t>,</w:t>
            </w:r>
          </w:p>
          <w:p w14:paraId="50D284FD" w14:textId="77777777" w:rsidR="00933DB0" w:rsidRDefault="008845DE" w:rsidP="003E69E9">
            <w:r>
              <w:tab/>
            </w:r>
            <w:r>
              <w:tab/>
              <w:t>/*</w:t>
            </w:r>
            <w:r>
              <w:t>订单时间</w:t>
            </w:r>
            <w:r>
              <w:t>*/</w:t>
            </w:r>
          </w:p>
          <w:p w14:paraId="3744AFBC" w14:textId="77777777" w:rsidR="00933DB0" w:rsidRDefault="008845DE" w:rsidP="003E69E9">
            <w:pPr>
              <w:rPr>
                <w:color w:val="2A00FF"/>
              </w:rPr>
            </w:pPr>
            <w:r>
              <w:rPr>
                <w:color w:val="2A00FF"/>
              </w:rPr>
              <w:tab/>
            </w:r>
            <w:r>
              <w:rPr>
                <w:color w:val="2A00FF"/>
              </w:rPr>
              <w:tab/>
            </w:r>
            <w:r>
              <w:rPr>
                <w:color w:val="000000" w:themeColor="text1"/>
              </w:rPr>
              <w:t>"</w:t>
            </w:r>
            <w:r>
              <w:rPr>
                <w:rFonts w:hint="eastAsia"/>
                <w:color w:val="000000" w:themeColor="text1"/>
              </w:rPr>
              <w:t>orderTime</w:t>
            </w:r>
            <w:r>
              <w:rPr>
                <w:color w:val="000000" w:themeColor="text1"/>
              </w:rPr>
              <w:t>":</w:t>
            </w:r>
            <w:r>
              <w:rPr>
                <w:rFonts w:hint="eastAsia"/>
              </w:rPr>
              <w:t>时间戳</w:t>
            </w:r>
            <w:r>
              <w:rPr>
                <w:rFonts w:hint="eastAsia"/>
              </w:rPr>
              <w:t xml:space="preserve"> </w:t>
            </w:r>
            <w:r>
              <w:rPr>
                <w:rFonts w:hint="eastAsia"/>
              </w:rPr>
              <w:t>（</w:t>
            </w:r>
            <w:r>
              <w:rPr>
                <w:rFonts w:hint="eastAsia"/>
              </w:rPr>
              <w:t>13</w:t>
            </w:r>
            <w:r>
              <w:rPr>
                <w:rFonts w:hint="eastAsia"/>
              </w:rPr>
              <w:t>位，精确毫秒）（</w:t>
            </w:r>
            <w:r>
              <w:rPr>
                <w:rFonts w:hint="eastAsia"/>
              </w:rPr>
              <w:t>Long</w:t>
            </w:r>
            <w:r>
              <w:rPr>
                <w:rFonts w:hint="eastAsia"/>
              </w:rPr>
              <w:t>类型）</w:t>
            </w:r>
            <w:r>
              <w:rPr>
                <w:color w:val="000000" w:themeColor="text1"/>
              </w:rPr>
              <w:t>,</w:t>
            </w:r>
          </w:p>
          <w:p w14:paraId="61168042" w14:textId="77777777" w:rsidR="00933DB0" w:rsidRDefault="008845DE" w:rsidP="003E69E9">
            <w:r>
              <w:tab/>
            </w:r>
            <w:r>
              <w:tab/>
              <w:t>/*</w:t>
            </w:r>
            <w:r>
              <w:t>支付时间</w:t>
            </w:r>
            <w:r>
              <w:t>*/</w:t>
            </w:r>
          </w:p>
          <w:p w14:paraId="37435053" w14:textId="77777777" w:rsidR="00933DB0" w:rsidRDefault="008845DE" w:rsidP="003E69E9">
            <w:pPr>
              <w:rPr>
                <w:color w:val="2A00FF"/>
              </w:rPr>
            </w:pPr>
            <w:r>
              <w:rPr>
                <w:color w:val="2A00FF"/>
              </w:rPr>
              <w:tab/>
            </w:r>
            <w:r>
              <w:rPr>
                <w:color w:val="2A00FF"/>
              </w:rPr>
              <w:tab/>
            </w:r>
            <w:r>
              <w:rPr>
                <w:color w:val="000000" w:themeColor="text1"/>
              </w:rPr>
              <w:t>"</w:t>
            </w:r>
            <w:r>
              <w:rPr>
                <w:rFonts w:hint="eastAsia"/>
                <w:color w:val="000000" w:themeColor="text1"/>
              </w:rPr>
              <w:t>payTime</w:t>
            </w:r>
            <w:r>
              <w:rPr>
                <w:color w:val="000000" w:themeColor="text1"/>
              </w:rPr>
              <w:t>":</w:t>
            </w:r>
            <w:r>
              <w:rPr>
                <w:rFonts w:hint="eastAsia"/>
              </w:rPr>
              <w:t>时间戳</w:t>
            </w:r>
            <w:r>
              <w:rPr>
                <w:rFonts w:hint="eastAsia"/>
              </w:rPr>
              <w:t xml:space="preserve"> </w:t>
            </w:r>
            <w:r>
              <w:rPr>
                <w:rFonts w:hint="eastAsia"/>
              </w:rPr>
              <w:t>（</w:t>
            </w:r>
            <w:r>
              <w:rPr>
                <w:rFonts w:hint="eastAsia"/>
              </w:rPr>
              <w:t>13</w:t>
            </w:r>
            <w:r>
              <w:rPr>
                <w:rFonts w:hint="eastAsia"/>
              </w:rPr>
              <w:t>位，精确毫秒）（</w:t>
            </w:r>
            <w:r>
              <w:rPr>
                <w:rFonts w:hint="eastAsia"/>
              </w:rPr>
              <w:t>Long</w:t>
            </w:r>
            <w:r>
              <w:rPr>
                <w:rFonts w:hint="eastAsia"/>
              </w:rPr>
              <w:t>类型）</w:t>
            </w:r>
            <w:r>
              <w:rPr>
                <w:color w:val="000000" w:themeColor="text1"/>
              </w:rPr>
              <w:t>,</w:t>
            </w:r>
          </w:p>
          <w:p w14:paraId="2C6D4CA8" w14:textId="77777777" w:rsidR="00933DB0" w:rsidRDefault="008845DE" w:rsidP="003E69E9">
            <w:r>
              <w:tab/>
            </w:r>
            <w:r>
              <w:tab/>
              <w:t>/*</w:t>
            </w:r>
            <w:r>
              <w:t>退款时间</w:t>
            </w:r>
            <w:r>
              <w:t>*/</w:t>
            </w:r>
          </w:p>
          <w:p w14:paraId="78228DF6" w14:textId="77777777" w:rsidR="00933DB0" w:rsidRDefault="008845DE" w:rsidP="003E69E9">
            <w:pPr>
              <w:rPr>
                <w:color w:val="2A00FF"/>
              </w:rPr>
            </w:pPr>
            <w:r>
              <w:rPr>
                <w:color w:val="2A00FF"/>
              </w:rPr>
              <w:tab/>
            </w:r>
            <w:r>
              <w:rPr>
                <w:color w:val="2A00FF"/>
              </w:rPr>
              <w:tab/>
            </w:r>
            <w:r>
              <w:rPr>
                <w:color w:val="000000" w:themeColor="text1"/>
              </w:rPr>
              <w:t>"</w:t>
            </w:r>
            <w:r>
              <w:rPr>
                <w:rFonts w:hint="eastAsia"/>
                <w:color w:val="000000" w:themeColor="text1"/>
              </w:rPr>
              <w:t>refundTime</w:t>
            </w:r>
            <w:r>
              <w:rPr>
                <w:color w:val="000000" w:themeColor="text1"/>
              </w:rPr>
              <w:t>":</w:t>
            </w:r>
            <w:r>
              <w:rPr>
                <w:rFonts w:hint="eastAsia"/>
              </w:rPr>
              <w:t>时间戳</w:t>
            </w:r>
            <w:r>
              <w:rPr>
                <w:rFonts w:hint="eastAsia"/>
              </w:rPr>
              <w:t xml:space="preserve"> </w:t>
            </w:r>
            <w:r>
              <w:rPr>
                <w:rFonts w:hint="eastAsia"/>
              </w:rPr>
              <w:t>（</w:t>
            </w:r>
            <w:r>
              <w:rPr>
                <w:rFonts w:hint="eastAsia"/>
              </w:rPr>
              <w:t>13</w:t>
            </w:r>
            <w:r>
              <w:rPr>
                <w:rFonts w:hint="eastAsia"/>
              </w:rPr>
              <w:t>位，精确毫秒）（</w:t>
            </w:r>
            <w:r>
              <w:rPr>
                <w:rFonts w:hint="eastAsia"/>
              </w:rPr>
              <w:t>Long</w:t>
            </w:r>
            <w:r>
              <w:rPr>
                <w:rFonts w:hint="eastAsia"/>
              </w:rPr>
              <w:t>类型）</w:t>
            </w:r>
            <w:r>
              <w:rPr>
                <w:color w:val="000000" w:themeColor="text1"/>
              </w:rPr>
              <w:t>,</w:t>
            </w:r>
          </w:p>
          <w:p w14:paraId="60AD1AC4" w14:textId="77777777" w:rsidR="00933DB0" w:rsidRDefault="008845DE" w:rsidP="003E69E9">
            <w:r>
              <w:tab/>
            </w:r>
            <w:r>
              <w:tab/>
              <w:t>/*</w:t>
            </w:r>
            <w:r>
              <w:t>支付方式</w:t>
            </w:r>
            <w:r>
              <w:rPr>
                <w:rFonts w:hint="eastAsia"/>
              </w:rPr>
              <w:t xml:space="preserve"> </w:t>
            </w:r>
            <w:r>
              <w:rPr>
                <w:rFonts w:hint="eastAsia"/>
              </w:rPr>
              <w:t>参见附录</w:t>
            </w:r>
            <w:r>
              <w:rPr>
                <w:rFonts w:hint="eastAsia"/>
              </w:rPr>
              <w:t>G</w:t>
            </w:r>
            <w:r>
              <w:rPr>
                <w:rFonts w:hint="eastAsia"/>
              </w:rPr>
              <w:t>：支付类型对照表</w:t>
            </w:r>
            <w:r>
              <w:t>*/</w:t>
            </w:r>
          </w:p>
          <w:p w14:paraId="6BE8A98B" w14:textId="77777777" w:rsidR="00933DB0" w:rsidRDefault="008845DE" w:rsidP="003E69E9">
            <w:r>
              <w:tab/>
            </w:r>
            <w:r>
              <w:tab/>
              <w:t>" paymentType":</w:t>
            </w:r>
            <w:r>
              <w:rPr>
                <w:rFonts w:hint="eastAsia"/>
              </w:rPr>
              <w:t xml:space="preserve">xx </w:t>
            </w:r>
            <w:r>
              <w:t>(int)</w:t>
            </w:r>
            <w:r>
              <w:rPr>
                <w:rFonts w:hint="eastAsia"/>
              </w:rPr>
              <w:t>,</w:t>
            </w:r>
          </w:p>
          <w:p w14:paraId="57BD1941" w14:textId="77777777" w:rsidR="00933DB0" w:rsidRDefault="008845DE" w:rsidP="003E69E9">
            <w:r>
              <w:tab/>
            </w:r>
            <w:r>
              <w:tab/>
              <w:t>/*</w:t>
            </w:r>
            <w:r>
              <w:t>设备类型</w:t>
            </w:r>
            <w:r>
              <w:rPr>
                <w:rFonts w:hint="eastAsia"/>
              </w:rPr>
              <w:t xml:space="preserve"> </w:t>
            </w:r>
            <w:r>
              <w:rPr>
                <w:rFonts w:hint="eastAsia"/>
              </w:rPr>
              <w:t>不传</w:t>
            </w:r>
            <w:r>
              <w:t>*/</w:t>
            </w:r>
          </w:p>
          <w:p w14:paraId="0C7EB1DA" w14:textId="77777777" w:rsidR="00933DB0" w:rsidRDefault="008845DE" w:rsidP="003E69E9">
            <w:pPr>
              <w:rPr>
                <w:color w:val="2A00FF"/>
              </w:rPr>
            </w:pPr>
            <w:r>
              <w:rPr>
                <w:color w:val="2A00FF"/>
              </w:rPr>
              <w:tab/>
            </w:r>
            <w:r>
              <w:rPr>
                <w:color w:val="2A00FF"/>
              </w:rPr>
              <w:tab/>
            </w:r>
            <w:r>
              <w:t>"deviceType":"k9</w:t>
            </w:r>
            <w:r>
              <w:rPr>
                <w:rFonts w:hint="eastAsia"/>
              </w:rPr>
              <w:t>5</w:t>
            </w:r>
            <w:r>
              <w:t>(String)"</w:t>
            </w:r>
            <w:r>
              <w:rPr>
                <w:rFonts w:hint="eastAsia"/>
              </w:rPr>
              <w:t>,</w:t>
            </w:r>
          </w:p>
          <w:p w14:paraId="7379A680" w14:textId="77777777" w:rsidR="00933DB0" w:rsidRDefault="008845DE" w:rsidP="003E69E9">
            <w:r>
              <w:tab/>
            </w:r>
            <w:r>
              <w:tab/>
              <w:t>/*</w:t>
            </w:r>
            <w:r>
              <w:t>数据类型</w:t>
            </w:r>
            <w:r>
              <w:t>*/</w:t>
            </w:r>
          </w:p>
          <w:p w14:paraId="1CF56015" w14:textId="77777777" w:rsidR="00933DB0" w:rsidRDefault="008845DE" w:rsidP="003E69E9">
            <w:pPr>
              <w:rPr>
                <w:color w:val="2A00FF"/>
              </w:rPr>
            </w:pPr>
            <w:r>
              <w:rPr>
                <w:color w:val="2A00FF"/>
              </w:rPr>
              <w:tab/>
            </w:r>
            <w:r>
              <w:rPr>
                <w:color w:val="2A00FF"/>
              </w:rPr>
              <w:tab/>
            </w:r>
            <w:r>
              <w:t xml:space="preserve">"dataType":1 </w:t>
            </w:r>
            <w:r>
              <w:t>运营数据</w:t>
            </w:r>
            <w:r>
              <w:t xml:space="preserve">,2 </w:t>
            </w:r>
            <w:r>
              <w:t>测试数据</w:t>
            </w:r>
            <w:r>
              <w:rPr>
                <w:rFonts w:hint="eastAsia"/>
              </w:rPr>
              <w:t xml:space="preserve"> </w:t>
            </w:r>
            <w:r>
              <w:t>(int)</w:t>
            </w:r>
            <w:r>
              <w:rPr>
                <w:rFonts w:hint="eastAsia"/>
              </w:rPr>
              <w:t>,</w:t>
            </w:r>
          </w:p>
          <w:p w14:paraId="0C73C88B" w14:textId="77777777" w:rsidR="00933DB0" w:rsidRDefault="008845DE" w:rsidP="003E69E9">
            <w:r>
              <w:tab/>
            </w:r>
            <w:r>
              <w:tab/>
              <w:t>/*</w:t>
            </w:r>
            <w:r>
              <w:t>计费类型</w:t>
            </w:r>
            <w:r>
              <w:t>*/</w:t>
            </w:r>
          </w:p>
          <w:p w14:paraId="50E137D7" w14:textId="77777777" w:rsidR="00933DB0" w:rsidRDefault="008845DE" w:rsidP="003E69E9">
            <w:r>
              <w:rPr>
                <w:color w:val="2A00FF"/>
              </w:rPr>
              <w:tab/>
            </w:r>
            <w:r>
              <w:rPr>
                <w:color w:val="2A00FF"/>
              </w:rPr>
              <w:tab/>
            </w:r>
            <w:r>
              <w:t>"chargeType":1</w:t>
            </w:r>
            <w:r>
              <w:rPr>
                <w:rFonts w:hint="eastAsia"/>
              </w:rPr>
              <w:t>扣款消费</w:t>
            </w:r>
            <w:r>
              <w:t>,2</w:t>
            </w:r>
            <w:r>
              <w:t>计次消费</w:t>
            </w:r>
            <w:r>
              <w:t>,3</w:t>
            </w:r>
            <w:r>
              <w:t>会员卡券（</w:t>
            </w:r>
            <w:r>
              <w:rPr>
                <w:color w:val="FF0000"/>
              </w:rPr>
              <w:t>如果是平台生成二维码的支付类型时，默认是</w:t>
            </w:r>
            <w:r>
              <w:rPr>
                <w:rFonts w:hint="eastAsia"/>
                <w:color w:val="FF0000"/>
              </w:rPr>
              <w:t>1</w:t>
            </w:r>
            <w:r>
              <w:rPr>
                <w:color w:val="FF0000"/>
              </w:rPr>
              <w:t>扣款消费，其它类型默认是</w:t>
            </w:r>
            <w:r>
              <w:rPr>
                <w:rFonts w:hint="eastAsia"/>
                <w:color w:val="FF0000"/>
              </w:rPr>
              <w:t>0</w:t>
            </w:r>
            <w:r>
              <w:t>）</w:t>
            </w:r>
            <w:r>
              <w:t>(int),</w:t>
            </w:r>
          </w:p>
          <w:p w14:paraId="6B28078C" w14:textId="77777777" w:rsidR="00933DB0" w:rsidRDefault="008845DE" w:rsidP="003E69E9">
            <w:r>
              <w:tab/>
            </w:r>
            <w:r>
              <w:tab/>
              <w:t>/*RFID</w:t>
            </w:r>
            <w:r>
              <w:t>卡号</w:t>
            </w:r>
            <w:r>
              <w:rPr>
                <w:rFonts w:hint="eastAsia"/>
              </w:rPr>
              <w:t>，</w:t>
            </w:r>
            <w:r>
              <w:rPr>
                <w:rFonts w:hint="eastAsia"/>
                <w:color w:val="FF0000"/>
              </w:rPr>
              <w:t>其它支付方式不传</w:t>
            </w:r>
            <w:r>
              <w:t>*/</w:t>
            </w:r>
          </w:p>
          <w:p w14:paraId="79B67AE5" w14:textId="77777777" w:rsidR="00933DB0" w:rsidRDefault="008845DE" w:rsidP="003E69E9">
            <w:pPr>
              <w:rPr>
                <w:color w:val="2A00FF"/>
              </w:rPr>
            </w:pPr>
            <w:r>
              <w:rPr>
                <w:color w:val="2A00FF"/>
              </w:rPr>
              <w:tab/>
            </w:r>
            <w:r>
              <w:rPr>
                <w:color w:val="2A00FF"/>
              </w:rPr>
              <w:tab/>
            </w:r>
            <w:r>
              <w:t>"payAccount":"AE0214DF2",</w:t>
            </w:r>
          </w:p>
          <w:p w14:paraId="689598E7" w14:textId="77777777" w:rsidR="00933DB0" w:rsidRDefault="008845DE" w:rsidP="003E69E9">
            <w:r>
              <w:tab/>
            </w:r>
            <w:r>
              <w:tab/>
              <w:t>/*</w:t>
            </w:r>
            <w:r>
              <w:rPr>
                <w:rFonts w:hint="eastAsia"/>
              </w:rPr>
              <w:t>售卖</w:t>
            </w:r>
            <w:r>
              <w:t>结果</w:t>
            </w:r>
            <w:r>
              <w:rPr>
                <w:rFonts w:hint="eastAsia"/>
              </w:rPr>
              <w:t>，参见附录</w:t>
            </w:r>
            <w:r>
              <w:rPr>
                <w:rFonts w:hint="eastAsia"/>
              </w:rPr>
              <w:t>F</w:t>
            </w:r>
            <w:r>
              <w:rPr>
                <w:rFonts w:hint="eastAsia"/>
              </w:rPr>
              <w:t>：支付结果对照表</w:t>
            </w:r>
            <w:r>
              <w:t>*/</w:t>
            </w:r>
          </w:p>
          <w:p w14:paraId="4E17BD8B" w14:textId="77777777" w:rsidR="00933DB0" w:rsidRDefault="008845DE" w:rsidP="003E69E9">
            <w:pPr>
              <w:rPr>
                <w:color w:val="2A00FF"/>
              </w:rPr>
            </w:pPr>
            <w:r>
              <w:rPr>
                <w:color w:val="2A00FF"/>
              </w:rPr>
              <w:tab/>
            </w:r>
            <w:r>
              <w:rPr>
                <w:color w:val="2A00FF"/>
              </w:rPr>
              <w:tab/>
            </w:r>
            <w:r>
              <w:t>"payResult":xx</w:t>
            </w:r>
            <w:r>
              <w:rPr>
                <w:rFonts w:hint="eastAsia"/>
              </w:rPr>
              <w:t xml:space="preserve"> </w:t>
            </w:r>
            <w:r>
              <w:t>(int)</w:t>
            </w:r>
          </w:p>
          <w:p w14:paraId="7FCF5F59" w14:textId="77777777" w:rsidR="00933DB0" w:rsidRDefault="008845DE" w:rsidP="003E69E9">
            <w:r>
              <w:tab/>
            </w:r>
            <w:r>
              <w:tab/>
              <w:t>},</w:t>
            </w:r>
          </w:p>
          <w:p w14:paraId="5189E213" w14:textId="77777777" w:rsidR="00933DB0" w:rsidRDefault="008845DE" w:rsidP="003E69E9">
            <w:r>
              <w:tab/>
            </w:r>
            <w:r>
              <w:tab/>
              <w:t>……</w:t>
            </w:r>
          </w:p>
          <w:p w14:paraId="31B2DFC6" w14:textId="77777777" w:rsidR="00933DB0" w:rsidRDefault="008845DE" w:rsidP="003E69E9">
            <w:r>
              <w:tab/>
              <w:t xml:space="preserve">] </w:t>
            </w:r>
          </w:p>
          <w:p w14:paraId="363F85D9" w14:textId="77777777" w:rsidR="00933DB0" w:rsidRDefault="008845DE" w:rsidP="003E69E9">
            <w:r>
              <w:t>}</w:t>
            </w:r>
          </w:p>
        </w:tc>
      </w:tr>
    </w:tbl>
    <w:p w14:paraId="6CF13ED0" w14:textId="77777777" w:rsidR="00933DB0" w:rsidRDefault="008845DE" w:rsidP="003E69E9">
      <w:pPr>
        <w:pStyle w:val="4"/>
      </w:pPr>
      <w:r>
        <w:rPr>
          <w:rFonts w:hint="eastAsia"/>
        </w:rPr>
        <w:t xml:space="preserve">4.7.1.2 </w:t>
      </w:r>
      <w:r>
        <w:rPr>
          <w:rFonts w:hint="eastAsia"/>
        </w:rPr>
        <w:t>云服务器响应</w:t>
      </w:r>
      <w:r>
        <w:rPr>
          <w:rFonts w:hint="eastAsia"/>
        </w:rPr>
        <w:t>ACK</w:t>
      </w:r>
    </w:p>
    <w:tbl>
      <w:tblPr>
        <w:tblStyle w:val="af4"/>
        <w:tblW w:w="8522" w:type="dxa"/>
        <w:tblLayout w:type="fixed"/>
        <w:tblLook w:val="04A0" w:firstRow="1" w:lastRow="0" w:firstColumn="1" w:lastColumn="0" w:noHBand="0" w:noVBand="1"/>
      </w:tblPr>
      <w:tblGrid>
        <w:gridCol w:w="1526"/>
        <w:gridCol w:w="2734"/>
        <w:gridCol w:w="1235"/>
        <w:gridCol w:w="3027"/>
      </w:tblGrid>
      <w:tr w:rsidR="00933DB0" w14:paraId="31F2EDFB" w14:textId="77777777">
        <w:tc>
          <w:tcPr>
            <w:tcW w:w="1526" w:type="dxa"/>
            <w:shd w:val="clear" w:color="auto" w:fill="244061" w:themeFill="accent1" w:themeFillShade="80"/>
          </w:tcPr>
          <w:p w14:paraId="7E039789" w14:textId="77777777" w:rsidR="00933DB0" w:rsidRDefault="008845DE" w:rsidP="003E69E9">
            <w:r>
              <w:rPr>
                <w:rFonts w:hint="eastAsia"/>
              </w:rPr>
              <w:t>消息主题</w:t>
            </w:r>
          </w:p>
        </w:tc>
        <w:tc>
          <w:tcPr>
            <w:tcW w:w="6996" w:type="dxa"/>
            <w:gridSpan w:val="3"/>
            <w:shd w:val="clear" w:color="auto" w:fill="FBD4B4" w:themeFill="accent6" w:themeFillTint="66"/>
          </w:tcPr>
          <w:p w14:paraId="6AD96B36" w14:textId="77777777" w:rsidR="00933DB0" w:rsidRDefault="008845DE" w:rsidP="003E69E9">
            <w:r>
              <w:rPr>
                <w:rFonts w:hint="eastAsia"/>
              </w:rPr>
              <w:t>cilentid/kalerm/iot/</w:t>
            </w:r>
            <w:r>
              <w:rPr>
                <w:rFonts w:ascii="Consolas" w:hAnsi="Consolas" w:cs="Consolas"/>
                <w:color w:val="000000" w:themeColor="text1"/>
                <w:kern w:val="0"/>
                <w:sz w:val="20"/>
                <w:szCs w:val="20"/>
              </w:rPr>
              <w:t>orderRecordHistory</w:t>
            </w:r>
            <w:r>
              <w:rPr>
                <w:rFonts w:hint="eastAsia"/>
              </w:rPr>
              <w:t>/</w:t>
            </w:r>
            <w:r>
              <w:t>result/data</w:t>
            </w:r>
            <w:r>
              <w:rPr>
                <w:rFonts w:hint="eastAsia"/>
              </w:rPr>
              <w:t>S</w:t>
            </w:r>
            <w:r>
              <w:t>erver</w:t>
            </w:r>
          </w:p>
        </w:tc>
      </w:tr>
      <w:tr w:rsidR="00933DB0" w14:paraId="44C6ADD4" w14:textId="77777777">
        <w:tc>
          <w:tcPr>
            <w:tcW w:w="1526" w:type="dxa"/>
            <w:shd w:val="clear" w:color="auto" w:fill="244061" w:themeFill="accent1" w:themeFillShade="80"/>
          </w:tcPr>
          <w:p w14:paraId="4FA0774C" w14:textId="77777777" w:rsidR="00933DB0" w:rsidRDefault="008845DE" w:rsidP="003E69E9">
            <w:r>
              <w:rPr>
                <w:rFonts w:hint="eastAsia"/>
              </w:rPr>
              <w:t>订阅者</w:t>
            </w:r>
          </w:p>
        </w:tc>
        <w:tc>
          <w:tcPr>
            <w:tcW w:w="2734" w:type="dxa"/>
          </w:tcPr>
          <w:p w14:paraId="5A0D7287" w14:textId="77777777" w:rsidR="00933DB0" w:rsidRDefault="008845DE" w:rsidP="003E69E9">
            <w:r>
              <w:rPr>
                <w:rFonts w:hint="eastAsia"/>
              </w:rPr>
              <w:t>咖啡机</w:t>
            </w:r>
          </w:p>
        </w:tc>
        <w:tc>
          <w:tcPr>
            <w:tcW w:w="1235" w:type="dxa"/>
            <w:shd w:val="clear" w:color="auto" w:fill="244061" w:themeFill="accent1" w:themeFillShade="80"/>
          </w:tcPr>
          <w:p w14:paraId="50EF8FAA" w14:textId="77777777" w:rsidR="00933DB0" w:rsidRDefault="008845DE" w:rsidP="003E69E9">
            <w:r>
              <w:rPr>
                <w:rFonts w:hint="eastAsia"/>
              </w:rPr>
              <w:t>发布者</w:t>
            </w:r>
          </w:p>
        </w:tc>
        <w:tc>
          <w:tcPr>
            <w:tcW w:w="3027" w:type="dxa"/>
          </w:tcPr>
          <w:p w14:paraId="116758CF" w14:textId="77777777" w:rsidR="00933DB0" w:rsidRDefault="008845DE" w:rsidP="003E69E9">
            <w:r>
              <w:rPr>
                <w:rFonts w:hint="eastAsia"/>
              </w:rPr>
              <w:t>状态服务器</w:t>
            </w:r>
          </w:p>
        </w:tc>
      </w:tr>
      <w:tr w:rsidR="00933DB0" w14:paraId="0797F716" w14:textId="77777777">
        <w:trPr>
          <w:trHeight w:val="956"/>
        </w:trPr>
        <w:tc>
          <w:tcPr>
            <w:tcW w:w="1526" w:type="dxa"/>
            <w:shd w:val="clear" w:color="auto" w:fill="244061" w:themeFill="accent1" w:themeFillShade="80"/>
          </w:tcPr>
          <w:p w14:paraId="15077370" w14:textId="77777777" w:rsidR="00933DB0" w:rsidRDefault="008845DE" w:rsidP="003E69E9">
            <w:r>
              <w:t>J</w:t>
            </w:r>
            <w:r>
              <w:rPr>
                <w:rFonts w:hint="eastAsia"/>
              </w:rPr>
              <w:t>son</w:t>
            </w:r>
            <w:r>
              <w:rPr>
                <w:rFonts w:hint="eastAsia"/>
              </w:rPr>
              <w:t>格式</w:t>
            </w:r>
          </w:p>
        </w:tc>
        <w:tc>
          <w:tcPr>
            <w:tcW w:w="6996" w:type="dxa"/>
            <w:gridSpan w:val="3"/>
          </w:tcPr>
          <w:p w14:paraId="59E445DC" w14:textId="77777777" w:rsidR="00933DB0" w:rsidRDefault="008845DE" w:rsidP="003E69E9">
            <w:r>
              <w:t>{</w:t>
            </w:r>
          </w:p>
          <w:p w14:paraId="2558EF47" w14:textId="77777777" w:rsidR="00933DB0" w:rsidRDefault="008845DE" w:rsidP="003E69E9">
            <w:r>
              <w:t>"</w:t>
            </w:r>
            <w:r>
              <w:rPr>
                <w:rFonts w:hint="eastAsia"/>
              </w:rPr>
              <w:t>msgId</w:t>
            </w:r>
            <w:r>
              <w:t>": "45484asd5a4d8a48a4sdads",</w:t>
            </w:r>
          </w:p>
          <w:p w14:paraId="5FE02EEA" w14:textId="77777777" w:rsidR="00933DB0" w:rsidRDefault="008845DE" w:rsidP="003E69E9">
            <w:r>
              <w:t xml:space="preserve"> </w:t>
            </w:r>
            <w:r>
              <w:rPr>
                <w:rFonts w:hint="eastAsia"/>
              </w:rPr>
              <w:t xml:space="preserve">   </w:t>
            </w:r>
            <w:r>
              <w:t xml:space="preserve"> "version": "2.0",</w:t>
            </w:r>
          </w:p>
          <w:p w14:paraId="3674A2B9" w14:textId="77777777" w:rsidR="00933DB0" w:rsidRDefault="008845DE" w:rsidP="003E69E9">
            <w:r>
              <w:t xml:space="preserve"> </w:t>
            </w:r>
            <w:r>
              <w:rPr>
                <w:rFonts w:hint="eastAsia"/>
              </w:rPr>
              <w:t xml:space="preserve">    </w:t>
            </w:r>
            <w:r>
              <w:t>"timestamp": "1565499360629",</w:t>
            </w:r>
          </w:p>
          <w:p w14:paraId="33935346" w14:textId="77777777" w:rsidR="00933DB0" w:rsidRDefault="008845DE" w:rsidP="003E69E9">
            <w:r>
              <w:rPr>
                <w:rFonts w:hint="eastAsia"/>
              </w:rPr>
              <w:t xml:space="preserve"> </w:t>
            </w:r>
            <w:r>
              <w:t xml:space="preserve">  </w:t>
            </w:r>
            <w:r>
              <w:rPr>
                <w:rFonts w:hint="eastAsia"/>
              </w:rPr>
              <w:t xml:space="preserve">  </w:t>
            </w:r>
            <w:r>
              <w:t>"ackCode": "</w:t>
            </w:r>
            <w:r>
              <w:rPr>
                <w:rFonts w:hint="eastAsia"/>
              </w:rPr>
              <w:t>OK</w:t>
            </w:r>
            <w:r>
              <w:t>"</w:t>
            </w:r>
            <w:r>
              <w:rPr>
                <w:rFonts w:hint="eastAsia"/>
              </w:rPr>
              <w:t>,</w:t>
            </w:r>
          </w:p>
          <w:p w14:paraId="35EE6385" w14:textId="77777777" w:rsidR="00933DB0" w:rsidRDefault="008845DE" w:rsidP="003E69E9">
            <w:pPr>
              <w:rPr>
                <w:rFonts w:ascii="Consolas" w:hAnsi="Consolas" w:cs="Consolas"/>
                <w:color w:val="000000" w:themeColor="text1"/>
                <w:kern w:val="0"/>
                <w:sz w:val="20"/>
                <w:szCs w:val="20"/>
              </w:rPr>
            </w:pPr>
            <w:r>
              <w:t>"data": {</w:t>
            </w:r>
            <w:r>
              <w:rPr>
                <w:rFonts w:hint="eastAsia"/>
              </w:rPr>
              <w:t>}</w:t>
            </w:r>
          </w:p>
          <w:p w14:paraId="156CBCE9" w14:textId="77777777" w:rsidR="00933DB0" w:rsidRDefault="008845DE" w:rsidP="003E69E9">
            <w:r>
              <w:t>}</w:t>
            </w:r>
          </w:p>
        </w:tc>
      </w:tr>
    </w:tbl>
    <w:p w14:paraId="6BEEC28F" w14:textId="77777777" w:rsidR="00933DB0" w:rsidRDefault="008845DE" w:rsidP="003E69E9">
      <w:pPr>
        <w:pStyle w:val="2"/>
      </w:pPr>
      <w:r>
        <w:rPr>
          <w:rFonts w:hint="eastAsia"/>
        </w:rPr>
        <w:t xml:space="preserve">4.8 </w:t>
      </w:r>
      <w:r>
        <w:rPr>
          <w:rFonts w:hint="eastAsia"/>
        </w:rPr>
        <w:t>事件记录消息</w:t>
      </w:r>
    </w:p>
    <w:p w14:paraId="41AAD14C" w14:textId="77777777" w:rsidR="00933DB0" w:rsidRDefault="008845DE" w:rsidP="003E69E9">
      <w:pPr>
        <w:pStyle w:val="3"/>
      </w:pPr>
      <w:r>
        <w:rPr>
          <w:rFonts w:hint="eastAsia"/>
        </w:rPr>
        <w:t xml:space="preserve">4.8.1 </w:t>
      </w:r>
      <w:r>
        <w:rPr>
          <w:rFonts w:hint="eastAsia"/>
        </w:rPr>
        <w:t>消息格式</w:t>
      </w:r>
    </w:p>
    <w:p w14:paraId="512C396F" w14:textId="77777777" w:rsidR="00933DB0" w:rsidRDefault="008845DE" w:rsidP="003E69E9">
      <w:r>
        <w:rPr>
          <w:rFonts w:hint="eastAsia"/>
        </w:rPr>
        <w:t>设备端的事件记录数据上报到云服务器存储起来。</w:t>
      </w:r>
    </w:p>
    <w:p w14:paraId="28A43596" w14:textId="77777777" w:rsidR="00933DB0" w:rsidRDefault="008845DE" w:rsidP="003E69E9">
      <w:r>
        <w:rPr>
          <w:rFonts w:hint="eastAsia"/>
        </w:rPr>
        <w:t>触发条件：</w:t>
      </w:r>
    </w:p>
    <w:p w14:paraId="3EA8824D" w14:textId="77777777" w:rsidR="00933DB0" w:rsidRDefault="008845DE" w:rsidP="003E69E9">
      <w:r>
        <w:rPr>
          <w:rFonts w:hint="eastAsia"/>
        </w:rPr>
        <w:t>1</w:t>
      </w:r>
      <w:r>
        <w:rPr>
          <w:rFonts w:hint="eastAsia"/>
        </w:rPr>
        <w:t>、当设备制作饮品的时候触发；</w:t>
      </w:r>
    </w:p>
    <w:p w14:paraId="619B9066" w14:textId="77777777" w:rsidR="00933DB0" w:rsidRDefault="008845DE" w:rsidP="003E69E9">
      <w:r>
        <w:rPr>
          <w:rFonts w:hint="eastAsia"/>
        </w:rPr>
        <w:t>2</w:t>
      </w:r>
      <w:r>
        <w:rPr>
          <w:rFonts w:hint="eastAsia"/>
        </w:rPr>
        <w:t>、当设备成功连接</w:t>
      </w:r>
      <w:r>
        <w:rPr>
          <w:rFonts w:hint="eastAsia"/>
        </w:rPr>
        <w:t>MQTT</w:t>
      </w:r>
      <w:r>
        <w:rPr>
          <w:rFonts w:hint="eastAsia"/>
        </w:rPr>
        <w:t>的时候触发（第一次）；</w:t>
      </w:r>
    </w:p>
    <w:p w14:paraId="27FF7D63" w14:textId="77777777" w:rsidR="00933DB0" w:rsidRDefault="008845DE" w:rsidP="003E69E9">
      <w:r>
        <w:rPr>
          <w:rFonts w:hint="eastAsia"/>
        </w:rPr>
        <w:t>3</w:t>
      </w:r>
      <w:r>
        <w:rPr>
          <w:rFonts w:hint="eastAsia"/>
        </w:rPr>
        <w:t>、失败触发重试机制</w:t>
      </w:r>
      <w:r>
        <w:rPr>
          <w:rFonts w:hint="eastAsia"/>
        </w:rPr>
        <w:t>={10</w:t>
      </w:r>
      <w:r>
        <w:rPr>
          <w:rFonts w:hint="eastAsia"/>
        </w:rPr>
        <w:t>分钟，</w:t>
      </w:r>
      <w:r>
        <w:rPr>
          <w:rFonts w:hint="eastAsia"/>
        </w:rPr>
        <w:t>30</w:t>
      </w:r>
      <w:r>
        <w:rPr>
          <w:rFonts w:hint="eastAsia"/>
        </w:rPr>
        <w:t>分钟</w:t>
      </w:r>
      <w:r>
        <w:rPr>
          <w:rFonts w:hint="eastAsia"/>
        </w:rPr>
        <w:t>,  60</w:t>
      </w:r>
      <w:r>
        <w:rPr>
          <w:rFonts w:hint="eastAsia"/>
        </w:rPr>
        <w:t>分钟</w:t>
      </w:r>
      <w:r>
        <w:rPr>
          <w:rFonts w:hint="eastAsia"/>
        </w:rPr>
        <w:t>}</w:t>
      </w:r>
      <w:r>
        <w:rPr>
          <w:rFonts w:hint="eastAsia"/>
        </w:rPr>
        <w:t>（仅重发</w:t>
      </w:r>
      <w:r>
        <w:rPr>
          <w:rFonts w:hint="eastAsia"/>
        </w:rPr>
        <w:t>3</w:t>
      </w:r>
      <w:r>
        <w:rPr>
          <w:rFonts w:hint="eastAsia"/>
        </w:rPr>
        <w:t>次，超过则当天不再发）</w:t>
      </w:r>
      <w:r>
        <w:rPr>
          <w:rFonts w:hint="eastAsia"/>
        </w:rPr>
        <w:t>;</w:t>
      </w:r>
    </w:p>
    <w:p w14:paraId="0F79FAC3" w14:textId="77777777" w:rsidR="00933DB0" w:rsidRDefault="008845DE" w:rsidP="003E69E9">
      <w:pPr>
        <w:pStyle w:val="4"/>
      </w:pPr>
      <w:r>
        <w:rPr>
          <w:rFonts w:hint="eastAsia"/>
        </w:rPr>
        <w:t xml:space="preserve">4.8.1.1 </w:t>
      </w:r>
      <w:r>
        <w:rPr>
          <w:rFonts w:hint="eastAsia"/>
        </w:rPr>
        <w:t>事件记录结构体</w:t>
      </w:r>
    </w:p>
    <w:tbl>
      <w:tblPr>
        <w:tblStyle w:val="af4"/>
        <w:tblW w:w="8522" w:type="dxa"/>
        <w:tblLayout w:type="fixed"/>
        <w:tblLook w:val="04A0" w:firstRow="1" w:lastRow="0" w:firstColumn="1" w:lastColumn="0" w:noHBand="0" w:noVBand="1"/>
      </w:tblPr>
      <w:tblGrid>
        <w:gridCol w:w="1526"/>
        <w:gridCol w:w="2734"/>
        <w:gridCol w:w="1235"/>
        <w:gridCol w:w="3027"/>
      </w:tblGrid>
      <w:tr w:rsidR="00933DB0" w14:paraId="76310650" w14:textId="77777777">
        <w:tc>
          <w:tcPr>
            <w:tcW w:w="1526" w:type="dxa"/>
            <w:shd w:val="clear" w:color="auto" w:fill="244061" w:themeFill="accent1" w:themeFillShade="80"/>
          </w:tcPr>
          <w:p w14:paraId="5595BC5E" w14:textId="77777777" w:rsidR="00933DB0" w:rsidRDefault="008845DE" w:rsidP="003E69E9">
            <w:r>
              <w:rPr>
                <w:rFonts w:hint="eastAsia"/>
              </w:rPr>
              <w:t>消息主题</w:t>
            </w:r>
          </w:p>
        </w:tc>
        <w:tc>
          <w:tcPr>
            <w:tcW w:w="6996" w:type="dxa"/>
            <w:gridSpan w:val="3"/>
            <w:shd w:val="clear" w:color="auto" w:fill="FBD4B4" w:themeFill="accent6" w:themeFillTint="66"/>
          </w:tcPr>
          <w:p w14:paraId="6C683E75" w14:textId="77777777" w:rsidR="00933DB0" w:rsidRDefault="008845DE" w:rsidP="003E69E9">
            <w:r>
              <w:t>data</w:t>
            </w:r>
            <w:r>
              <w:rPr>
                <w:rFonts w:hint="eastAsia"/>
              </w:rPr>
              <w:t>S</w:t>
            </w:r>
            <w:r>
              <w:t>erver</w:t>
            </w:r>
            <w:r>
              <w:rPr>
                <w:rFonts w:hint="eastAsia"/>
              </w:rPr>
              <w:t>/kalerm/iot</w:t>
            </w:r>
            <w:r>
              <w:t>/</w:t>
            </w:r>
            <w:r>
              <w:rPr>
                <w:rFonts w:ascii="Consolas" w:hAnsi="Consolas" w:cs="Consolas"/>
                <w:color w:val="000000" w:themeColor="text1"/>
                <w:kern w:val="0"/>
                <w:sz w:val="20"/>
                <w:szCs w:val="20"/>
              </w:rPr>
              <w:t>eventHistory</w:t>
            </w:r>
            <w:r>
              <w:t>/</w:t>
            </w:r>
            <w:r>
              <w:rPr>
                <w:rFonts w:hint="eastAsia"/>
              </w:rPr>
              <w:t>cilentId</w:t>
            </w:r>
          </w:p>
        </w:tc>
      </w:tr>
      <w:tr w:rsidR="00933DB0" w14:paraId="20C960A0" w14:textId="77777777">
        <w:tc>
          <w:tcPr>
            <w:tcW w:w="1526" w:type="dxa"/>
            <w:shd w:val="clear" w:color="auto" w:fill="244061" w:themeFill="accent1" w:themeFillShade="80"/>
          </w:tcPr>
          <w:p w14:paraId="51CC15FC" w14:textId="77777777" w:rsidR="00933DB0" w:rsidRDefault="008845DE" w:rsidP="003E69E9">
            <w:r>
              <w:rPr>
                <w:rFonts w:hint="eastAsia"/>
              </w:rPr>
              <w:t>订阅者</w:t>
            </w:r>
          </w:p>
        </w:tc>
        <w:tc>
          <w:tcPr>
            <w:tcW w:w="2734" w:type="dxa"/>
          </w:tcPr>
          <w:p w14:paraId="1D74462E" w14:textId="77777777" w:rsidR="00933DB0" w:rsidRDefault="008845DE" w:rsidP="003E69E9">
            <w:r>
              <w:rPr>
                <w:rFonts w:hint="eastAsia"/>
              </w:rPr>
              <w:t>远程控制服务器</w:t>
            </w:r>
          </w:p>
        </w:tc>
        <w:tc>
          <w:tcPr>
            <w:tcW w:w="1235" w:type="dxa"/>
            <w:shd w:val="clear" w:color="auto" w:fill="244061" w:themeFill="accent1" w:themeFillShade="80"/>
          </w:tcPr>
          <w:p w14:paraId="10B52031" w14:textId="77777777" w:rsidR="00933DB0" w:rsidRDefault="008845DE" w:rsidP="003E69E9">
            <w:r>
              <w:rPr>
                <w:rFonts w:hint="eastAsia"/>
              </w:rPr>
              <w:t>发布者</w:t>
            </w:r>
          </w:p>
        </w:tc>
        <w:tc>
          <w:tcPr>
            <w:tcW w:w="3027" w:type="dxa"/>
          </w:tcPr>
          <w:p w14:paraId="0FA0A43D" w14:textId="77777777" w:rsidR="00933DB0" w:rsidRDefault="008845DE" w:rsidP="003E69E9">
            <w:r>
              <w:rPr>
                <w:rFonts w:hint="eastAsia"/>
              </w:rPr>
              <w:t>咖啡机</w:t>
            </w:r>
          </w:p>
        </w:tc>
      </w:tr>
      <w:tr w:rsidR="00933DB0" w14:paraId="3E99D183" w14:textId="77777777">
        <w:trPr>
          <w:trHeight w:val="956"/>
        </w:trPr>
        <w:tc>
          <w:tcPr>
            <w:tcW w:w="1526" w:type="dxa"/>
            <w:shd w:val="clear" w:color="auto" w:fill="244061" w:themeFill="accent1" w:themeFillShade="80"/>
          </w:tcPr>
          <w:p w14:paraId="688C90E5" w14:textId="77777777" w:rsidR="00933DB0" w:rsidRDefault="008845DE" w:rsidP="003E69E9">
            <w:r>
              <w:t>J</w:t>
            </w:r>
            <w:r>
              <w:rPr>
                <w:rFonts w:hint="eastAsia"/>
              </w:rPr>
              <w:t>son</w:t>
            </w:r>
            <w:r>
              <w:rPr>
                <w:rFonts w:hint="eastAsia"/>
              </w:rPr>
              <w:t>格式</w:t>
            </w:r>
          </w:p>
        </w:tc>
        <w:tc>
          <w:tcPr>
            <w:tcW w:w="6996" w:type="dxa"/>
            <w:gridSpan w:val="3"/>
          </w:tcPr>
          <w:p w14:paraId="739F98ED" w14:textId="77777777" w:rsidR="00933DB0" w:rsidRDefault="008845DE" w:rsidP="003E69E9">
            <w:r>
              <w:t>{</w:t>
            </w:r>
          </w:p>
          <w:p w14:paraId="4CBA9FFA" w14:textId="77777777" w:rsidR="00933DB0" w:rsidRDefault="008845DE" w:rsidP="003E69E9">
            <w:r>
              <w:t>"</w:t>
            </w:r>
            <w:r>
              <w:rPr>
                <w:rFonts w:hint="eastAsia"/>
              </w:rPr>
              <w:t>msgId</w:t>
            </w:r>
            <w:r>
              <w:t>": "45484asd5a4d8a48a4sdads",</w:t>
            </w:r>
          </w:p>
          <w:p w14:paraId="2E98189B" w14:textId="77777777" w:rsidR="00933DB0" w:rsidRDefault="008845DE" w:rsidP="003E69E9">
            <w:r>
              <w:t>"version": "2.0",</w:t>
            </w:r>
          </w:p>
          <w:p w14:paraId="1BF4C389" w14:textId="77777777" w:rsidR="00933DB0" w:rsidRDefault="008845DE" w:rsidP="003E69E9">
            <w:pPr>
              <w:rPr>
                <w:rFonts w:ascii="Consolas" w:hAnsi="Consolas" w:cs="Consolas"/>
                <w:color w:val="2A00FF"/>
                <w:kern w:val="0"/>
                <w:sz w:val="20"/>
                <w:szCs w:val="20"/>
              </w:rPr>
            </w:pPr>
            <w:r>
              <w:t>"timestamp": "1565499360620",</w:t>
            </w:r>
          </w:p>
          <w:p w14:paraId="17FE0E5A" w14:textId="77777777" w:rsidR="00933DB0" w:rsidRDefault="008845DE" w:rsidP="003E69E9">
            <w:r>
              <w:rPr>
                <w:color w:val="2A00FF"/>
              </w:rPr>
              <w:tab/>
            </w:r>
            <w:r>
              <w:t>"</w:t>
            </w:r>
            <w:r>
              <w:rPr>
                <w:rFonts w:hint="eastAsia"/>
              </w:rPr>
              <w:t>data</w:t>
            </w:r>
            <w:r>
              <w:t>":</w:t>
            </w:r>
            <w:r>
              <w:rPr>
                <w:rFonts w:hint="eastAsia"/>
              </w:rPr>
              <w:t>{</w:t>
            </w:r>
          </w:p>
          <w:p w14:paraId="0879534A" w14:textId="77777777" w:rsidR="00933DB0" w:rsidRDefault="008845DE" w:rsidP="003E69E9">
            <w:pPr>
              <w:rPr>
                <w:color w:val="000000" w:themeColor="text1"/>
              </w:rPr>
            </w:pPr>
            <w:r>
              <w:rPr>
                <w:rFonts w:hint="eastAsia"/>
                <w:color w:val="000000" w:themeColor="text1"/>
              </w:rPr>
              <w:t xml:space="preserve"> </w:t>
            </w:r>
            <w:r>
              <w:t xml:space="preserve">// </w:t>
            </w:r>
            <w:r>
              <w:t>每次记录不超过</w:t>
            </w:r>
            <w:r>
              <w:rPr>
                <w:rFonts w:hint="eastAsia"/>
              </w:rPr>
              <w:t>5</w:t>
            </w:r>
            <w:r>
              <w:t>00</w:t>
            </w:r>
            <w:r>
              <w:t>条</w:t>
            </w:r>
          </w:p>
          <w:p w14:paraId="317CE107" w14:textId="77777777" w:rsidR="00933DB0" w:rsidRDefault="008845DE" w:rsidP="003E69E9">
            <w:pPr>
              <w:rPr>
                <w:color w:val="2A00FF"/>
              </w:rPr>
            </w:pPr>
            <w:r>
              <w:t>"eventHistory":[</w:t>
            </w:r>
          </w:p>
          <w:p w14:paraId="1ED1844A" w14:textId="77777777" w:rsidR="00933DB0" w:rsidRDefault="008845DE" w:rsidP="003E69E9">
            <w:r>
              <w:tab/>
            </w:r>
            <w:r>
              <w:tab/>
            </w:r>
            <w:r>
              <w:rPr>
                <w:color w:val="000000" w:themeColor="text1"/>
              </w:rPr>
              <w:t>{</w:t>
            </w:r>
          </w:p>
          <w:p w14:paraId="66CCCDF1" w14:textId="77777777" w:rsidR="00933DB0" w:rsidRDefault="008845DE" w:rsidP="003E69E9">
            <w:r>
              <w:tab/>
            </w:r>
            <w:r>
              <w:tab/>
              <w:t>/*</w:t>
            </w:r>
            <w:r>
              <w:t>事件</w:t>
            </w:r>
            <w:r>
              <w:rPr>
                <w:rFonts w:hint="eastAsia"/>
              </w:rPr>
              <w:t>I</w:t>
            </w:r>
            <w:r>
              <w:t xml:space="preserve">d  </w:t>
            </w:r>
            <w:r>
              <w:rPr>
                <w:rFonts w:hint="eastAsia"/>
              </w:rPr>
              <w:t>见附录</w:t>
            </w:r>
            <w:r>
              <w:rPr>
                <w:rFonts w:hint="eastAsia"/>
              </w:rPr>
              <w:t>J</w:t>
            </w:r>
            <w:r>
              <w:rPr>
                <w:rFonts w:hint="eastAsia"/>
              </w:rPr>
              <w:t>：</w:t>
            </w:r>
            <w:r>
              <w:t>事件类型</w:t>
            </w:r>
            <w:r>
              <w:rPr>
                <w:rFonts w:hint="eastAsia"/>
              </w:rPr>
              <w:t>对照表</w:t>
            </w:r>
            <w:r>
              <w:t>*/</w:t>
            </w:r>
          </w:p>
          <w:p w14:paraId="5A058631" w14:textId="77777777" w:rsidR="00933DB0" w:rsidRDefault="008845DE" w:rsidP="003E69E9">
            <w:pPr>
              <w:rPr>
                <w:color w:val="2A00FF"/>
              </w:rPr>
            </w:pPr>
            <w:r>
              <w:rPr>
                <w:color w:val="2A00FF"/>
              </w:rPr>
              <w:tab/>
            </w:r>
            <w:r>
              <w:rPr>
                <w:color w:val="2A00FF"/>
              </w:rPr>
              <w:tab/>
            </w:r>
            <w:r>
              <w:t>"eventId":xx</w:t>
            </w:r>
            <w:r>
              <w:rPr>
                <w:rFonts w:hint="eastAsia"/>
              </w:rPr>
              <w:t xml:space="preserve"> </w:t>
            </w:r>
            <w:r>
              <w:t>(int),</w:t>
            </w:r>
          </w:p>
          <w:p w14:paraId="20F9F85E" w14:textId="77777777" w:rsidR="00933DB0" w:rsidRDefault="008845DE" w:rsidP="003E69E9">
            <w:r>
              <w:tab/>
            </w:r>
            <w:r>
              <w:tab/>
              <w:t>/*</w:t>
            </w:r>
            <w:r>
              <w:t>事件名称</w:t>
            </w:r>
            <w:r>
              <w:t>*/</w:t>
            </w:r>
          </w:p>
          <w:p w14:paraId="30B9FD93" w14:textId="77777777" w:rsidR="00933DB0" w:rsidRDefault="008845DE" w:rsidP="003E69E9">
            <w:pPr>
              <w:rPr>
                <w:color w:val="2A00FF"/>
              </w:rPr>
            </w:pPr>
            <w:r>
              <w:rPr>
                <w:color w:val="2A00FF"/>
              </w:rPr>
              <w:tab/>
            </w:r>
            <w:r>
              <w:rPr>
                <w:color w:val="2A00FF"/>
              </w:rPr>
              <w:tab/>
            </w:r>
            <w:r>
              <w:t>"eventName":"xx(String)",</w:t>
            </w:r>
          </w:p>
          <w:p w14:paraId="6A41B88E" w14:textId="77777777" w:rsidR="00933DB0" w:rsidRDefault="008845DE" w:rsidP="003E69E9">
            <w:r>
              <w:tab/>
            </w:r>
            <w:r>
              <w:tab/>
              <w:t>/*</w:t>
            </w:r>
            <w:r>
              <w:t>事件描述</w:t>
            </w:r>
            <w:r>
              <w:t>*/</w:t>
            </w:r>
          </w:p>
          <w:p w14:paraId="76521CB7" w14:textId="77777777" w:rsidR="00933DB0" w:rsidRDefault="008845DE" w:rsidP="003E69E9">
            <w:pPr>
              <w:rPr>
                <w:color w:val="2A00FF"/>
              </w:rPr>
            </w:pPr>
            <w:r>
              <w:rPr>
                <w:color w:val="2A00FF"/>
              </w:rPr>
              <w:tab/>
            </w:r>
            <w:r>
              <w:rPr>
                <w:color w:val="2A00FF"/>
              </w:rPr>
              <w:tab/>
            </w:r>
            <w:r>
              <w:t>"eventDesc":" xx(String)",</w:t>
            </w:r>
          </w:p>
          <w:p w14:paraId="47247F5B" w14:textId="77777777" w:rsidR="00933DB0" w:rsidRDefault="008845DE" w:rsidP="003E69E9">
            <w:r>
              <w:tab/>
            </w:r>
            <w:r>
              <w:tab/>
              <w:t>/*</w:t>
            </w:r>
            <w:r>
              <w:t>值</w:t>
            </w:r>
            <w:r>
              <w:rPr>
                <w:rFonts w:hint="eastAsia"/>
              </w:rPr>
              <w:t>,</w:t>
            </w:r>
            <w:r>
              <w:t>当前都传空，以后扩展使用</w:t>
            </w:r>
            <w:r>
              <w:t>*/</w:t>
            </w:r>
          </w:p>
          <w:p w14:paraId="5E36AF08" w14:textId="77777777" w:rsidR="00933DB0" w:rsidRDefault="008845DE" w:rsidP="003E69E9">
            <w:pPr>
              <w:rPr>
                <w:color w:val="2A00FF"/>
              </w:rPr>
            </w:pPr>
            <w:r>
              <w:rPr>
                <w:color w:val="2A00FF"/>
              </w:rPr>
              <w:tab/>
            </w:r>
            <w:r>
              <w:rPr>
                <w:color w:val="2A00FF"/>
              </w:rPr>
              <w:tab/>
            </w:r>
            <w:r>
              <w:t>"eventValue":"xx</w:t>
            </w:r>
            <w:r>
              <w:rPr>
                <w:rFonts w:hint="eastAsia"/>
              </w:rPr>
              <w:t xml:space="preserve"> </w:t>
            </w:r>
            <w:r>
              <w:t>s(String)",</w:t>
            </w:r>
          </w:p>
          <w:p w14:paraId="72E5B21A" w14:textId="77777777" w:rsidR="00933DB0" w:rsidRDefault="008845DE" w:rsidP="003E69E9">
            <w:r>
              <w:tab/>
            </w:r>
            <w:r>
              <w:tab/>
              <w:t>/*</w:t>
            </w:r>
            <w:r>
              <w:t>发生时间</w:t>
            </w:r>
            <w:r>
              <w:t>*/</w:t>
            </w:r>
          </w:p>
          <w:p w14:paraId="70EE745F" w14:textId="77777777" w:rsidR="00933DB0" w:rsidRDefault="008845DE" w:rsidP="003E69E9">
            <w:pPr>
              <w:rPr>
                <w:color w:val="2A00FF"/>
              </w:rPr>
            </w:pPr>
            <w:r>
              <w:rPr>
                <w:color w:val="2A00FF"/>
              </w:rPr>
              <w:tab/>
            </w:r>
            <w:r>
              <w:rPr>
                <w:color w:val="2A00FF"/>
              </w:rPr>
              <w:tab/>
            </w:r>
            <w:r>
              <w:t>"eventTime":</w:t>
            </w:r>
            <w:r>
              <w:rPr>
                <w:rFonts w:hint="eastAsia"/>
              </w:rPr>
              <w:t>时间戳</w:t>
            </w:r>
            <w:r>
              <w:rPr>
                <w:rFonts w:hint="eastAsia"/>
              </w:rPr>
              <w:t xml:space="preserve"> </w:t>
            </w:r>
            <w:r>
              <w:rPr>
                <w:rFonts w:hint="eastAsia"/>
              </w:rPr>
              <w:t>（</w:t>
            </w:r>
            <w:r>
              <w:rPr>
                <w:rFonts w:hint="eastAsia"/>
              </w:rPr>
              <w:t>13</w:t>
            </w:r>
            <w:r>
              <w:rPr>
                <w:rFonts w:hint="eastAsia"/>
              </w:rPr>
              <w:t>位，精确毫秒）（</w:t>
            </w:r>
            <w:r>
              <w:rPr>
                <w:rFonts w:hint="eastAsia"/>
              </w:rPr>
              <w:t>Long</w:t>
            </w:r>
            <w:r>
              <w:rPr>
                <w:rFonts w:hint="eastAsia"/>
              </w:rPr>
              <w:t>类型）</w:t>
            </w:r>
            <w:r>
              <w:t xml:space="preserve">, </w:t>
            </w:r>
          </w:p>
          <w:p w14:paraId="06F35421" w14:textId="77777777" w:rsidR="00933DB0" w:rsidRDefault="008845DE" w:rsidP="003E69E9">
            <w:r>
              <w:tab/>
            </w:r>
            <w:r>
              <w:tab/>
            </w:r>
            <w:r>
              <w:rPr>
                <w:color w:val="000000" w:themeColor="text1"/>
              </w:rPr>
              <w:t>},</w:t>
            </w:r>
          </w:p>
          <w:p w14:paraId="3FEF33F4" w14:textId="77777777" w:rsidR="00933DB0" w:rsidRDefault="008845DE" w:rsidP="003E69E9">
            <w:r>
              <w:t xml:space="preserve">        ……</w:t>
            </w:r>
          </w:p>
          <w:p w14:paraId="56A8F9CC" w14:textId="77777777" w:rsidR="00933DB0" w:rsidRDefault="008845DE" w:rsidP="003E69E9">
            <w:r>
              <w:rPr>
                <w:color w:val="2A00FF"/>
              </w:rPr>
              <w:tab/>
            </w:r>
            <w:r>
              <w:rPr>
                <w:rFonts w:hint="eastAsia"/>
                <w:color w:val="2A00FF"/>
              </w:rPr>
              <w:t xml:space="preserve"> </w:t>
            </w:r>
            <w:r>
              <w:t xml:space="preserve">] </w:t>
            </w:r>
          </w:p>
          <w:p w14:paraId="2B83DF00" w14:textId="77777777" w:rsidR="00933DB0" w:rsidRDefault="008845DE" w:rsidP="003E69E9">
            <w:r>
              <w:rPr>
                <w:rFonts w:hint="eastAsia"/>
              </w:rPr>
              <w:t>}</w:t>
            </w:r>
          </w:p>
          <w:p w14:paraId="7D0EDF4F" w14:textId="77777777" w:rsidR="00933DB0" w:rsidRDefault="008845DE" w:rsidP="003E69E9">
            <w:r>
              <w:t>}</w:t>
            </w:r>
          </w:p>
        </w:tc>
      </w:tr>
    </w:tbl>
    <w:p w14:paraId="2E075327" w14:textId="77777777" w:rsidR="00933DB0" w:rsidRDefault="008845DE" w:rsidP="003E69E9">
      <w:pPr>
        <w:pStyle w:val="4"/>
      </w:pPr>
      <w:r>
        <w:rPr>
          <w:rFonts w:hint="eastAsia"/>
        </w:rPr>
        <w:t xml:space="preserve">4.8.1.2 </w:t>
      </w:r>
      <w:r>
        <w:rPr>
          <w:rFonts w:hint="eastAsia"/>
        </w:rPr>
        <w:t>云服务器响应</w:t>
      </w:r>
      <w:r>
        <w:rPr>
          <w:rFonts w:hint="eastAsia"/>
        </w:rPr>
        <w:t>ACK</w:t>
      </w:r>
    </w:p>
    <w:tbl>
      <w:tblPr>
        <w:tblStyle w:val="af4"/>
        <w:tblW w:w="8522" w:type="dxa"/>
        <w:tblLayout w:type="fixed"/>
        <w:tblLook w:val="04A0" w:firstRow="1" w:lastRow="0" w:firstColumn="1" w:lastColumn="0" w:noHBand="0" w:noVBand="1"/>
      </w:tblPr>
      <w:tblGrid>
        <w:gridCol w:w="1526"/>
        <w:gridCol w:w="2734"/>
        <w:gridCol w:w="1235"/>
        <w:gridCol w:w="3027"/>
      </w:tblGrid>
      <w:tr w:rsidR="00933DB0" w14:paraId="17E93C2A" w14:textId="77777777">
        <w:trPr>
          <w:trHeight w:val="90"/>
        </w:trPr>
        <w:tc>
          <w:tcPr>
            <w:tcW w:w="1526" w:type="dxa"/>
            <w:shd w:val="clear" w:color="auto" w:fill="244061" w:themeFill="accent1" w:themeFillShade="80"/>
          </w:tcPr>
          <w:p w14:paraId="6A0DBA5C" w14:textId="77777777" w:rsidR="00933DB0" w:rsidRDefault="008845DE" w:rsidP="003E69E9">
            <w:r>
              <w:rPr>
                <w:rFonts w:hint="eastAsia"/>
              </w:rPr>
              <w:t>消息主题</w:t>
            </w:r>
          </w:p>
        </w:tc>
        <w:tc>
          <w:tcPr>
            <w:tcW w:w="6996" w:type="dxa"/>
            <w:gridSpan w:val="3"/>
            <w:shd w:val="clear" w:color="auto" w:fill="FBD4B4" w:themeFill="accent6" w:themeFillTint="66"/>
          </w:tcPr>
          <w:p w14:paraId="2BB3484B" w14:textId="77777777" w:rsidR="00933DB0" w:rsidRDefault="008845DE" w:rsidP="003E69E9">
            <w:r>
              <w:rPr>
                <w:rFonts w:hint="eastAsia"/>
              </w:rPr>
              <w:t>cilentId/kalerm/iot/</w:t>
            </w:r>
            <w:r>
              <w:rPr>
                <w:rFonts w:ascii="Consolas" w:hAnsi="Consolas" w:cs="Consolas"/>
                <w:color w:val="000000" w:themeColor="text1"/>
                <w:kern w:val="0"/>
                <w:sz w:val="20"/>
                <w:szCs w:val="20"/>
              </w:rPr>
              <w:t>eventHistory</w:t>
            </w:r>
            <w:r>
              <w:rPr>
                <w:rFonts w:hint="eastAsia"/>
              </w:rPr>
              <w:t>/</w:t>
            </w:r>
            <w:r>
              <w:t>result/data</w:t>
            </w:r>
            <w:r>
              <w:rPr>
                <w:rFonts w:hint="eastAsia"/>
              </w:rPr>
              <w:t>S</w:t>
            </w:r>
            <w:r>
              <w:t>erver</w:t>
            </w:r>
          </w:p>
        </w:tc>
      </w:tr>
      <w:tr w:rsidR="00933DB0" w14:paraId="39FF6A06" w14:textId="77777777">
        <w:tc>
          <w:tcPr>
            <w:tcW w:w="1526" w:type="dxa"/>
            <w:shd w:val="clear" w:color="auto" w:fill="244061" w:themeFill="accent1" w:themeFillShade="80"/>
          </w:tcPr>
          <w:p w14:paraId="69B5E5B5" w14:textId="77777777" w:rsidR="00933DB0" w:rsidRDefault="008845DE" w:rsidP="003E69E9">
            <w:r>
              <w:rPr>
                <w:rFonts w:hint="eastAsia"/>
              </w:rPr>
              <w:t>订阅者</w:t>
            </w:r>
          </w:p>
        </w:tc>
        <w:tc>
          <w:tcPr>
            <w:tcW w:w="2734" w:type="dxa"/>
          </w:tcPr>
          <w:p w14:paraId="023A316A" w14:textId="77777777" w:rsidR="00933DB0" w:rsidRDefault="008845DE" w:rsidP="003E69E9">
            <w:r>
              <w:rPr>
                <w:rFonts w:hint="eastAsia"/>
              </w:rPr>
              <w:t>咖啡机</w:t>
            </w:r>
          </w:p>
        </w:tc>
        <w:tc>
          <w:tcPr>
            <w:tcW w:w="1235" w:type="dxa"/>
            <w:shd w:val="clear" w:color="auto" w:fill="244061" w:themeFill="accent1" w:themeFillShade="80"/>
          </w:tcPr>
          <w:p w14:paraId="0D866F20" w14:textId="77777777" w:rsidR="00933DB0" w:rsidRDefault="008845DE" w:rsidP="003E69E9">
            <w:r>
              <w:rPr>
                <w:rFonts w:hint="eastAsia"/>
              </w:rPr>
              <w:t>发布者</w:t>
            </w:r>
          </w:p>
        </w:tc>
        <w:tc>
          <w:tcPr>
            <w:tcW w:w="3027" w:type="dxa"/>
          </w:tcPr>
          <w:p w14:paraId="7961DA44" w14:textId="77777777" w:rsidR="00933DB0" w:rsidRDefault="008845DE" w:rsidP="003E69E9">
            <w:r>
              <w:rPr>
                <w:rFonts w:hint="eastAsia"/>
              </w:rPr>
              <w:t>状态服务器</w:t>
            </w:r>
          </w:p>
        </w:tc>
      </w:tr>
      <w:tr w:rsidR="00933DB0" w14:paraId="37CE0CB8" w14:textId="77777777">
        <w:trPr>
          <w:trHeight w:val="956"/>
        </w:trPr>
        <w:tc>
          <w:tcPr>
            <w:tcW w:w="1526" w:type="dxa"/>
            <w:shd w:val="clear" w:color="auto" w:fill="244061" w:themeFill="accent1" w:themeFillShade="80"/>
          </w:tcPr>
          <w:p w14:paraId="169343D2" w14:textId="77777777" w:rsidR="00933DB0" w:rsidRDefault="008845DE" w:rsidP="003E69E9">
            <w:r>
              <w:t>J</w:t>
            </w:r>
            <w:r>
              <w:rPr>
                <w:rFonts w:hint="eastAsia"/>
              </w:rPr>
              <w:t>son</w:t>
            </w:r>
            <w:r>
              <w:rPr>
                <w:rFonts w:hint="eastAsia"/>
              </w:rPr>
              <w:t>格式</w:t>
            </w:r>
          </w:p>
        </w:tc>
        <w:tc>
          <w:tcPr>
            <w:tcW w:w="6996" w:type="dxa"/>
            <w:gridSpan w:val="3"/>
          </w:tcPr>
          <w:p w14:paraId="2A9D8863" w14:textId="77777777" w:rsidR="00933DB0" w:rsidRDefault="008845DE" w:rsidP="003E69E9">
            <w:r>
              <w:t>{</w:t>
            </w:r>
          </w:p>
          <w:p w14:paraId="7886012C" w14:textId="77777777" w:rsidR="00933DB0" w:rsidRDefault="008845DE" w:rsidP="003E69E9">
            <w:r>
              <w:t>"</w:t>
            </w:r>
            <w:r>
              <w:rPr>
                <w:rFonts w:hint="eastAsia"/>
              </w:rPr>
              <w:t>msgId</w:t>
            </w:r>
            <w:r>
              <w:t>": "45484asd5a4d8a48a4sdads",</w:t>
            </w:r>
          </w:p>
          <w:p w14:paraId="47E7F290" w14:textId="77777777" w:rsidR="00933DB0" w:rsidRDefault="008845DE" w:rsidP="003E69E9">
            <w:r>
              <w:t xml:space="preserve"> </w:t>
            </w:r>
            <w:r>
              <w:rPr>
                <w:rFonts w:hint="eastAsia"/>
              </w:rPr>
              <w:t xml:space="preserve">   </w:t>
            </w:r>
            <w:r>
              <w:t xml:space="preserve"> "version": "2.0",</w:t>
            </w:r>
          </w:p>
          <w:p w14:paraId="285168A3" w14:textId="77777777" w:rsidR="00933DB0" w:rsidRDefault="008845DE" w:rsidP="003E69E9">
            <w:r>
              <w:t xml:space="preserve"> </w:t>
            </w:r>
            <w:r>
              <w:rPr>
                <w:rFonts w:hint="eastAsia"/>
              </w:rPr>
              <w:t xml:space="preserve">    </w:t>
            </w:r>
            <w:r>
              <w:t>"timestamp": "1565499360629",</w:t>
            </w:r>
          </w:p>
          <w:p w14:paraId="56280563" w14:textId="77777777" w:rsidR="00933DB0" w:rsidRDefault="008845DE" w:rsidP="003E69E9">
            <w:r>
              <w:rPr>
                <w:rFonts w:hint="eastAsia"/>
              </w:rPr>
              <w:t xml:space="preserve"> </w:t>
            </w:r>
            <w:r>
              <w:t xml:space="preserve">  </w:t>
            </w:r>
            <w:r>
              <w:rPr>
                <w:rFonts w:hint="eastAsia"/>
              </w:rPr>
              <w:t xml:space="preserve">  </w:t>
            </w:r>
            <w:r>
              <w:t>"ackCode": "</w:t>
            </w:r>
            <w:r>
              <w:rPr>
                <w:rFonts w:hint="eastAsia"/>
              </w:rPr>
              <w:t>OK</w:t>
            </w:r>
            <w:r>
              <w:t>"</w:t>
            </w:r>
            <w:r>
              <w:rPr>
                <w:rFonts w:hint="eastAsia"/>
              </w:rPr>
              <w:t>,</w:t>
            </w:r>
          </w:p>
          <w:p w14:paraId="58638E71" w14:textId="77777777" w:rsidR="00933DB0" w:rsidRDefault="008845DE" w:rsidP="003E69E9">
            <w:pPr>
              <w:rPr>
                <w:rFonts w:ascii="Consolas" w:hAnsi="Consolas" w:cs="Consolas"/>
                <w:color w:val="000000" w:themeColor="text1"/>
                <w:kern w:val="0"/>
                <w:sz w:val="20"/>
                <w:szCs w:val="20"/>
              </w:rPr>
            </w:pPr>
            <w:r>
              <w:t>"data": {</w:t>
            </w:r>
            <w:r>
              <w:rPr>
                <w:rFonts w:hint="eastAsia"/>
              </w:rPr>
              <w:t>}</w:t>
            </w:r>
          </w:p>
          <w:p w14:paraId="7E5C58F8" w14:textId="77777777" w:rsidR="00933DB0" w:rsidRDefault="008845DE" w:rsidP="003E69E9">
            <w:r>
              <w:t>}</w:t>
            </w:r>
          </w:p>
        </w:tc>
      </w:tr>
    </w:tbl>
    <w:p w14:paraId="76CAB499" w14:textId="77777777" w:rsidR="00933DB0" w:rsidRDefault="008845DE" w:rsidP="003E69E9">
      <w:pPr>
        <w:pStyle w:val="2"/>
      </w:pPr>
      <w:r>
        <w:rPr>
          <w:rFonts w:hint="eastAsia"/>
        </w:rPr>
        <w:t xml:space="preserve">4.9 </w:t>
      </w:r>
      <w:r>
        <w:rPr>
          <w:rFonts w:hint="eastAsia"/>
        </w:rPr>
        <w:t>故障记录消息</w:t>
      </w:r>
    </w:p>
    <w:p w14:paraId="597F55E7" w14:textId="77777777" w:rsidR="00933DB0" w:rsidRDefault="008845DE" w:rsidP="003E69E9">
      <w:pPr>
        <w:pStyle w:val="3"/>
      </w:pPr>
      <w:r>
        <w:rPr>
          <w:rFonts w:hint="eastAsia"/>
        </w:rPr>
        <w:t xml:space="preserve">4.9.1 </w:t>
      </w:r>
      <w:r>
        <w:rPr>
          <w:rFonts w:hint="eastAsia"/>
        </w:rPr>
        <w:t>消息格式</w:t>
      </w:r>
    </w:p>
    <w:p w14:paraId="050F76BB" w14:textId="77777777" w:rsidR="00933DB0" w:rsidRDefault="008845DE" w:rsidP="003E69E9">
      <w:r>
        <w:rPr>
          <w:rFonts w:hint="eastAsia"/>
        </w:rPr>
        <w:t>设备端的故障记录数据上报到云服务器存储起来。</w:t>
      </w:r>
    </w:p>
    <w:p w14:paraId="3D4AA86B" w14:textId="77777777" w:rsidR="00933DB0" w:rsidRDefault="008845DE" w:rsidP="003E69E9">
      <w:r>
        <w:rPr>
          <w:rFonts w:hint="eastAsia"/>
        </w:rPr>
        <w:t>触发条件：</w:t>
      </w:r>
    </w:p>
    <w:p w14:paraId="742BEB75" w14:textId="77777777" w:rsidR="00933DB0" w:rsidRDefault="008845DE" w:rsidP="003E69E9">
      <w:r>
        <w:rPr>
          <w:rFonts w:hint="eastAsia"/>
        </w:rPr>
        <w:t>1</w:t>
      </w:r>
      <w:r>
        <w:rPr>
          <w:rFonts w:hint="eastAsia"/>
        </w:rPr>
        <w:t>、当设备制作饮品的时候触发；</w:t>
      </w:r>
    </w:p>
    <w:p w14:paraId="53F4D87F" w14:textId="77777777" w:rsidR="00933DB0" w:rsidRDefault="008845DE" w:rsidP="003E69E9">
      <w:r>
        <w:rPr>
          <w:rFonts w:hint="eastAsia"/>
        </w:rPr>
        <w:t>2</w:t>
      </w:r>
      <w:r>
        <w:rPr>
          <w:rFonts w:hint="eastAsia"/>
        </w:rPr>
        <w:t>、当设备成功连接</w:t>
      </w:r>
      <w:r>
        <w:rPr>
          <w:rFonts w:hint="eastAsia"/>
        </w:rPr>
        <w:t>MQTT</w:t>
      </w:r>
      <w:r>
        <w:rPr>
          <w:rFonts w:hint="eastAsia"/>
        </w:rPr>
        <w:t>的时候触发（第一次）；</w:t>
      </w:r>
    </w:p>
    <w:p w14:paraId="732256AD" w14:textId="77777777" w:rsidR="00933DB0" w:rsidRDefault="008845DE" w:rsidP="003E69E9">
      <w:r>
        <w:rPr>
          <w:rFonts w:hint="eastAsia"/>
        </w:rPr>
        <w:t>3</w:t>
      </w:r>
      <w:r>
        <w:rPr>
          <w:rFonts w:hint="eastAsia"/>
        </w:rPr>
        <w:t>、失败触发重试机制</w:t>
      </w:r>
      <w:r>
        <w:rPr>
          <w:rFonts w:hint="eastAsia"/>
        </w:rPr>
        <w:t>={10</w:t>
      </w:r>
      <w:r>
        <w:rPr>
          <w:rFonts w:hint="eastAsia"/>
        </w:rPr>
        <w:t>分钟，</w:t>
      </w:r>
      <w:r>
        <w:rPr>
          <w:rFonts w:hint="eastAsia"/>
        </w:rPr>
        <w:t>30</w:t>
      </w:r>
      <w:r>
        <w:rPr>
          <w:rFonts w:hint="eastAsia"/>
        </w:rPr>
        <w:t>分钟</w:t>
      </w:r>
      <w:r>
        <w:rPr>
          <w:rFonts w:hint="eastAsia"/>
        </w:rPr>
        <w:t>,  60</w:t>
      </w:r>
      <w:r>
        <w:rPr>
          <w:rFonts w:hint="eastAsia"/>
        </w:rPr>
        <w:t>分钟</w:t>
      </w:r>
      <w:r>
        <w:rPr>
          <w:rFonts w:hint="eastAsia"/>
        </w:rPr>
        <w:t>}</w:t>
      </w:r>
      <w:r>
        <w:rPr>
          <w:rFonts w:hint="eastAsia"/>
        </w:rPr>
        <w:t>（仅重发</w:t>
      </w:r>
      <w:r>
        <w:rPr>
          <w:rFonts w:hint="eastAsia"/>
        </w:rPr>
        <w:t>3</w:t>
      </w:r>
      <w:r>
        <w:rPr>
          <w:rFonts w:hint="eastAsia"/>
        </w:rPr>
        <w:t>次，超过则当天不再发）</w:t>
      </w:r>
      <w:r>
        <w:rPr>
          <w:rFonts w:hint="eastAsia"/>
        </w:rPr>
        <w:t>;</w:t>
      </w:r>
    </w:p>
    <w:p w14:paraId="07642330" w14:textId="77777777" w:rsidR="00933DB0" w:rsidRDefault="008845DE" w:rsidP="003E69E9">
      <w:pPr>
        <w:pStyle w:val="4"/>
      </w:pPr>
      <w:r>
        <w:rPr>
          <w:rFonts w:hint="eastAsia"/>
        </w:rPr>
        <w:t xml:space="preserve">4.9.1.1 </w:t>
      </w:r>
      <w:r>
        <w:rPr>
          <w:rFonts w:hint="eastAsia"/>
        </w:rPr>
        <w:t>故障记录结构体</w:t>
      </w:r>
    </w:p>
    <w:tbl>
      <w:tblPr>
        <w:tblStyle w:val="af4"/>
        <w:tblW w:w="8522" w:type="dxa"/>
        <w:tblLayout w:type="fixed"/>
        <w:tblLook w:val="04A0" w:firstRow="1" w:lastRow="0" w:firstColumn="1" w:lastColumn="0" w:noHBand="0" w:noVBand="1"/>
      </w:tblPr>
      <w:tblGrid>
        <w:gridCol w:w="1526"/>
        <w:gridCol w:w="2734"/>
        <w:gridCol w:w="1235"/>
        <w:gridCol w:w="3027"/>
      </w:tblGrid>
      <w:tr w:rsidR="00933DB0" w14:paraId="56BB2958" w14:textId="77777777">
        <w:tc>
          <w:tcPr>
            <w:tcW w:w="1526" w:type="dxa"/>
            <w:shd w:val="clear" w:color="auto" w:fill="244061" w:themeFill="accent1" w:themeFillShade="80"/>
          </w:tcPr>
          <w:p w14:paraId="27A69120" w14:textId="77777777" w:rsidR="00933DB0" w:rsidRDefault="008845DE" w:rsidP="003E69E9">
            <w:r>
              <w:rPr>
                <w:rFonts w:hint="eastAsia"/>
              </w:rPr>
              <w:t>消息主题</w:t>
            </w:r>
          </w:p>
        </w:tc>
        <w:tc>
          <w:tcPr>
            <w:tcW w:w="6996" w:type="dxa"/>
            <w:gridSpan w:val="3"/>
            <w:shd w:val="clear" w:color="auto" w:fill="FBD4B4" w:themeFill="accent6" w:themeFillTint="66"/>
          </w:tcPr>
          <w:p w14:paraId="3C1A444E" w14:textId="77777777" w:rsidR="00933DB0" w:rsidRDefault="008845DE" w:rsidP="003E69E9">
            <w:r>
              <w:t>data</w:t>
            </w:r>
            <w:r>
              <w:rPr>
                <w:rFonts w:hint="eastAsia"/>
              </w:rPr>
              <w:t>S</w:t>
            </w:r>
            <w:r>
              <w:t>erver</w:t>
            </w:r>
            <w:r>
              <w:rPr>
                <w:rFonts w:hint="eastAsia"/>
              </w:rPr>
              <w:t>/kalerm/iot</w:t>
            </w:r>
            <w:r>
              <w:t>/</w:t>
            </w:r>
            <w:r>
              <w:rPr>
                <w:rFonts w:ascii="Consolas" w:hAnsi="Consolas" w:cs="Consolas"/>
                <w:color w:val="000000" w:themeColor="text1"/>
                <w:kern w:val="0"/>
                <w:sz w:val="20"/>
                <w:szCs w:val="20"/>
              </w:rPr>
              <w:t>faultHistory</w:t>
            </w:r>
            <w:r>
              <w:t>/</w:t>
            </w:r>
            <w:r>
              <w:rPr>
                <w:rFonts w:hint="eastAsia"/>
              </w:rPr>
              <w:t>cilentId</w:t>
            </w:r>
          </w:p>
        </w:tc>
      </w:tr>
      <w:tr w:rsidR="00933DB0" w14:paraId="3AE6E8AD" w14:textId="77777777">
        <w:tc>
          <w:tcPr>
            <w:tcW w:w="1526" w:type="dxa"/>
            <w:shd w:val="clear" w:color="auto" w:fill="244061" w:themeFill="accent1" w:themeFillShade="80"/>
          </w:tcPr>
          <w:p w14:paraId="652DF9F8" w14:textId="77777777" w:rsidR="00933DB0" w:rsidRDefault="008845DE" w:rsidP="003E69E9">
            <w:r>
              <w:rPr>
                <w:rFonts w:hint="eastAsia"/>
              </w:rPr>
              <w:t>订阅者</w:t>
            </w:r>
          </w:p>
        </w:tc>
        <w:tc>
          <w:tcPr>
            <w:tcW w:w="2734" w:type="dxa"/>
          </w:tcPr>
          <w:p w14:paraId="2FDB999A" w14:textId="77777777" w:rsidR="00933DB0" w:rsidRDefault="008845DE" w:rsidP="003E69E9">
            <w:r>
              <w:rPr>
                <w:rFonts w:hint="eastAsia"/>
              </w:rPr>
              <w:t>远程控制服务器</w:t>
            </w:r>
          </w:p>
        </w:tc>
        <w:tc>
          <w:tcPr>
            <w:tcW w:w="1235" w:type="dxa"/>
            <w:shd w:val="clear" w:color="auto" w:fill="244061" w:themeFill="accent1" w:themeFillShade="80"/>
          </w:tcPr>
          <w:p w14:paraId="16A0821D" w14:textId="77777777" w:rsidR="00933DB0" w:rsidRDefault="008845DE" w:rsidP="003E69E9">
            <w:r>
              <w:rPr>
                <w:rFonts w:hint="eastAsia"/>
              </w:rPr>
              <w:t>发布者</w:t>
            </w:r>
          </w:p>
        </w:tc>
        <w:tc>
          <w:tcPr>
            <w:tcW w:w="3027" w:type="dxa"/>
          </w:tcPr>
          <w:p w14:paraId="26AC4BDB" w14:textId="77777777" w:rsidR="00933DB0" w:rsidRDefault="008845DE" w:rsidP="003E69E9">
            <w:r>
              <w:rPr>
                <w:rFonts w:hint="eastAsia"/>
              </w:rPr>
              <w:t>咖啡机</w:t>
            </w:r>
          </w:p>
        </w:tc>
      </w:tr>
      <w:tr w:rsidR="00933DB0" w14:paraId="45E2B78A" w14:textId="77777777">
        <w:trPr>
          <w:trHeight w:val="956"/>
        </w:trPr>
        <w:tc>
          <w:tcPr>
            <w:tcW w:w="1526" w:type="dxa"/>
            <w:shd w:val="clear" w:color="auto" w:fill="244061" w:themeFill="accent1" w:themeFillShade="80"/>
          </w:tcPr>
          <w:p w14:paraId="4778FFB3" w14:textId="77777777" w:rsidR="00933DB0" w:rsidRDefault="008845DE" w:rsidP="003E69E9">
            <w:r>
              <w:t>J</w:t>
            </w:r>
            <w:r>
              <w:rPr>
                <w:rFonts w:hint="eastAsia"/>
              </w:rPr>
              <w:t>son</w:t>
            </w:r>
            <w:r>
              <w:rPr>
                <w:rFonts w:hint="eastAsia"/>
              </w:rPr>
              <w:t>格式</w:t>
            </w:r>
          </w:p>
        </w:tc>
        <w:tc>
          <w:tcPr>
            <w:tcW w:w="6996" w:type="dxa"/>
            <w:gridSpan w:val="3"/>
          </w:tcPr>
          <w:p w14:paraId="07F6617A" w14:textId="77777777" w:rsidR="00933DB0" w:rsidRDefault="008845DE" w:rsidP="003E69E9">
            <w:r>
              <w:t>{</w:t>
            </w:r>
          </w:p>
          <w:p w14:paraId="12064AEF" w14:textId="77777777" w:rsidR="00933DB0" w:rsidRDefault="008845DE" w:rsidP="003E69E9">
            <w:r>
              <w:t>"</w:t>
            </w:r>
            <w:r>
              <w:rPr>
                <w:rFonts w:hint="eastAsia"/>
              </w:rPr>
              <w:t>msgId</w:t>
            </w:r>
            <w:r>
              <w:t>": "45484asd5a4d8a48a4sdads",</w:t>
            </w:r>
          </w:p>
          <w:p w14:paraId="16755C7D" w14:textId="77777777" w:rsidR="00933DB0" w:rsidRDefault="008845DE" w:rsidP="003E69E9">
            <w:r>
              <w:t>"version": "2.0",</w:t>
            </w:r>
          </w:p>
          <w:p w14:paraId="2F69DA96" w14:textId="77777777" w:rsidR="00933DB0" w:rsidRDefault="008845DE" w:rsidP="003E69E9">
            <w:pPr>
              <w:rPr>
                <w:rFonts w:ascii="Consolas" w:hAnsi="Consolas" w:cs="Consolas"/>
                <w:color w:val="2A00FF"/>
                <w:kern w:val="0"/>
                <w:sz w:val="20"/>
                <w:szCs w:val="20"/>
              </w:rPr>
            </w:pPr>
            <w:r>
              <w:t>"timestamp": "1565499360620",</w:t>
            </w:r>
          </w:p>
          <w:p w14:paraId="0AF388A8" w14:textId="77777777" w:rsidR="00933DB0" w:rsidRDefault="008845DE" w:rsidP="003E69E9">
            <w:r>
              <w:rPr>
                <w:color w:val="2A00FF"/>
              </w:rPr>
              <w:tab/>
            </w:r>
            <w:r>
              <w:t>"</w:t>
            </w:r>
            <w:r>
              <w:rPr>
                <w:rFonts w:hint="eastAsia"/>
              </w:rPr>
              <w:t>data</w:t>
            </w:r>
            <w:r>
              <w:t>":</w:t>
            </w:r>
            <w:r>
              <w:rPr>
                <w:rFonts w:hint="eastAsia"/>
              </w:rPr>
              <w:t>{</w:t>
            </w:r>
          </w:p>
          <w:p w14:paraId="3BCE588B" w14:textId="77777777" w:rsidR="00933DB0" w:rsidRDefault="008845DE" w:rsidP="003E69E9">
            <w:pPr>
              <w:rPr>
                <w:color w:val="000000" w:themeColor="text1"/>
              </w:rPr>
            </w:pPr>
            <w:r>
              <w:rPr>
                <w:rFonts w:hint="eastAsia"/>
                <w:color w:val="000000" w:themeColor="text1"/>
              </w:rPr>
              <w:t xml:space="preserve"> </w:t>
            </w:r>
            <w:r>
              <w:t xml:space="preserve">// </w:t>
            </w:r>
            <w:r>
              <w:t>每次记录不超过</w:t>
            </w:r>
            <w:r>
              <w:rPr>
                <w:rFonts w:hint="eastAsia"/>
              </w:rPr>
              <w:t>5</w:t>
            </w:r>
            <w:r>
              <w:t>00</w:t>
            </w:r>
            <w:r>
              <w:t>条</w:t>
            </w:r>
          </w:p>
          <w:p w14:paraId="76279938" w14:textId="77777777" w:rsidR="00933DB0" w:rsidRDefault="008845DE" w:rsidP="003E69E9">
            <w:pPr>
              <w:rPr>
                <w:color w:val="2A00FF"/>
              </w:rPr>
            </w:pPr>
            <w:r>
              <w:t>"faultHistory":[</w:t>
            </w:r>
          </w:p>
          <w:p w14:paraId="682DF98B" w14:textId="77777777" w:rsidR="00933DB0" w:rsidRDefault="008845DE" w:rsidP="003E69E9">
            <w:r>
              <w:tab/>
            </w:r>
            <w:r>
              <w:tab/>
            </w:r>
            <w:r>
              <w:rPr>
                <w:color w:val="000000" w:themeColor="text1"/>
              </w:rPr>
              <w:t>{</w:t>
            </w:r>
          </w:p>
          <w:p w14:paraId="46CB419B" w14:textId="77777777" w:rsidR="00933DB0" w:rsidRDefault="008845DE" w:rsidP="003E69E9">
            <w:r>
              <w:tab/>
            </w:r>
            <w:r>
              <w:tab/>
              <w:t>/*</w:t>
            </w:r>
            <w:r>
              <w:t>故障</w:t>
            </w:r>
            <w:r>
              <w:rPr>
                <w:rFonts w:hint="eastAsia"/>
              </w:rPr>
              <w:t>I</w:t>
            </w:r>
            <w:r>
              <w:t>d</w:t>
            </w:r>
            <w:r>
              <w:t>具体见</w:t>
            </w:r>
            <w:r>
              <w:rPr>
                <w:rFonts w:hint="eastAsia"/>
              </w:rPr>
              <w:t>附录</w:t>
            </w:r>
            <w:r>
              <w:rPr>
                <w:rFonts w:hint="eastAsia"/>
              </w:rPr>
              <w:t>K</w:t>
            </w:r>
            <w:r>
              <w:rPr>
                <w:rFonts w:hint="eastAsia"/>
              </w:rPr>
              <w:t>：</w:t>
            </w:r>
            <w:r>
              <w:t>故障类型</w:t>
            </w:r>
            <w:r>
              <w:rPr>
                <w:rFonts w:hint="eastAsia"/>
              </w:rPr>
              <w:t>对照表</w:t>
            </w:r>
            <w:r>
              <w:t>*/</w:t>
            </w:r>
          </w:p>
          <w:p w14:paraId="7EA0B7AA" w14:textId="77777777" w:rsidR="00933DB0" w:rsidRDefault="008845DE" w:rsidP="003E69E9">
            <w:pPr>
              <w:rPr>
                <w:color w:val="2A00FF"/>
              </w:rPr>
            </w:pPr>
            <w:r>
              <w:rPr>
                <w:color w:val="2A00FF"/>
              </w:rPr>
              <w:tab/>
            </w:r>
            <w:r>
              <w:rPr>
                <w:color w:val="2A00FF"/>
              </w:rPr>
              <w:tab/>
            </w:r>
            <w:r>
              <w:t>"faultId":xx</w:t>
            </w:r>
            <w:r>
              <w:rPr>
                <w:rFonts w:hint="eastAsia"/>
              </w:rPr>
              <w:t xml:space="preserve"> </w:t>
            </w:r>
            <w:r>
              <w:t>(int),</w:t>
            </w:r>
          </w:p>
          <w:p w14:paraId="76B2E539" w14:textId="77777777" w:rsidR="00933DB0" w:rsidRDefault="008845DE" w:rsidP="003E69E9">
            <w:r>
              <w:tab/>
            </w:r>
            <w:r>
              <w:tab/>
              <w:t>/*</w:t>
            </w:r>
            <w:r>
              <w:t>故障名称</w:t>
            </w:r>
            <w:r>
              <w:t>*/</w:t>
            </w:r>
          </w:p>
          <w:p w14:paraId="4810AE46" w14:textId="77777777" w:rsidR="00933DB0" w:rsidRDefault="008845DE" w:rsidP="003E69E9">
            <w:pPr>
              <w:rPr>
                <w:color w:val="2A00FF"/>
              </w:rPr>
            </w:pPr>
            <w:r>
              <w:rPr>
                <w:color w:val="2A00FF"/>
              </w:rPr>
              <w:tab/>
            </w:r>
            <w:r>
              <w:rPr>
                <w:color w:val="2A00FF"/>
              </w:rPr>
              <w:tab/>
            </w:r>
            <w:r>
              <w:t>"faultName":"xx(String)",</w:t>
            </w:r>
          </w:p>
          <w:p w14:paraId="42FA82EE" w14:textId="77777777" w:rsidR="00933DB0" w:rsidRDefault="008845DE" w:rsidP="003E69E9">
            <w:r>
              <w:tab/>
            </w:r>
            <w:r>
              <w:tab/>
              <w:t>/*</w:t>
            </w:r>
            <w:r>
              <w:t>故障描述</w:t>
            </w:r>
            <w:r>
              <w:t>*/</w:t>
            </w:r>
          </w:p>
          <w:p w14:paraId="1F7DB396" w14:textId="77777777" w:rsidR="00933DB0" w:rsidRDefault="008845DE" w:rsidP="003E69E9">
            <w:pPr>
              <w:rPr>
                <w:color w:val="2A00FF"/>
              </w:rPr>
            </w:pPr>
            <w:r>
              <w:rPr>
                <w:color w:val="2A00FF"/>
              </w:rPr>
              <w:tab/>
            </w:r>
            <w:r>
              <w:rPr>
                <w:color w:val="2A00FF"/>
              </w:rPr>
              <w:tab/>
            </w:r>
            <w:r>
              <w:t>"faultDesc":"xx(String)",</w:t>
            </w:r>
          </w:p>
          <w:p w14:paraId="345F5424" w14:textId="77777777" w:rsidR="00933DB0" w:rsidRDefault="008845DE" w:rsidP="003E69E9">
            <w:r>
              <w:tab/>
            </w:r>
            <w:r>
              <w:tab/>
              <w:t>/*</w:t>
            </w:r>
            <w:r>
              <w:t>故障状态</w:t>
            </w:r>
            <w:r>
              <w:t xml:space="preserve"> 0</w:t>
            </w:r>
            <w:r>
              <w:t>恢复</w:t>
            </w:r>
            <w:r>
              <w:t xml:space="preserve"> 1</w:t>
            </w:r>
            <w:r>
              <w:t>故障</w:t>
            </w:r>
            <w:r>
              <w:t>*/</w:t>
            </w:r>
          </w:p>
          <w:p w14:paraId="482BA9F7" w14:textId="77777777" w:rsidR="00933DB0" w:rsidRDefault="008845DE" w:rsidP="003E69E9">
            <w:pPr>
              <w:rPr>
                <w:color w:val="2A00FF"/>
              </w:rPr>
            </w:pPr>
            <w:r>
              <w:rPr>
                <w:color w:val="2A00FF"/>
              </w:rPr>
              <w:tab/>
            </w:r>
            <w:r>
              <w:rPr>
                <w:color w:val="2A00FF"/>
              </w:rPr>
              <w:tab/>
            </w:r>
            <w:r>
              <w:t>"status":"xx(String)",</w:t>
            </w:r>
          </w:p>
          <w:p w14:paraId="4E244E1C" w14:textId="77777777" w:rsidR="00933DB0" w:rsidRDefault="008845DE" w:rsidP="003E69E9">
            <w:r>
              <w:tab/>
            </w:r>
            <w:r>
              <w:tab/>
              <w:t>/*</w:t>
            </w:r>
            <w:r>
              <w:t>故障时间</w:t>
            </w:r>
            <w:r>
              <w:t>*/</w:t>
            </w:r>
          </w:p>
          <w:p w14:paraId="61D558CB" w14:textId="77777777" w:rsidR="00933DB0" w:rsidRDefault="008845DE" w:rsidP="003E69E9">
            <w:pPr>
              <w:rPr>
                <w:color w:val="2A00FF"/>
              </w:rPr>
            </w:pPr>
            <w:r>
              <w:rPr>
                <w:color w:val="2A00FF"/>
              </w:rPr>
              <w:tab/>
            </w:r>
            <w:r>
              <w:rPr>
                <w:color w:val="2A00FF"/>
              </w:rPr>
              <w:tab/>
            </w:r>
            <w:r>
              <w:t>"faultTime":</w:t>
            </w:r>
            <w:r>
              <w:rPr>
                <w:rFonts w:hint="eastAsia"/>
              </w:rPr>
              <w:t>时间戳</w:t>
            </w:r>
            <w:r>
              <w:rPr>
                <w:rFonts w:hint="eastAsia"/>
              </w:rPr>
              <w:t xml:space="preserve"> </w:t>
            </w:r>
            <w:r>
              <w:rPr>
                <w:rFonts w:hint="eastAsia"/>
              </w:rPr>
              <w:t>（</w:t>
            </w:r>
            <w:r>
              <w:rPr>
                <w:rFonts w:hint="eastAsia"/>
              </w:rPr>
              <w:t>13</w:t>
            </w:r>
            <w:r>
              <w:rPr>
                <w:rFonts w:hint="eastAsia"/>
              </w:rPr>
              <w:t>位，精确毫秒）（</w:t>
            </w:r>
            <w:r>
              <w:rPr>
                <w:rFonts w:hint="eastAsia"/>
              </w:rPr>
              <w:t>Long</w:t>
            </w:r>
            <w:r>
              <w:rPr>
                <w:rFonts w:hint="eastAsia"/>
              </w:rPr>
              <w:t>类型）</w:t>
            </w:r>
            <w:r>
              <w:t xml:space="preserve">, </w:t>
            </w:r>
          </w:p>
          <w:p w14:paraId="50BC4EAB" w14:textId="77777777" w:rsidR="00933DB0" w:rsidRDefault="008845DE" w:rsidP="003E69E9">
            <w:r>
              <w:tab/>
            </w:r>
            <w:r>
              <w:tab/>
            </w:r>
            <w:r>
              <w:rPr>
                <w:color w:val="000000" w:themeColor="text1"/>
              </w:rPr>
              <w:t>},</w:t>
            </w:r>
          </w:p>
          <w:p w14:paraId="6322D7AD" w14:textId="77777777" w:rsidR="00933DB0" w:rsidRDefault="008845DE" w:rsidP="003E69E9">
            <w:r>
              <w:t xml:space="preserve">        ……</w:t>
            </w:r>
          </w:p>
          <w:p w14:paraId="4AB8F4B8" w14:textId="77777777" w:rsidR="00933DB0" w:rsidRDefault="008845DE" w:rsidP="003E69E9">
            <w:r>
              <w:rPr>
                <w:color w:val="2A00FF"/>
              </w:rPr>
              <w:tab/>
            </w:r>
            <w:r>
              <w:rPr>
                <w:rFonts w:hint="eastAsia"/>
                <w:color w:val="2A00FF"/>
              </w:rPr>
              <w:t xml:space="preserve"> </w:t>
            </w:r>
            <w:r>
              <w:t xml:space="preserve">] </w:t>
            </w:r>
          </w:p>
          <w:p w14:paraId="34910DC3" w14:textId="77777777" w:rsidR="00933DB0" w:rsidRDefault="008845DE" w:rsidP="003E69E9">
            <w:r>
              <w:rPr>
                <w:rFonts w:hint="eastAsia"/>
              </w:rPr>
              <w:t>}</w:t>
            </w:r>
          </w:p>
          <w:p w14:paraId="3BC9C04A" w14:textId="77777777" w:rsidR="00933DB0" w:rsidRDefault="008845DE" w:rsidP="003E69E9">
            <w:r>
              <w:t>}</w:t>
            </w:r>
          </w:p>
        </w:tc>
      </w:tr>
    </w:tbl>
    <w:p w14:paraId="25A80F1D" w14:textId="77777777" w:rsidR="00933DB0" w:rsidRDefault="008845DE" w:rsidP="003E69E9">
      <w:pPr>
        <w:pStyle w:val="4"/>
      </w:pPr>
      <w:r>
        <w:rPr>
          <w:rFonts w:hint="eastAsia"/>
        </w:rPr>
        <w:t xml:space="preserve">4.9.1.2 </w:t>
      </w:r>
      <w:r>
        <w:rPr>
          <w:rFonts w:hint="eastAsia"/>
        </w:rPr>
        <w:t>云服务器响应</w:t>
      </w:r>
      <w:r>
        <w:rPr>
          <w:rFonts w:hint="eastAsia"/>
        </w:rPr>
        <w:t>ACK</w:t>
      </w:r>
    </w:p>
    <w:tbl>
      <w:tblPr>
        <w:tblStyle w:val="af4"/>
        <w:tblW w:w="8522" w:type="dxa"/>
        <w:tblLayout w:type="fixed"/>
        <w:tblLook w:val="04A0" w:firstRow="1" w:lastRow="0" w:firstColumn="1" w:lastColumn="0" w:noHBand="0" w:noVBand="1"/>
      </w:tblPr>
      <w:tblGrid>
        <w:gridCol w:w="1526"/>
        <w:gridCol w:w="2734"/>
        <w:gridCol w:w="1235"/>
        <w:gridCol w:w="3027"/>
      </w:tblGrid>
      <w:tr w:rsidR="00933DB0" w14:paraId="0A4D9351" w14:textId="77777777">
        <w:trPr>
          <w:trHeight w:val="90"/>
        </w:trPr>
        <w:tc>
          <w:tcPr>
            <w:tcW w:w="1526" w:type="dxa"/>
            <w:shd w:val="clear" w:color="auto" w:fill="244061" w:themeFill="accent1" w:themeFillShade="80"/>
          </w:tcPr>
          <w:p w14:paraId="3B58872E" w14:textId="77777777" w:rsidR="00933DB0" w:rsidRDefault="008845DE" w:rsidP="003E69E9">
            <w:r>
              <w:rPr>
                <w:rFonts w:hint="eastAsia"/>
              </w:rPr>
              <w:t>消息主题</w:t>
            </w:r>
          </w:p>
        </w:tc>
        <w:tc>
          <w:tcPr>
            <w:tcW w:w="6996" w:type="dxa"/>
            <w:gridSpan w:val="3"/>
            <w:shd w:val="clear" w:color="auto" w:fill="FBD4B4" w:themeFill="accent6" w:themeFillTint="66"/>
          </w:tcPr>
          <w:p w14:paraId="4E46B9AA" w14:textId="77777777" w:rsidR="00933DB0" w:rsidRDefault="008845DE" w:rsidP="003E69E9">
            <w:r>
              <w:rPr>
                <w:rFonts w:hint="eastAsia"/>
              </w:rPr>
              <w:t>cilentId/kalerm/iot/</w:t>
            </w:r>
            <w:r>
              <w:rPr>
                <w:rFonts w:ascii="Consolas" w:hAnsi="Consolas" w:cs="Consolas"/>
                <w:color w:val="000000" w:themeColor="text1"/>
                <w:kern w:val="0"/>
                <w:sz w:val="20"/>
                <w:szCs w:val="20"/>
              </w:rPr>
              <w:t>faultHistory</w:t>
            </w:r>
            <w:r>
              <w:rPr>
                <w:rFonts w:hint="eastAsia"/>
              </w:rPr>
              <w:t>/</w:t>
            </w:r>
            <w:r>
              <w:t>result/data</w:t>
            </w:r>
            <w:r>
              <w:rPr>
                <w:rFonts w:hint="eastAsia"/>
              </w:rPr>
              <w:t>S</w:t>
            </w:r>
            <w:r>
              <w:t>erver</w:t>
            </w:r>
          </w:p>
        </w:tc>
      </w:tr>
      <w:tr w:rsidR="00933DB0" w14:paraId="79912644" w14:textId="77777777">
        <w:tc>
          <w:tcPr>
            <w:tcW w:w="1526" w:type="dxa"/>
            <w:shd w:val="clear" w:color="auto" w:fill="244061" w:themeFill="accent1" w:themeFillShade="80"/>
          </w:tcPr>
          <w:p w14:paraId="5D1934C2" w14:textId="77777777" w:rsidR="00933DB0" w:rsidRDefault="008845DE" w:rsidP="003E69E9">
            <w:r>
              <w:rPr>
                <w:rFonts w:hint="eastAsia"/>
              </w:rPr>
              <w:t>订阅者</w:t>
            </w:r>
          </w:p>
        </w:tc>
        <w:tc>
          <w:tcPr>
            <w:tcW w:w="2734" w:type="dxa"/>
          </w:tcPr>
          <w:p w14:paraId="2B09E85F" w14:textId="77777777" w:rsidR="00933DB0" w:rsidRDefault="008845DE" w:rsidP="003E69E9">
            <w:r>
              <w:rPr>
                <w:rFonts w:hint="eastAsia"/>
              </w:rPr>
              <w:t>咖啡机</w:t>
            </w:r>
          </w:p>
        </w:tc>
        <w:tc>
          <w:tcPr>
            <w:tcW w:w="1235" w:type="dxa"/>
            <w:shd w:val="clear" w:color="auto" w:fill="244061" w:themeFill="accent1" w:themeFillShade="80"/>
          </w:tcPr>
          <w:p w14:paraId="36243B96" w14:textId="77777777" w:rsidR="00933DB0" w:rsidRDefault="008845DE" w:rsidP="003E69E9">
            <w:r>
              <w:rPr>
                <w:rFonts w:hint="eastAsia"/>
              </w:rPr>
              <w:t>发布者</w:t>
            </w:r>
          </w:p>
        </w:tc>
        <w:tc>
          <w:tcPr>
            <w:tcW w:w="3027" w:type="dxa"/>
          </w:tcPr>
          <w:p w14:paraId="270EB060" w14:textId="77777777" w:rsidR="00933DB0" w:rsidRDefault="008845DE" w:rsidP="003E69E9">
            <w:r>
              <w:rPr>
                <w:rFonts w:hint="eastAsia"/>
              </w:rPr>
              <w:t>状态服务器</w:t>
            </w:r>
          </w:p>
        </w:tc>
      </w:tr>
      <w:tr w:rsidR="00933DB0" w14:paraId="6B74F884" w14:textId="77777777">
        <w:trPr>
          <w:trHeight w:val="956"/>
        </w:trPr>
        <w:tc>
          <w:tcPr>
            <w:tcW w:w="1526" w:type="dxa"/>
            <w:shd w:val="clear" w:color="auto" w:fill="244061" w:themeFill="accent1" w:themeFillShade="80"/>
          </w:tcPr>
          <w:p w14:paraId="50760546" w14:textId="77777777" w:rsidR="00933DB0" w:rsidRDefault="008845DE" w:rsidP="003E69E9">
            <w:r>
              <w:t>J</w:t>
            </w:r>
            <w:r>
              <w:rPr>
                <w:rFonts w:hint="eastAsia"/>
              </w:rPr>
              <w:t>son</w:t>
            </w:r>
            <w:r>
              <w:rPr>
                <w:rFonts w:hint="eastAsia"/>
              </w:rPr>
              <w:t>格式</w:t>
            </w:r>
          </w:p>
        </w:tc>
        <w:tc>
          <w:tcPr>
            <w:tcW w:w="6996" w:type="dxa"/>
            <w:gridSpan w:val="3"/>
          </w:tcPr>
          <w:p w14:paraId="5AB530F6" w14:textId="77777777" w:rsidR="00933DB0" w:rsidRDefault="008845DE" w:rsidP="003E69E9">
            <w:r>
              <w:t>{</w:t>
            </w:r>
          </w:p>
          <w:p w14:paraId="742421BC" w14:textId="77777777" w:rsidR="00933DB0" w:rsidRDefault="008845DE" w:rsidP="003E69E9">
            <w:r>
              <w:t>"</w:t>
            </w:r>
            <w:r>
              <w:rPr>
                <w:rFonts w:hint="eastAsia"/>
              </w:rPr>
              <w:t>msgId</w:t>
            </w:r>
            <w:r>
              <w:t>": "45484asd5a4d8a48a4sdads",</w:t>
            </w:r>
          </w:p>
          <w:p w14:paraId="292F175E" w14:textId="77777777" w:rsidR="00933DB0" w:rsidRDefault="008845DE" w:rsidP="003E69E9">
            <w:r>
              <w:t xml:space="preserve"> </w:t>
            </w:r>
            <w:r>
              <w:rPr>
                <w:rFonts w:hint="eastAsia"/>
              </w:rPr>
              <w:t xml:space="preserve">   </w:t>
            </w:r>
            <w:r>
              <w:t xml:space="preserve"> "version": "2.0",</w:t>
            </w:r>
          </w:p>
          <w:p w14:paraId="0EA0448C" w14:textId="77777777" w:rsidR="00933DB0" w:rsidRDefault="008845DE" w:rsidP="003E69E9">
            <w:r>
              <w:t xml:space="preserve"> </w:t>
            </w:r>
            <w:r>
              <w:rPr>
                <w:rFonts w:hint="eastAsia"/>
              </w:rPr>
              <w:t xml:space="preserve">    </w:t>
            </w:r>
            <w:r>
              <w:t>"timestamp": "1565499360629",</w:t>
            </w:r>
          </w:p>
          <w:p w14:paraId="357268B4" w14:textId="77777777" w:rsidR="00933DB0" w:rsidRDefault="008845DE" w:rsidP="003E69E9">
            <w:r>
              <w:rPr>
                <w:rFonts w:hint="eastAsia"/>
              </w:rPr>
              <w:t xml:space="preserve"> </w:t>
            </w:r>
            <w:r>
              <w:t xml:space="preserve">  </w:t>
            </w:r>
            <w:r>
              <w:rPr>
                <w:rFonts w:hint="eastAsia"/>
              </w:rPr>
              <w:t xml:space="preserve">  </w:t>
            </w:r>
            <w:r>
              <w:t>"ackCode": "</w:t>
            </w:r>
            <w:r>
              <w:rPr>
                <w:rFonts w:hint="eastAsia"/>
              </w:rPr>
              <w:t>OK</w:t>
            </w:r>
            <w:r>
              <w:t>"</w:t>
            </w:r>
            <w:r>
              <w:rPr>
                <w:rFonts w:hint="eastAsia"/>
              </w:rPr>
              <w:t>,</w:t>
            </w:r>
          </w:p>
          <w:p w14:paraId="0127A3ED" w14:textId="77777777" w:rsidR="00933DB0" w:rsidRDefault="008845DE" w:rsidP="003E69E9">
            <w:r>
              <w:t>"data": {</w:t>
            </w:r>
            <w:r>
              <w:rPr>
                <w:rFonts w:hint="eastAsia"/>
              </w:rPr>
              <w:t>}</w:t>
            </w:r>
          </w:p>
          <w:p w14:paraId="68C8691A" w14:textId="77777777" w:rsidR="00933DB0" w:rsidRDefault="008845DE" w:rsidP="003E69E9">
            <w:r>
              <w:t>}</w:t>
            </w:r>
          </w:p>
        </w:tc>
      </w:tr>
    </w:tbl>
    <w:p w14:paraId="016EBEBE" w14:textId="77777777" w:rsidR="00933DB0" w:rsidRDefault="008845DE" w:rsidP="003E69E9">
      <w:pPr>
        <w:pStyle w:val="2"/>
      </w:pPr>
      <w:r>
        <w:rPr>
          <w:rFonts w:hint="eastAsia"/>
        </w:rPr>
        <w:t xml:space="preserve">4.10 </w:t>
      </w:r>
      <w:r>
        <w:rPr>
          <w:rFonts w:hint="eastAsia"/>
        </w:rPr>
        <w:t>远程控制消息</w:t>
      </w:r>
    </w:p>
    <w:p w14:paraId="109829F6" w14:textId="77777777" w:rsidR="00933DB0" w:rsidRDefault="008845DE" w:rsidP="003E69E9">
      <w:r>
        <w:t>远程控制类单向同步是处理来自服务端远程操作，处理并发送反馈结果。</w:t>
      </w:r>
    </w:p>
    <w:p w14:paraId="388E78EB" w14:textId="77777777" w:rsidR="00933DB0" w:rsidRDefault="008845DE" w:rsidP="003E69E9">
      <w:r>
        <w:t>控制类操作流程图：</w:t>
      </w:r>
    </w:p>
    <w:p w14:paraId="4CC19757" w14:textId="77777777" w:rsidR="00933DB0" w:rsidRDefault="008845DE" w:rsidP="003E69E9">
      <w:r>
        <w:rPr>
          <w:noProof/>
        </w:rPr>
        <w:drawing>
          <wp:inline distT="0" distB="0" distL="0" distR="0" wp14:anchorId="5BF4802A" wp14:editId="4DE5B522">
            <wp:extent cx="3623310" cy="2898775"/>
            <wp:effectExtent l="0" t="0" r="15240" b="1587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3623310" cy="2898775"/>
                    </a:xfrm>
                    <a:prstGeom prst="rect">
                      <a:avLst/>
                    </a:prstGeom>
                    <a:noFill/>
                    <a:ln>
                      <a:noFill/>
                    </a:ln>
                  </pic:spPr>
                </pic:pic>
              </a:graphicData>
            </a:graphic>
          </wp:inline>
        </w:drawing>
      </w:r>
    </w:p>
    <w:p w14:paraId="39D7BD2C" w14:textId="77777777" w:rsidR="00933DB0" w:rsidRDefault="008845DE" w:rsidP="003E69E9">
      <w:pPr>
        <w:pStyle w:val="3"/>
      </w:pPr>
      <w:r>
        <w:rPr>
          <w:rFonts w:hint="eastAsia"/>
        </w:rPr>
        <w:t xml:space="preserve">4.10.1 </w:t>
      </w:r>
      <w:r>
        <w:rPr>
          <w:rFonts w:hint="eastAsia"/>
        </w:rPr>
        <w:t>消息格式</w:t>
      </w:r>
    </w:p>
    <w:p w14:paraId="24810F49" w14:textId="77777777" w:rsidR="00933DB0" w:rsidRDefault="008845DE" w:rsidP="003E69E9">
      <w:pPr>
        <w:pStyle w:val="4"/>
      </w:pPr>
      <w:r>
        <w:rPr>
          <w:rFonts w:hint="eastAsia"/>
        </w:rPr>
        <w:t xml:space="preserve">4.10.1.1 </w:t>
      </w:r>
      <w:r>
        <w:rPr>
          <w:rFonts w:hint="eastAsia"/>
        </w:rPr>
        <w:t>远程控制命令表</w:t>
      </w:r>
    </w:p>
    <w:tbl>
      <w:tblPr>
        <w:tblStyle w:val="af4"/>
        <w:tblW w:w="8025" w:type="dxa"/>
        <w:jc w:val="center"/>
        <w:tblLayout w:type="fixed"/>
        <w:tblLook w:val="04A0" w:firstRow="1" w:lastRow="0" w:firstColumn="1" w:lastColumn="0" w:noHBand="0" w:noVBand="1"/>
      </w:tblPr>
      <w:tblGrid>
        <w:gridCol w:w="1360"/>
        <w:gridCol w:w="1084"/>
        <w:gridCol w:w="3342"/>
        <w:gridCol w:w="2239"/>
      </w:tblGrid>
      <w:tr w:rsidR="00933DB0" w14:paraId="397A7ED4" w14:textId="77777777">
        <w:trPr>
          <w:jc w:val="center"/>
        </w:trPr>
        <w:tc>
          <w:tcPr>
            <w:tcW w:w="1360" w:type="dxa"/>
            <w:shd w:val="clear" w:color="auto" w:fill="244061" w:themeFill="accent1" w:themeFillShade="80"/>
            <w:vAlign w:val="center"/>
          </w:tcPr>
          <w:p w14:paraId="0634363F" w14:textId="77777777" w:rsidR="00933DB0" w:rsidRDefault="008845DE" w:rsidP="003E69E9">
            <w:r>
              <w:rPr>
                <w:rFonts w:hint="eastAsia"/>
              </w:rPr>
              <w:t>控制类型</w:t>
            </w:r>
          </w:p>
        </w:tc>
        <w:tc>
          <w:tcPr>
            <w:tcW w:w="1084" w:type="dxa"/>
            <w:shd w:val="clear" w:color="auto" w:fill="244061" w:themeFill="accent1" w:themeFillShade="80"/>
            <w:vAlign w:val="center"/>
          </w:tcPr>
          <w:p w14:paraId="1C11B062" w14:textId="77777777" w:rsidR="00933DB0" w:rsidRDefault="008845DE" w:rsidP="003E69E9">
            <w:r>
              <w:rPr>
                <w:rFonts w:hint="eastAsia"/>
              </w:rPr>
              <w:t>编码</w:t>
            </w:r>
          </w:p>
        </w:tc>
        <w:tc>
          <w:tcPr>
            <w:tcW w:w="3342" w:type="dxa"/>
            <w:shd w:val="clear" w:color="auto" w:fill="244061" w:themeFill="accent1" w:themeFillShade="80"/>
            <w:vAlign w:val="center"/>
          </w:tcPr>
          <w:p w14:paraId="6DA85A7E" w14:textId="77777777" w:rsidR="00933DB0" w:rsidRDefault="008845DE" w:rsidP="003E69E9">
            <w:r>
              <w:rPr>
                <w:rFonts w:hint="eastAsia"/>
              </w:rPr>
              <w:t>命令参数模板</w:t>
            </w:r>
          </w:p>
        </w:tc>
        <w:tc>
          <w:tcPr>
            <w:tcW w:w="2239" w:type="dxa"/>
            <w:shd w:val="clear" w:color="auto" w:fill="244061" w:themeFill="accent1" w:themeFillShade="80"/>
            <w:vAlign w:val="center"/>
          </w:tcPr>
          <w:p w14:paraId="6EA48B22" w14:textId="77777777" w:rsidR="00933DB0" w:rsidRDefault="008845DE" w:rsidP="003E69E9">
            <w:r>
              <w:rPr>
                <w:rFonts w:hint="eastAsia"/>
              </w:rPr>
              <w:t>命令含义</w:t>
            </w:r>
          </w:p>
        </w:tc>
      </w:tr>
      <w:tr w:rsidR="00933DB0" w14:paraId="686184CA" w14:textId="77777777">
        <w:trPr>
          <w:jc w:val="center"/>
        </w:trPr>
        <w:tc>
          <w:tcPr>
            <w:tcW w:w="1360" w:type="dxa"/>
            <w:vAlign w:val="center"/>
          </w:tcPr>
          <w:p w14:paraId="2B605F03" w14:textId="77777777" w:rsidR="00933DB0" w:rsidRDefault="008845DE" w:rsidP="003E69E9">
            <w:r>
              <w:rPr>
                <w:rFonts w:hint="eastAsia"/>
              </w:rPr>
              <w:t>0</w:t>
            </w:r>
          </w:p>
          <w:p w14:paraId="2B29C152" w14:textId="77777777" w:rsidR="00933DB0" w:rsidRDefault="008845DE" w:rsidP="003E69E9">
            <w:r>
              <w:rPr>
                <w:rFonts w:hint="eastAsia"/>
              </w:rPr>
              <w:t>(</w:t>
            </w:r>
            <w:r>
              <w:rPr>
                <w:rFonts w:hint="eastAsia"/>
              </w:rPr>
              <w:t>制作类</w:t>
            </w:r>
            <w:r>
              <w:rPr>
                <w:rFonts w:hint="eastAsia"/>
              </w:rPr>
              <w:t>)</w:t>
            </w:r>
          </w:p>
        </w:tc>
        <w:tc>
          <w:tcPr>
            <w:tcW w:w="1084" w:type="dxa"/>
            <w:vAlign w:val="center"/>
          </w:tcPr>
          <w:p w14:paraId="7BEA2859" w14:textId="77777777" w:rsidR="00933DB0" w:rsidRDefault="008845DE" w:rsidP="003E69E9">
            <w:pPr>
              <w:rPr>
                <w:color w:val="000000" w:themeColor="text1"/>
              </w:rPr>
            </w:pPr>
            <w:r>
              <w:rPr>
                <w:rFonts w:hint="eastAsia"/>
              </w:rPr>
              <w:t>饮品</w:t>
            </w:r>
            <w:r>
              <w:rPr>
                <w:rFonts w:hint="eastAsia"/>
              </w:rPr>
              <w:t>Id</w:t>
            </w:r>
          </w:p>
        </w:tc>
        <w:tc>
          <w:tcPr>
            <w:tcW w:w="3342" w:type="dxa"/>
            <w:vAlign w:val="center"/>
          </w:tcPr>
          <w:p w14:paraId="611ADC0F" w14:textId="77777777" w:rsidR="00933DB0" w:rsidRDefault="008845DE" w:rsidP="003E69E9">
            <w:r>
              <w:t>"</w:t>
            </w:r>
            <w:r>
              <w:rPr>
                <w:rFonts w:hint="eastAsia"/>
              </w:rPr>
              <w:t>trade</w:t>
            </w:r>
            <w:r>
              <w:t>_n</w:t>
            </w:r>
            <w:r>
              <w:rPr>
                <w:rFonts w:hint="eastAsia"/>
              </w:rPr>
              <w:t>o</w:t>
            </w:r>
            <w:r>
              <w:t>"</w:t>
            </w:r>
            <w:r>
              <w:rPr>
                <w:rFonts w:hint="eastAsia"/>
              </w:rPr>
              <w:t>:</w:t>
            </w:r>
            <w:r>
              <w:t>"</w:t>
            </w:r>
            <w:r>
              <w:rPr>
                <w:rFonts w:hint="eastAsia"/>
              </w:rPr>
              <w:t>4339287202110191</w:t>
            </w:r>
            <w:r>
              <w:t>"</w:t>
            </w:r>
          </w:p>
        </w:tc>
        <w:tc>
          <w:tcPr>
            <w:tcW w:w="2239" w:type="dxa"/>
            <w:vAlign w:val="center"/>
          </w:tcPr>
          <w:p w14:paraId="5E7923DC" w14:textId="77777777" w:rsidR="00933DB0" w:rsidRDefault="008845DE" w:rsidP="003E69E9">
            <w:r>
              <w:rPr>
                <w:rFonts w:hint="eastAsia"/>
              </w:rPr>
              <w:t>制作饮品</w:t>
            </w:r>
          </w:p>
        </w:tc>
      </w:tr>
      <w:tr w:rsidR="00933DB0" w14:paraId="474A762F" w14:textId="77777777">
        <w:trPr>
          <w:jc w:val="center"/>
        </w:trPr>
        <w:tc>
          <w:tcPr>
            <w:tcW w:w="1360" w:type="dxa"/>
            <w:vMerge w:val="restart"/>
            <w:shd w:val="clear" w:color="auto" w:fill="FDE9D9" w:themeFill="accent6" w:themeFillTint="33"/>
            <w:vAlign w:val="center"/>
          </w:tcPr>
          <w:p w14:paraId="0030195F" w14:textId="77777777" w:rsidR="00933DB0" w:rsidRDefault="008845DE" w:rsidP="003E69E9">
            <w:r>
              <w:rPr>
                <w:rFonts w:hint="eastAsia"/>
              </w:rPr>
              <w:t>2</w:t>
            </w:r>
          </w:p>
          <w:p w14:paraId="5049F8C6" w14:textId="77777777" w:rsidR="00933DB0" w:rsidRDefault="008845DE" w:rsidP="003E69E9">
            <w:r>
              <w:rPr>
                <w:rFonts w:hint="eastAsia"/>
              </w:rPr>
              <w:t>(</w:t>
            </w:r>
            <w:r>
              <w:rPr>
                <w:rFonts w:hint="eastAsia"/>
              </w:rPr>
              <w:t>其他</w:t>
            </w:r>
            <w:r>
              <w:rPr>
                <w:rFonts w:hint="eastAsia"/>
              </w:rPr>
              <w:t>)</w:t>
            </w:r>
          </w:p>
        </w:tc>
        <w:tc>
          <w:tcPr>
            <w:tcW w:w="1084" w:type="dxa"/>
            <w:shd w:val="clear" w:color="auto" w:fill="FDE9D9" w:themeFill="accent6" w:themeFillTint="33"/>
            <w:vAlign w:val="center"/>
          </w:tcPr>
          <w:p w14:paraId="40D9A4AA" w14:textId="77777777" w:rsidR="00933DB0" w:rsidRDefault="008845DE" w:rsidP="003E69E9">
            <w:r>
              <w:rPr>
                <w:rFonts w:hint="eastAsia"/>
              </w:rPr>
              <w:t>160</w:t>
            </w:r>
          </w:p>
        </w:tc>
        <w:tc>
          <w:tcPr>
            <w:tcW w:w="3342" w:type="dxa"/>
            <w:shd w:val="clear" w:color="auto" w:fill="FDE9D9" w:themeFill="accent6" w:themeFillTint="33"/>
            <w:vAlign w:val="center"/>
          </w:tcPr>
          <w:p w14:paraId="788EE2B9" w14:textId="77777777" w:rsidR="00933DB0" w:rsidRDefault="008845DE" w:rsidP="003E69E9">
            <w:r>
              <w:t>N</w:t>
            </w:r>
            <w:r>
              <w:rPr>
                <w:rFonts w:hint="eastAsia"/>
              </w:rPr>
              <w:t>ull</w:t>
            </w:r>
          </w:p>
        </w:tc>
        <w:tc>
          <w:tcPr>
            <w:tcW w:w="2239" w:type="dxa"/>
            <w:shd w:val="clear" w:color="auto" w:fill="FDE9D9" w:themeFill="accent6" w:themeFillTint="33"/>
            <w:vAlign w:val="center"/>
          </w:tcPr>
          <w:p w14:paraId="1C9CD2AA" w14:textId="77777777" w:rsidR="00933DB0" w:rsidRDefault="008845DE" w:rsidP="003E69E9">
            <w:r>
              <w:rPr>
                <w:rFonts w:hint="eastAsia"/>
              </w:rPr>
              <w:t>清洗</w:t>
            </w:r>
          </w:p>
        </w:tc>
      </w:tr>
      <w:tr w:rsidR="00933DB0" w14:paraId="5E0CBEDC" w14:textId="77777777">
        <w:trPr>
          <w:jc w:val="center"/>
        </w:trPr>
        <w:tc>
          <w:tcPr>
            <w:tcW w:w="1360" w:type="dxa"/>
            <w:vMerge/>
            <w:shd w:val="clear" w:color="auto" w:fill="FDE9D9" w:themeFill="accent6" w:themeFillTint="33"/>
            <w:vAlign w:val="center"/>
          </w:tcPr>
          <w:p w14:paraId="0EA4CC48" w14:textId="77777777" w:rsidR="00933DB0" w:rsidRDefault="00933DB0" w:rsidP="003E69E9"/>
        </w:tc>
        <w:tc>
          <w:tcPr>
            <w:tcW w:w="1084" w:type="dxa"/>
            <w:shd w:val="clear" w:color="auto" w:fill="FDE9D9" w:themeFill="accent6" w:themeFillTint="33"/>
            <w:vAlign w:val="center"/>
          </w:tcPr>
          <w:p w14:paraId="633DAC83" w14:textId="77777777" w:rsidR="00933DB0" w:rsidRDefault="008845DE" w:rsidP="003E69E9">
            <w:r>
              <w:rPr>
                <w:rFonts w:hint="eastAsia"/>
              </w:rPr>
              <w:t>161</w:t>
            </w:r>
          </w:p>
        </w:tc>
        <w:tc>
          <w:tcPr>
            <w:tcW w:w="3342" w:type="dxa"/>
            <w:shd w:val="clear" w:color="auto" w:fill="FDE9D9" w:themeFill="accent6" w:themeFillTint="33"/>
            <w:vAlign w:val="center"/>
          </w:tcPr>
          <w:p w14:paraId="50100CEF" w14:textId="77777777" w:rsidR="00933DB0" w:rsidRDefault="008845DE" w:rsidP="003E69E9">
            <w:r>
              <w:t>N</w:t>
            </w:r>
            <w:r>
              <w:rPr>
                <w:rFonts w:hint="eastAsia"/>
              </w:rPr>
              <w:t>ull</w:t>
            </w:r>
          </w:p>
        </w:tc>
        <w:tc>
          <w:tcPr>
            <w:tcW w:w="2239" w:type="dxa"/>
            <w:shd w:val="clear" w:color="auto" w:fill="FDE9D9" w:themeFill="accent6" w:themeFillTint="33"/>
            <w:vAlign w:val="center"/>
          </w:tcPr>
          <w:p w14:paraId="12CD0385" w14:textId="77777777" w:rsidR="00933DB0" w:rsidRDefault="008845DE" w:rsidP="003E69E9">
            <w:r>
              <w:rPr>
                <w:rFonts w:hint="eastAsia"/>
              </w:rPr>
              <w:t>咖啡机解锁</w:t>
            </w:r>
          </w:p>
        </w:tc>
      </w:tr>
      <w:tr w:rsidR="00933DB0" w14:paraId="542D485C" w14:textId="77777777">
        <w:trPr>
          <w:jc w:val="center"/>
        </w:trPr>
        <w:tc>
          <w:tcPr>
            <w:tcW w:w="1360" w:type="dxa"/>
            <w:vMerge/>
            <w:shd w:val="clear" w:color="auto" w:fill="FDE9D9" w:themeFill="accent6" w:themeFillTint="33"/>
            <w:vAlign w:val="center"/>
          </w:tcPr>
          <w:p w14:paraId="2A02EAF2" w14:textId="77777777" w:rsidR="00933DB0" w:rsidRDefault="00933DB0" w:rsidP="003E69E9"/>
        </w:tc>
        <w:tc>
          <w:tcPr>
            <w:tcW w:w="1084" w:type="dxa"/>
            <w:shd w:val="clear" w:color="auto" w:fill="FDE9D9" w:themeFill="accent6" w:themeFillTint="33"/>
            <w:vAlign w:val="center"/>
          </w:tcPr>
          <w:p w14:paraId="4CFC0467" w14:textId="77777777" w:rsidR="00933DB0" w:rsidRDefault="008845DE" w:rsidP="003E69E9">
            <w:r>
              <w:rPr>
                <w:rFonts w:hint="eastAsia"/>
              </w:rPr>
              <w:t>162</w:t>
            </w:r>
          </w:p>
        </w:tc>
        <w:tc>
          <w:tcPr>
            <w:tcW w:w="3342" w:type="dxa"/>
            <w:shd w:val="clear" w:color="auto" w:fill="FDE9D9" w:themeFill="accent6" w:themeFillTint="33"/>
            <w:vAlign w:val="center"/>
          </w:tcPr>
          <w:p w14:paraId="7B41CFFC" w14:textId="77777777" w:rsidR="00933DB0" w:rsidRDefault="008845DE" w:rsidP="003E69E9">
            <w:r>
              <w:t>N</w:t>
            </w:r>
            <w:r>
              <w:rPr>
                <w:rFonts w:hint="eastAsia"/>
              </w:rPr>
              <w:t>ull</w:t>
            </w:r>
          </w:p>
        </w:tc>
        <w:tc>
          <w:tcPr>
            <w:tcW w:w="2239" w:type="dxa"/>
            <w:shd w:val="clear" w:color="auto" w:fill="FDE9D9" w:themeFill="accent6" w:themeFillTint="33"/>
            <w:vAlign w:val="center"/>
          </w:tcPr>
          <w:p w14:paraId="26D4FE52" w14:textId="77777777" w:rsidR="00933DB0" w:rsidRDefault="008845DE" w:rsidP="003E69E9">
            <w:r>
              <w:rPr>
                <w:rFonts w:hint="eastAsia"/>
              </w:rPr>
              <w:t>咖啡机锁死</w:t>
            </w:r>
          </w:p>
        </w:tc>
      </w:tr>
      <w:tr w:rsidR="00933DB0" w14:paraId="400AF099" w14:textId="77777777">
        <w:trPr>
          <w:jc w:val="center"/>
        </w:trPr>
        <w:tc>
          <w:tcPr>
            <w:tcW w:w="1360" w:type="dxa"/>
            <w:vMerge/>
            <w:shd w:val="clear" w:color="auto" w:fill="FDE9D9" w:themeFill="accent6" w:themeFillTint="33"/>
            <w:vAlign w:val="center"/>
          </w:tcPr>
          <w:p w14:paraId="683DD094" w14:textId="77777777" w:rsidR="00933DB0" w:rsidRDefault="00933DB0" w:rsidP="003E69E9"/>
        </w:tc>
        <w:tc>
          <w:tcPr>
            <w:tcW w:w="1084" w:type="dxa"/>
            <w:shd w:val="clear" w:color="auto" w:fill="FDE9D9" w:themeFill="accent6" w:themeFillTint="33"/>
            <w:vAlign w:val="center"/>
          </w:tcPr>
          <w:p w14:paraId="2677B1D5" w14:textId="77777777" w:rsidR="00933DB0" w:rsidRDefault="008845DE" w:rsidP="003E69E9">
            <w:r>
              <w:rPr>
                <w:rFonts w:hint="eastAsia"/>
                <w:highlight w:val="yellow"/>
              </w:rPr>
              <w:t>5</w:t>
            </w:r>
            <w:r>
              <w:rPr>
                <w:highlight w:val="yellow"/>
              </w:rPr>
              <w:t>32</w:t>
            </w:r>
          </w:p>
        </w:tc>
        <w:tc>
          <w:tcPr>
            <w:tcW w:w="3342" w:type="dxa"/>
            <w:shd w:val="clear" w:color="auto" w:fill="FDE9D9" w:themeFill="accent6" w:themeFillTint="33"/>
            <w:vAlign w:val="center"/>
          </w:tcPr>
          <w:p w14:paraId="58EDF9B7" w14:textId="77777777" w:rsidR="00933DB0" w:rsidRDefault="008845DE" w:rsidP="003E69E9">
            <w:r>
              <w:rPr>
                <w:highlight w:val="yellow"/>
              </w:rPr>
              <w:t>Null</w:t>
            </w:r>
          </w:p>
        </w:tc>
        <w:tc>
          <w:tcPr>
            <w:tcW w:w="2239" w:type="dxa"/>
            <w:shd w:val="clear" w:color="auto" w:fill="FDE9D9" w:themeFill="accent6" w:themeFillTint="33"/>
            <w:vAlign w:val="center"/>
          </w:tcPr>
          <w:p w14:paraId="3C91CA4E" w14:textId="77777777" w:rsidR="00933DB0" w:rsidRDefault="008845DE" w:rsidP="003E69E9">
            <w:r>
              <w:rPr>
                <w:rFonts w:hint="eastAsia"/>
                <w:highlight w:val="yellow"/>
              </w:rPr>
              <w:t>远程开机（无响应）</w:t>
            </w:r>
          </w:p>
        </w:tc>
      </w:tr>
      <w:tr w:rsidR="00933DB0" w14:paraId="50111225" w14:textId="77777777">
        <w:trPr>
          <w:jc w:val="center"/>
        </w:trPr>
        <w:tc>
          <w:tcPr>
            <w:tcW w:w="1360" w:type="dxa"/>
            <w:vMerge/>
            <w:shd w:val="clear" w:color="auto" w:fill="FDE9D9" w:themeFill="accent6" w:themeFillTint="33"/>
            <w:vAlign w:val="center"/>
          </w:tcPr>
          <w:p w14:paraId="7EBCE463" w14:textId="77777777" w:rsidR="00933DB0" w:rsidRDefault="00933DB0" w:rsidP="003E69E9"/>
        </w:tc>
        <w:tc>
          <w:tcPr>
            <w:tcW w:w="1084" w:type="dxa"/>
            <w:shd w:val="clear" w:color="auto" w:fill="FDE9D9" w:themeFill="accent6" w:themeFillTint="33"/>
            <w:vAlign w:val="center"/>
          </w:tcPr>
          <w:p w14:paraId="2F929CC2" w14:textId="77777777" w:rsidR="00933DB0" w:rsidRDefault="008845DE" w:rsidP="003E69E9">
            <w:r>
              <w:rPr>
                <w:rFonts w:hint="eastAsia"/>
              </w:rPr>
              <w:t>533</w:t>
            </w:r>
          </w:p>
        </w:tc>
        <w:tc>
          <w:tcPr>
            <w:tcW w:w="3342" w:type="dxa"/>
            <w:shd w:val="clear" w:color="auto" w:fill="FDE9D9" w:themeFill="accent6" w:themeFillTint="33"/>
            <w:vAlign w:val="center"/>
          </w:tcPr>
          <w:p w14:paraId="26947C72" w14:textId="77777777" w:rsidR="00933DB0" w:rsidRDefault="008845DE" w:rsidP="003E69E9">
            <w:r>
              <w:rPr>
                <w:rFonts w:hint="eastAsia"/>
              </w:rPr>
              <w:t>Null</w:t>
            </w:r>
          </w:p>
        </w:tc>
        <w:tc>
          <w:tcPr>
            <w:tcW w:w="2239" w:type="dxa"/>
            <w:shd w:val="clear" w:color="auto" w:fill="FDE9D9" w:themeFill="accent6" w:themeFillTint="33"/>
            <w:vAlign w:val="center"/>
          </w:tcPr>
          <w:p w14:paraId="2976DD35" w14:textId="77777777" w:rsidR="00933DB0" w:rsidRDefault="008845DE" w:rsidP="003E69E9">
            <w:r>
              <w:rPr>
                <w:rFonts w:hint="eastAsia"/>
              </w:rPr>
              <w:t>远程关机</w:t>
            </w:r>
            <w:r>
              <w:rPr>
                <w:rFonts w:hint="eastAsia"/>
                <w:color w:val="FF0000"/>
              </w:rPr>
              <w:t>（无响应）</w:t>
            </w:r>
          </w:p>
        </w:tc>
      </w:tr>
      <w:tr w:rsidR="00933DB0" w14:paraId="6DDA63A7" w14:textId="77777777">
        <w:trPr>
          <w:jc w:val="center"/>
        </w:trPr>
        <w:tc>
          <w:tcPr>
            <w:tcW w:w="1360" w:type="dxa"/>
            <w:vMerge/>
            <w:shd w:val="clear" w:color="auto" w:fill="FDE9D9" w:themeFill="accent6" w:themeFillTint="33"/>
            <w:vAlign w:val="center"/>
          </w:tcPr>
          <w:p w14:paraId="39F1F1C1" w14:textId="77777777" w:rsidR="00933DB0" w:rsidRDefault="00933DB0" w:rsidP="003E69E9"/>
        </w:tc>
        <w:tc>
          <w:tcPr>
            <w:tcW w:w="1084" w:type="dxa"/>
            <w:shd w:val="clear" w:color="auto" w:fill="FDE9D9" w:themeFill="accent6" w:themeFillTint="33"/>
            <w:vAlign w:val="center"/>
          </w:tcPr>
          <w:p w14:paraId="11D44A90" w14:textId="77777777" w:rsidR="00933DB0" w:rsidRDefault="008845DE" w:rsidP="003E69E9">
            <w:r>
              <w:rPr>
                <w:rFonts w:hint="eastAsia"/>
              </w:rPr>
              <w:t>534</w:t>
            </w:r>
          </w:p>
        </w:tc>
        <w:tc>
          <w:tcPr>
            <w:tcW w:w="3342" w:type="dxa"/>
            <w:shd w:val="clear" w:color="auto" w:fill="FDE9D9" w:themeFill="accent6" w:themeFillTint="33"/>
            <w:vAlign w:val="center"/>
          </w:tcPr>
          <w:p w14:paraId="183D3ACD" w14:textId="77777777" w:rsidR="00933DB0" w:rsidRDefault="008845DE" w:rsidP="003E69E9">
            <w:r>
              <w:rPr>
                <w:rFonts w:hint="eastAsia"/>
              </w:rPr>
              <w:t>Null</w:t>
            </w:r>
          </w:p>
        </w:tc>
        <w:tc>
          <w:tcPr>
            <w:tcW w:w="2239" w:type="dxa"/>
            <w:shd w:val="clear" w:color="auto" w:fill="FDE9D9" w:themeFill="accent6" w:themeFillTint="33"/>
            <w:vAlign w:val="center"/>
          </w:tcPr>
          <w:p w14:paraId="00057EB4" w14:textId="77777777" w:rsidR="00933DB0" w:rsidRDefault="008845DE" w:rsidP="003E69E9">
            <w:r>
              <w:rPr>
                <w:rFonts w:hint="eastAsia"/>
              </w:rPr>
              <w:t>恢复出厂设置</w:t>
            </w:r>
            <w:r>
              <w:rPr>
                <w:rFonts w:hint="eastAsia"/>
                <w:b/>
                <w:bCs/>
                <w:color w:val="FF0000"/>
              </w:rPr>
              <w:t>（无响应）</w:t>
            </w:r>
          </w:p>
        </w:tc>
      </w:tr>
      <w:tr w:rsidR="00933DB0" w14:paraId="552F85CB" w14:textId="77777777">
        <w:trPr>
          <w:jc w:val="center"/>
        </w:trPr>
        <w:tc>
          <w:tcPr>
            <w:tcW w:w="1360" w:type="dxa"/>
            <w:vMerge/>
            <w:shd w:val="clear" w:color="auto" w:fill="FDE9D9" w:themeFill="accent6" w:themeFillTint="33"/>
            <w:vAlign w:val="center"/>
          </w:tcPr>
          <w:p w14:paraId="6E2DFA93" w14:textId="77777777" w:rsidR="00933DB0" w:rsidRDefault="00933DB0" w:rsidP="003E69E9"/>
        </w:tc>
        <w:tc>
          <w:tcPr>
            <w:tcW w:w="1084" w:type="dxa"/>
            <w:shd w:val="clear" w:color="auto" w:fill="FDE9D9" w:themeFill="accent6" w:themeFillTint="33"/>
            <w:vAlign w:val="center"/>
          </w:tcPr>
          <w:p w14:paraId="74F2B93C" w14:textId="77777777" w:rsidR="00933DB0" w:rsidRDefault="008845DE" w:rsidP="003E69E9">
            <w:r>
              <w:rPr>
                <w:rFonts w:hint="eastAsia"/>
              </w:rPr>
              <w:t>536</w:t>
            </w:r>
          </w:p>
        </w:tc>
        <w:tc>
          <w:tcPr>
            <w:tcW w:w="3342" w:type="dxa"/>
            <w:shd w:val="clear" w:color="auto" w:fill="FDE9D9" w:themeFill="accent6" w:themeFillTint="33"/>
            <w:vAlign w:val="center"/>
          </w:tcPr>
          <w:p w14:paraId="1EB918ED" w14:textId="77777777" w:rsidR="00933DB0" w:rsidRDefault="008845DE" w:rsidP="003E69E9">
            <w:r>
              <w:rPr>
                <w:rFonts w:hint="eastAsia"/>
              </w:rPr>
              <w:t>Null</w:t>
            </w:r>
          </w:p>
        </w:tc>
        <w:tc>
          <w:tcPr>
            <w:tcW w:w="2239" w:type="dxa"/>
            <w:shd w:val="clear" w:color="auto" w:fill="FDE9D9" w:themeFill="accent6" w:themeFillTint="33"/>
            <w:vAlign w:val="center"/>
          </w:tcPr>
          <w:p w14:paraId="3DFE05C1" w14:textId="77777777" w:rsidR="00933DB0" w:rsidRDefault="008845DE" w:rsidP="003E69E9">
            <w:r>
              <w:rPr>
                <w:rFonts w:hint="eastAsia"/>
              </w:rPr>
              <w:t>重启（无响应）</w:t>
            </w:r>
          </w:p>
        </w:tc>
      </w:tr>
      <w:tr w:rsidR="00933DB0" w14:paraId="77A40B51" w14:textId="77777777">
        <w:trPr>
          <w:jc w:val="center"/>
        </w:trPr>
        <w:tc>
          <w:tcPr>
            <w:tcW w:w="1360" w:type="dxa"/>
            <w:vMerge/>
            <w:shd w:val="clear" w:color="auto" w:fill="FDE9D9" w:themeFill="accent6" w:themeFillTint="33"/>
            <w:vAlign w:val="center"/>
          </w:tcPr>
          <w:p w14:paraId="1B2C9DEE" w14:textId="77777777" w:rsidR="00933DB0" w:rsidRDefault="00933DB0" w:rsidP="003E69E9"/>
        </w:tc>
        <w:tc>
          <w:tcPr>
            <w:tcW w:w="1084" w:type="dxa"/>
            <w:shd w:val="clear" w:color="auto" w:fill="FDE9D9" w:themeFill="accent6" w:themeFillTint="33"/>
            <w:vAlign w:val="center"/>
          </w:tcPr>
          <w:p w14:paraId="19B37D7E" w14:textId="77777777" w:rsidR="00933DB0" w:rsidRDefault="008845DE" w:rsidP="003E69E9">
            <w:r>
              <w:rPr>
                <w:rFonts w:hint="eastAsia"/>
              </w:rPr>
              <w:t>537</w:t>
            </w:r>
          </w:p>
        </w:tc>
        <w:tc>
          <w:tcPr>
            <w:tcW w:w="3342" w:type="dxa"/>
            <w:shd w:val="clear" w:color="auto" w:fill="FDE9D9" w:themeFill="accent6" w:themeFillTint="33"/>
            <w:vAlign w:val="center"/>
          </w:tcPr>
          <w:p w14:paraId="15E20FEF" w14:textId="77777777" w:rsidR="00933DB0" w:rsidRDefault="008845DE" w:rsidP="003E69E9">
            <w:r>
              <w:rPr>
                <w:rFonts w:hint="eastAsia"/>
              </w:rPr>
              <w:t>Null</w:t>
            </w:r>
          </w:p>
        </w:tc>
        <w:tc>
          <w:tcPr>
            <w:tcW w:w="2239" w:type="dxa"/>
            <w:shd w:val="clear" w:color="auto" w:fill="FDE9D9" w:themeFill="accent6" w:themeFillTint="33"/>
            <w:vAlign w:val="center"/>
          </w:tcPr>
          <w:p w14:paraId="1C8A1067" w14:textId="77777777" w:rsidR="00933DB0" w:rsidRDefault="008845DE" w:rsidP="003E69E9">
            <w:r>
              <w:rPr>
                <w:rFonts w:hint="eastAsia"/>
              </w:rPr>
              <w:t>重置饮品</w:t>
            </w:r>
            <w:r>
              <w:rPr>
                <w:rFonts w:hint="eastAsia"/>
                <w:color w:val="FF0000"/>
              </w:rPr>
              <w:t>（无响应）</w:t>
            </w:r>
          </w:p>
        </w:tc>
      </w:tr>
      <w:tr w:rsidR="00933DB0" w14:paraId="6B283D34" w14:textId="77777777">
        <w:trPr>
          <w:jc w:val="center"/>
        </w:trPr>
        <w:tc>
          <w:tcPr>
            <w:tcW w:w="1360" w:type="dxa"/>
            <w:vMerge w:val="restart"/>
            <w:shd w:val="clear" w:color="auto" w:fill="DBE5F1" w:themeFill="accent1" w:themeFillTint="33"/>
            <w:vAlign w:val="center"/>
          </w:tcPr>
          <w:p w14:paraId="6B5322B3" w14:textId="77777777" w:rsidR="00933DB0" w:rsidRDefault="008845DE" w:rsidP="003E69E9">
            <w:r>
              <w:t>3</w:t>
            </w:r>
          </w:p>
          <w:p w14:paraId="6F672C07" w14:textId="77777777" w:rsidR="00933DB0" w:rsidRDefault="008845DE" w:rsidP="003E69E9">
            <w:r>
              <w:rPr>
                <w:rFonts w:hint="eastAsia"/>
              </w:rPr>
              <w:t>(</w:t>
            </w:r>
            <w:r>
              <w:rPr>
                <w:rFonts w:hint="eastAsia"/>
              </w:rPr>
              <w:t>维护保养</w:t>
            </w:r>
            <w:r>
              <w:rPr>
                <w:rFonts w:hint="eastAsia"/>
              </w:rPr>
              <w:t>)</w:t>
            </w:r>
          </w:p>
        </w:tc>
        <w:tc>
          <w:tcPr>
            <w:tcW w:w="1084" w:type="dxa"/>
            <w:shd w:val="clear" w:color="auto" w:fill="DBE5F1" w:themeFill="accent1" w:themeFillTint="33"/>
            <w:vAlign w:val="center"/>
          </w:tcPr>
          <w:p w14:paraId="6411043F" w14:textId="77777777" w:rsidR="00933DB0" w:rsidRDefault="008845DE" w:rsidP="003E69E9">
            <w:r>
              <w:rPr>
                <w:rFonts w:hint="eastAsia"/>
              </w:rPr>
              <w:t>769</w:t>
            </w:r>
          </w:p>
        </w:tc>
        <w:tc>
          <w:tcPr>
            <w:tcW w:w="3342" w:type="dxa"/>
            <w:shd w:val="clear" w:color="auto" w:fill="DBE5F1" w:themeFill="accent1" w:themeFillTint="33"/>
            <w:vAlign w:val="center"/>
          </w:tcPr>
          <w:p w14:paraId="7BDCE0E4" w14:textId="77777777" w:rsidR="00933DB0" w:rsidRDefault="008845DE" w:rsidP="003E69E9">
            <w:r>
              <w:rPr>
                <w:rFonts w:hint="eastAsia"/>
              </w:rPr>
              <w:t>Null</w:t>
            </w:r>
          </w:p>
        </w:tc>
        <w:tc>
          <w:tcPr>
            <w:tcW w:w="2239" w:type="dxa"/>
            <w:shd w:val="clear" w:color="auto" w:fill="DBE5F1" w:themeFill="accent1" w:themeFillTint="33"/>
            <w:vAlign w:val="center"/>
          </w:tcPr>
          <w:p w14:paraId="63AC7C45" w14:textId="77777777" w:rsidR="00933DB0" w:rsidRDefault="008845DE" w:rsidP="003E69E9">
            <w:r>
              <w:rPr>
                <w:rFonts w:hint="eastAsia"/>
              </w:rPr>
              <w:t>保养自检（诊断）</w:t>
            </w:r>
          </w:p>
        </w:tc>
      </w:tr>
      <w:tr w:rsidR="00933DB0" w14:paraId="2E3F095B" w14:textId="77777777">
        <w:trPr>
          <w:trHeight w:val="1222"/>
          <w:jc w:val="center"/>
        </w:trPr>
        <w:tc>
          <w:tcPr>
            <w:tcW w:w="1360" w:type="dxa"/>
            <w:vMerge/>
            <w:shd w:val="clear" w:color="auto" w:fill="DBE5F1" w:themeFill="accent1" w:themeFillTint="33"/>
            <w:vAlign w:val="center"/>
          </w:tcPr>
          <w:p w14:paraId="01C0E171" w14:textId="77777777" w:rsidR="00933DB0" w:rsidRDefault="00933DB0" w:rsidP="003E69E9"/>
        </w:tc>
        <w:tc>
          <w:tcPr>
            <w:tcW w:w="1084" w:type="dxa"/>
            <w:shd w:val="clear" w:color="auto" w:fill="DBE5F1" w:themeFill="accent1" w:themeFillTint="33"/>
            <w:vAlign w:val="center"/>
          </w:tcPr>
          <w:p w14:paraId="5F954EBE" w14:textId="77777777" w:rsidR="00933DB0" w:rsidRDefault="008845DE" w:rsidP="003E69E9">
            <w:r>
              <w:rPr>
                <w:rFonts w:hint="eastAsia"/>
              </w:rPr>
              <w:t>770</w:t>
            </w:r>
          </w:p>
        </w:tc>
        <w:tc>
          <w:tcPr>
            <w:tcW w:w="3342" w:type="dxa"/>
            <w:shd w:val="clear" w:color="auto" w:fill="DBE5F1" w:themeFill="accent1" w:themeFillTint="33"/>
            <w:vAlign w:val="center"/>
          </w:tcPr>
          <w:p w14:paraId="7DFAACAF" w14:textId="77777777" w:rsidR="00933DB0" w:rsidRDefault="008845DE" w:rsidP="003E69E9">
            <w:r>
              <w:t>"cleaningBrew"</w:t>
            </w:r>
            <w:r>
              <w:rPr>
                <w:rFonts w:hint="eastAsia"/>
              </w:rPr>
              <w:t>:1 ,</w:t>
            </w:r>
          </w:p>
          <w:p w14:paraId="14BFA85E" w14:textId="77777777" w:rsidR="00933DB0" w:rsidRDefault="008845DE" w:rsidP="003E69E9">
            <w:r>
              <w:t>"cleaningMilkFrother"</w:t>
            </w:r>
            <w:r>
              <w:rPr>
                <w:rFonts w:hint="eastAsia"/>
              </w:rPr>
              <w:t>:1 ,</w:t>
            </w:r>
          </w:p>
          <w:p w14:paraId="17AADC1E" w14:textId="77777777" w:rsidR="00933DB0" w:rsidRDefault="008845DE" w:rsidP="003E69E9">
            <w:r>
              <w:t>"rinsingBrew"</w:t>
            </w:r>
            <w:r>
              <w:rPr>
                <w:rFonts w:hint="eastAsia"/>
              </w:rPr>
              <w:t>:1 ,</w:t>
            </w:r>
          </w:p>
          <w:p w14:paraId="10CB26B2" w14:textId="77777777" w:rsidR="00933DB0" w:rsidRDefault="008845DE" w:rsidP="003E69E9">
            <w:r>
              <w:t>"rinsingMilkFrother"</w:t>
            </w:r>
            <w:r>
              <w:rPr>
                <w:rFonts w:hint="eastAsia"/>
              </w:rPr>
              <w:t>:1 ,</w:t>
            </w:r>
          </w:p>
          <w:p w14:paraId="5C982C31" w14:textId="77777777" w:rsidR="00933DB0" w:rsidRDefault="008845DE" w:rsidP="003E69E9">
            <w:r>
              <w:t>“rins</w:t>
            </w:r>
            <w:r>
              <w:rPr>
                <w:rFonts w:hint="eastAsia"/>
              </w:rPr>
              <w:t>ing</w:t>
            </w:r>
            <w:r>
              <w:t>MilkSyste</w:t>
            </w:r>
            <w:r>
              <w:rPr>
                <w:rFonts w:hint="eastAsia"/>
              </w:rPr>
              <w:t>m</w:t>
            </w:r>
            <w:r>
              <w:t>’:1</w:t>
            </w:r>
            <w:r>
              <w:rPr>
                <w:rFonts w:hint="eastAsia"/>
              </w:rPr>
              <w:t>,</w:t>
            </w:r>
          </w:p>
          <w:p w14:paraId="54E4301D" w14:textId="77777777" w:rsidR="00933DB0" w:rsidRDefault="008845DE" w:rsidP="003E69E9">
            <w:r>
              <w:t>“descaling”:1</w:t>
            </w:r>
          </w:p>
        </w:tc>
        <w:tc>
          <w:tcPr>
            <w:tcW w:w="2239" w:type="dxa"/>
            <w:shd w:val="clear" w:color="auto" w:fill="DBE5F1" w:themeFill="accent1" w:themeFillTint="33"/>
            <w:vAlign w:val="center"/>
          </w:tcPr>
          <w:p w14:paraId="511699FB" w14:textId="77777777" w:rsidR="00933DB0" w:rsidRDefault="008845DE" w:rsidP="003E69E9">
            <w:r>
              <w:rPr>
                <w:rFonts w:hint="eastAsia"/>
              </w:rPr>
              <w:t>（每次仅执行一个命令）</w:t>
            </w:r>
          </w:p>
          <w:p w14:paraId="6B1E1D07" w14:textId="77777777" w:rsidR="00933DB0" w:rsidRDefault="008845DE" w:rsidP="003E69E9">
            <w:r>
              <w:rPr>
                <w:rFonts w:hint="eastAsia"/>
              </w:rPr>
              <w:t>冲泡器清洗片清洗</w:t>
            </w:r>
          </w:p>
          <w:p w14:paraId="7D4C967E" w14:textId="77777777" w:rsidR="00933DB0" w:rsidRDefault="008845DE" w:rsidP="003E69E9">
            <w:r>
              <w:rPr>
                <w:rFonts w:hint="eastAsia"/>
              </w:rPr>
              <w:t>奶沫器清洗剂清洗</w:t>
            </w:r>
          </w:p>
          <w:p w14:paraId="7E3650D6" w14:textId="77777777" w:rsidR="00933DB0" w:rsidRDefault="008845DE" w:rsidP="003E69E9">
            <w:r>
              <w:rPr>
                <w:rFonts w:hint="eastAsia"/>
              </w:rPr>
              <w:t>冲泡器冲洗</w:t>
            </w:r>
          </w:p>
          <w:p w14:paraId="04C825B2" w14:textId="77777777" w:rsidR="00933DB0" w:rsidRDefault="008845DE" w:rsidP="003E69E9">
            <w:r>
              <w:rPr>
                <w:rFonts w:hint="eastAsia"/>
              </w:rPr>
              <w:t>奶沫器冲洗</w:t>
            </w:r>
          </w:p>
          <w:p w14:paraId="0D5ACC33" w14:textId="77777777" w:rsidR="00933DB0" w:rsidRDefault="008845DE" w:rsidP="003E69E9">
            <w:r>
              <w:rPr>
                <w:rFonts w:hint="eastAsia"/>
              </w:rPr>
              <w:t>奶沫器系统冲洗</w:t>
            </w:r>
          </w:p>
          <w:p w14:paraId="6F586C48" w14:textId="77777777" w:rsidR="00933DB0" w:rsidRDefault="008845DE" w:rsidP="003E69E9">
            <w:pPr>
              <w:rPr>
                <w:sz w:val="18"/>
                <w:szCs w:val="18"/>
              </w:rPr>
            </w:pPr>
            <w:r>
              <w:rPr>
                <w:rFonts w:hint="eastAsia"/>
              </w:rPr>
              <w:t>除垢</w:t>
            </w:r>
          </w:p>
        </w:tc>
      </w:tr>
      <w:tr w:rsidR="0099254F" w14:paraId="424B671A" w14:textId="77777777">
        <w:trPr>
          <w:trHeight w:val="1222"/>
          <w:jc w:val="center"/>
        </w:trPr>
        <w:tc>
          <w:tcPr>
            <w:tcW w:w="1360" w:type="dxa"/>
            <w:shd w:val="clear" w:color="auto" w:fill="DBE5F1" w:themeFill="accent1" w:themeFillTint="33"/>
            <w:vAlign w:val="center"/>
          </w:tcPr>
          <w:p w14:paraId="7D38D9C8" w14:textId="72584C07" w:rsidR="0099254F" w:rsidRDefault="0099254F" w:rsidP="003E69E9">
            <w:r>
              <w:rPr>
                <w:rFonts w:hint="eastAsia"/>
              </w:rPr>
              <w:t>4</w:t>
            </w:r>
          </w:p>
        </w:tc>
        <w:tc>
          <w:tcPr>
            <w:tcW w:w="1084" w:type="dxa"/>
            <w:shd w:val="clear" w:color="auto" w:fill="DBE5F1" w:themeFill="accent1" w:themeFillTint="33"/>
            <w:vAlign w:val="center"/>
          </w:tcPr>
          <w:p w14:paraId="0907C0AD" w14:textId="40699F01" w:rsidR="0099254F" w:rsidRDefault="0099254F" w:rsidP="003E69E9">
            <w:r>
              <w:rPr>
                <w:rFonts w:hint="eastAsia"/>
              </w:rPr>
              <w:t>饮品</w:t>
            </w:r>
            <w:r>
              <w:rPr>
                <w:rFonts w:hint="eastAsia"/>
              </w:rPr>
              <w:t>ID</w:t>
            </w:r>
          </w:p>
        </w:tc>
        <w:tc>
          <w:tcPr>
            <w:tcW w:w="3342" w:type="dxa"/>
            <w:shd w:val="clear" w:color="auto" w:fill="DBE5F1" w:themeFill="accent1" w:themeFillTint="33"/>
            <w:vAlign w:val="center"/>
          </w:tcPr>
          <w:p w14:paraId="0977596F" w14:textId="2F05C9F2" w:rsidR="0099254F" w:rsidRDefault="0099254F" w:rsidP="003E69E9">
            <w:pPr>
              <w:rPr>
                <w:sz w:val="18"/>
                <w:szCs w:val="18"/>
              </w:rPr>
            </w:pPr>
            <w:r>
              <w:t>"</w:t>
            </w:r>
            <w:r>
              <w:rPr>
                <w:rFonts w:hint="eastAsia"/>
              </w:rPr>
              <w:t>trade</w:t>
            </w:r>
            <w:r>
              <w:t>_n</w:t>
            </w:r>
            <w:r>
              <w:rPr>
                <w:rFonts w:hint="eastAsia"/>
              </w:rPr>
              <w:t>o</w:t>
            </w:r>
            <w:r>
              <w:t>"</w:t>
            </w:r>
            <w:r>
              <w:rPr>
                <w:rFonts w:hint="eastAsia"/>
              </w:rPr>
              <w:t>:</w:t>
            </w:r>
            <w:r>
              <w:t>"</w:t>
            </w:r>
            <w:r>
              <w:rPr>
                <w:rFonts w:hint="eastAsia"/>
              </w:rPr>
              <w:t>4339287202110191</w:t>
            </w:r>
            <w:r>
              <w:t>"</w:t>
            </w:r>
          </w:p>
        </w:tc>
        <w:tc>
          <w:tcPr>
            <w:tcW w:w="2239" w:type="dxa"/>
            <w:shd w:val="clear" w:color="auto" w:fill="DBE5F1" w:themeFill="accent1" w:themeFillTint="33"/>
            <w:vAlign w:val="center"/>
          </w:tcPr>
          <w:p w14:paraId="6F056EDC" w14:textId="77777777" w:rsidR="0099254F" w:rsidRPr="004A527F" w:rsidRDefault="0099254F" w:rsidP="003E69E9">
            <w:r w:rsidRPr="004A527F">
              <w:rPr>
                <w:rFonts w:hint="eastAsia"/>
              </w:rPr>
              <w:t>制作饮品</w:t>
            </w:r>
          </w:p>
          <w:p w14:paraId="42AEADB9" w14:textId="3E7ADDDD" w:rsidR="0099254F" w:rsidRDefault="0099254F" w:rsidP="003E69E9">
            <w:pPr>
              <w:rPr>
                <w:i/>
                <w:color w:val="C00000"/>
              </w:rPr>
            </w:pPr>
            <w:r w:rsidRPr="004A527F">
              <w:rPr>
                <w:rFonts w:hint="eastAsia"/>
              </w:rPr>
              <w:t>（支持</w:t>
            </w:r>
            <w:r w:rsidRPr="004A527F">
              <w:rPr>
                <w:rFonts w:hint="eastAsia"/>
                <w:color w:val="FF0000"/>
              </w:rPr>
              <w:t>锁机</w:t>
            </w:r>
            <w:r w:rsidRPr="004A527F">
              <w:rPr>
                <w:rFonts w:hint="eastAsia"/>
              </w:rPr>
              <w:t>状态下制作饮品）</w:t>
            </w:r>
          </w:p>
        </w:tc>
      </w:tr>
    </w:tbl>
    <w:p w14:paraId="4356C3FF" w14:textId="77777777" w:rsidR="00933DB0" w:rsidRDefault="008845DE" w:rsidP="003E69E9">
      <w:r>
        <w:rPr>
          <w:rFonts w:hint="eastAsia"/>
        </w:rPr>
        <w:t>说明：有命令参数的统一放到内容中的</w:t>
      </w:r>
      <w:r>
        <w:rPr>
          <w:rFonts w:ascii="Consolas" w:hAnsi="Consolas" w:cs="Consolas" w:hint="eastAsia"/>
          <w:color w:val="000000" w:themeColor="text1"/>
          <w:kern w:val="0"/>
          <w:sz w:val="20"/>
          <w:szCs w:val="20"/>
        </w:rPr>
        <w:t>param</w:t>
      </w:r>
      <w:r>
        <w:rPr>
          <w:rFonts w:ascii="Consolas" w:hAnsi="Consolas" w:cs="Consolas" w:hint="eastAsia"/>
          <w:color w:val="000000" w:themeColor="text1"/>
          <w:kern w:val="0"/>
          <w:sz w:val="20"/>
          <w:szCs w:val="20"/>
        </w:rPr>
        <w:t>字段中</w:t>
      </w:r>
    </w:p>
    <w:p w14:paraId="72A9E29A" w14:textId="77777777" w:rsidR="00933DB0" w:rsidRDefault="008845DE" w:rsidP="003E69E9">
      <w:pPr>
        <w:pStyle w:val="4"/>
      </w:pPr>
      <w:r>
        <w:rPr>
          <w:rFonts w:hint="eastAsia"/>
        </w:rPr>
        <w:t xml:space="preserve">4.10.1.2 </w:t>
      </w:r>
      <w:r>
        <w:rPr>
          <w:rFonts w:hint="eastAsia"/>
        </w:rPr>
        <w:t>远程控制消息结构体</w:t>
      </w:r>
    </w:p>
    <w:tbl>
      <w:tblPr>
        <w:tblStyle w:val="af4"/>
        <w:tblW w:w="0" w:type="auto"/>
        <w:tblLook w:val="04A0" w:firstRow="1" w:lastRow="0" w:firstColumn="1" w:lastColumn="0" w:noHBand="0" w:noVBand="1"/>
      </w:tblPr>
      <w:tblGrid>
        <w:gridCol w:w="1526"/>
        <w:gridCol w:w="3968"/>
        <w:gridCol w:w="1749"/>
        <w:gridCol w:w="1749"/>
      </w:tblGrid>
      <w:tr w:rsidR="00933DB0" w14:paraId="292C9620" w14:textId="77777777">
        <w:tc>
          <w:tcPr>
            <w:tcW w:w="1526" w:type="dxa"/>
            <w:shd w:val="clear" w:color="auto" w:fill="244061" w:themeFill="accent1" w:themeFillShade="80"/>
          </w:tcPr>
          <w:p w14:paraId="7A672D65" w14:textId="77777777" w:rsidR="00933DB0" w:rsidRDefault="008845DE" w:rsidP="003E69E9">
            <w:r>
              <w:rPr>
                <w:rFonts w:hint="eastAsia"/>
              </w:rPr>
              <w:t>消息主题</w:t>
            </w:r>
          </w:p>
        </w:tc>
        <w:tc>
          <w:tcPr>
            <w:tcW w:w="3968" w:type="dxa"/>
            <w:shd w:val="clear" w:color="auto" w:fill="FBD4B4" w:themeFill="accent6" w:themeFillTint="66"/>
          </w:tcPr>
          <w:p w14:paraId="63457AD8" w14:textId="77777777" w:rsidR="00933DB0" w:rsidRDefault="008845DE" w:rsidP="003E69E9">
            <w:r>
              <w:rPr>
                <w:rFonts w:hint="eastAsia"/>
              </w:rPr>
              <w:t>cilentid/kalerm/iot/command/controlserver</w:t>
            </w:r>
          </w:p>
        </w:tc>
        <w:tc>
          <w:tcPr>
            <w:tcW w:w="1749" w:type="dxa"/>
            <w:shd w:val="clear" w:color="auto" w:fill="243F60" w:themeFill="accent1" w:themeFillShade="7F"/>
          </w:tcPr>
          <w:p w14:paraId="7B8693BF" w14:textId="77777777" w:rsidR="00933DB0" w:rsidRDefault="008845DE" w:rsidP="003E69E9">
            <w:r>
              <w:rPr>
                <w:rFonts w:hint="eastAsia"/>
              </w:rPr>
              <w:t>cilentid</w:t>
            </w:r>
            <w:r>
              <w:rPr>
                <w:rFonts w:hint="eastAsia"/>
              </w:rPr>
              <w:t>含义</w:t>
            </w:r>
          </w:p>
        </w:tc>
        <w:tc>
          <w:tcPr>
            <w:tcW w:w="1749" w:type="dxa"/>
            <w:shd w:val="clear" w:color="auto" w:fill="FBD4B4" w:themeFill="accent6" w:themeFillTint="66"/>
          </w:tcPr>
          <w:p w14:paraId="74DEFA13" w14:textId="77777777" w:rsidR="00933DB0" w:rsidRDefault="008845DE" w:rsidP="003E69E9">
            <w:r>
              <w:rPr>
                <w:rFonts w:hint="eastAsia"/>
              </w:rPr>
              <w:t>咖啡机</w:t>
            </w:r>
            <w:r>
              <w:rPr>
                <w:rFonts w:hint="eastAsia"/>
              </w:rPr>
              <w:t>SN</w:t>
            </w:r>
            <w:r>
              <w:rPr>
                <w:rFonts w:hint="eastAsia"/>
              </w:rPr>
              <w:t>号</w:t>
            </w:r>
          </w:p>
        </w:tc>
      </w:tr>
      <w:tr w:rsidR="00933DB0" w14:paraId="477FDA91" w14:textId="77777777">
        <w:tc>
          <w:tcPr>
            <w:tcW w:w="1526" w:type="dxa"/>
            <w:shd w:val="clear" w:color="auto" w:fill="244061" w:themeFill="accent1" w:themeFillShade="80"/>
          </w:tcPr>
          <w:p w14:paraId="2E8820C5" w14:textId="77777777" w:rsidR="00933DB0" w:rsidRDefault="008845DE" w:rsidP="003E69E9">
            <w:r>
              <w:rPr>
                <w:rFonts w:hint="eastAsia"/>
              </w:rPr>
              <w:t>订阅者</w:t>
            </w:r>
          </w:p>
        </w:tc>
        <w:tc>
          <w:tcPr>
            <w:tcW w:w="3968" w:type="dxa"/>
          </w:tcPr>
          <w:p w14:paraId="375DE28F" w14:textId="77777777" w:rsidR="00933DB0" w:rsidRDefault="008845DE" w:rsidP="003E69E9">
            <w:r>
              <w:rPr>
                <w:rFonts w:hint="eastAsia"/>
              </w:rPr>
              <w:t>咖啡机</w:t>
            </w:r>
          </w:p>
        </w:tc>
        <w:tc>
          <w:tcPr>
            <w:tcW w:w="1749" w:type="dxa"/>
            <w:shd w:val="clear" w:color="auto" w:fill="244061" w:themeFill="accent1" w:themeFillShade="80"/>
          </w:tcPr>
          <w:p w14:paraId="27C95C3F" w14:textId="77777777" w:rsidR="00933DB0" w:rsidRDefault="008845DE" w:rsidP="003E69E9">
            <w:r>
              <w:rPr>
                <w:rFonts w:hint="eastAsia"/>
              </w:rPr>
              <w:t>发布者</w:t>
            </w:r>
          </w:p>
        </w:tc>
        <w:tc>
          <w:tcPr>
            <w:tcW w:w="1749" w:type="dxa"/>
          </w:tcPr>
          <w:p w14:paraId="72E49D9F" w14:textId="77777777" w:rsidR="00933DB0" w:rsidRDefault="008845DE" w:rsidP="003E69E9">
            <w:r>
              <w:rPr>
                <w:rFonts w:hint="eastAsia"/>
              </w:rPr>
              <w:t>云服务器</w:t>
            </w:r>
            <w:r>
              <w:t xml:space="preserve"> </w:t>
            </w:r>
          </w:p>
        </w:tc>
      </w:tr>
      <w:tr w:rsidR="00933DB0" w14:paraId="216C71AC" w14:textId="77777777">
        <w:trPr>
          <w:trHeight w:val="579"/>
        </w:trPr>
        <w:tc>
          <w:tcPr>
            <w:tcW w:w="1526" w:type="dxa"/>
            <w:shd w:val="clear" w:color="auto" w:fill="244061" w:themeFill="accent1" w:themeFillShade="80"/>
          </w:tcPr>
          <w:p w14:paraId="0EF0C59E" w14:textId="77777777" w:rsidR="00933DB0" w:rsidRDefault="008845DE" w:rsidP="003E69E9">
            <w:r>
              <w:t>J</w:t>
            </w:r>
            <w:r>
              <w:rPr>
                <w:rFonts w:hint="eastAsia"/>
              </w:rPr>
              <w:t>son</w:t>
            </w:r>
            <w:r>
              <w:rPr>
                <w:rFonts w:hint="eastAsia"/>
              </w:rPr>
              <w:t>格式</w:t>
            </w:r>
          </w:p>
        </w:tc>
        <w:tc>
          <w:tcPr>
            <w:tcW w:w="7466" w:type="dxa"/>
            <w:gridSpan w:val="3"/>
          </w:tcPr>
          <w:p w14:paraId="45DA092D" w14:textId="77777777" w:rsidR="00933DB0" w:rsidRDefault="008845DE" w:rsidP="003E69E9">
            <w:r>
              <w:t>{</w:t>
            </w:r>
          </w:p>
          <w:p w14:paraId="589EE7D3" w14:textId="77777777" w:rsidR="00933DB0" w:rsidRDefault="008845DE" w:rsidP="003E69E9">
            <w:r>
              <w:t>"msg</w:t>
            </w:r>
            <w:r>
              <w:rPr>
                <w:rFonts w:hint="eastAsia"/>
              </w:rPr>
              <w:t>I</w:t>
            </w:r>
            <w:r>
              <w:t>d": "45484asd5a4d8a48a4sdads",</w:t>
            </w:r>
          </w:p>
          <w:p w14:paraId="633079BE" w14:textId="77777777" w:rsidR="00933DB0" w:rsidRDefault="008845DE" w:rsidP="003E69E9">
            <w:r>
              <w:t>"version": "2.0",</w:t>
            </w:r>
          </w:p>
          <w:p w14:paraId="55BB6409" w14:textId="77777777" w:rsidR="00933DB0" w:rsidRDefault="008845DE" w:rsidP="003E69E9">
            <w:pPr>
              <w:rPr>
                <w:rFonts w:ascii="Consolas" w:hAnsi="Consolas" w:cs="Consolas"/>
                <w:color w:val="2A00FF"/>
                <w:kern w:val="0"/>
                <w:sz w:val="20"/>
                <w:szCs w:val="20"/>
              </w:rPr>
            </w:pPr>
            <w:r>
              <w:t>"timestamp": "1565499360620",</w:t>
            </w:r>
          </w:p>
          <w:p w14:paraId="10F98A55" w14:textId="77777777" w:rsidR="00933DB0" w:rsidRDefault="008845DE" w:rsidP="003E69E9">
            <w:r>
              <w:rPr>
                <w:color w:val="2A00FF"/>
              </w:rPr>
              <w:tab/>
            </w:r>
            <w:r>
              <w:t>"</w:t>
            </w:r>
            <w:r>
              <w:rPr>
                <w:rFonts w:hint="eastAsia"/>
              </w:rPr>
              <w:t>data</w:t>
            </w:r>
            <w:r>
              <w:t>"</w:t>
            </w:r>
            <w:r>
              <w:rPr>
                <w:rFonts w:hint="eastAsia"/>
              </w:rPr>
              <w:t>:{</w:t>
            </w:r>
          </w:p>
          <w:p w14:paraId="503CA948" w14:textId="77777777" w:rsidR="00933DB0" w:rsidRDefault="008845DE" w:rsidP="003E69E9">
            <w:r>
              <w:rPr>
                <w:rFonts w:hint="eastAsia"/>
              </w:rPr>
              <w:t xml:space="preserve">        </w:t>
            </w:r>
            <w:r>
              <w:rPr>
                <w:rFonts w:hint="eastAsia"/>
                <w:color w:val="FF0000"/>
                <w:sz w:val="16"/>
                <w:szCs w:val="16"/>
              </w:rPr>
              <w:t xml:space="preserve">// </w:t>
            </w:r>
            <w:r>
              <w:rPr>
                <w:rFonts w:hint="eastAsia"/>
                <w:color w:val="FF0000"/>
                <w:sz w:val="16"/>
                <w:szCs w:val="16"/>
              </w:rPr>
              <w:t>控制类型</w:t>
            </w:r>
          </w:p>
          <w:p w14:paraId="42371728" w14:textId="77777777" w:rsidR="00933DB0" w:rsidRDefault="008845DE" w:rsidP="003E69E9">
            <w:r>
              <w:tab/>
            </w:r>
            <w:r>
              <w:tab/>
              <w:t>"cmd_type":</w:t>
            </w:r>
            <w:r>
              <w:rPr>
                <w:rFonts w:hint="eastAsia"/>
              </w:rPr>
              <w:t xml:space="preserve">0 </w:t>
            </w:r>
            <w:r>
              <w:t>(int),</w:t>
            </w:r>
          </w:p>
          <w:p w14:paraId="568037DD" w14:textId="77777777" w:rsidR="00933DB0" w:rsidRDefault="008845DE" w:rsidP="003E69E9">
            <w:pPr>
              <w:rPr>
                <w:color w:val="000000" w:themeColor="text1"/>
                <w:sz w:val="20"/>
                <w:szCs w:val="20"/>
              </w:rPr>
            </w:pPr>
            <w:r>
              <w:rPr>
                <w:rFonts w:hint="eastAsia"/>
              </w:rPr>
              <w:t xml:space="preserve">// </w:t>
            </w:r>
            <w:r>
              <w:rPr>
                <w:rFonts w:hint="eastAsia"/>
              </w:rPr>
              <w:t>控制编码</w:t>
            </w:r>
          </w:p>
          <w:p w14:paraId="0FEC0D6D" w14:textId="77777777" w:rsidR="00933DB0" w:rsidRDefault="008845DE" w:rsidP="003E69E9">
            <w:r>
              <w:tab/>
            </w:r>
            <w:r>
              <w:tab/>
              <w:t>"cmd_no":</w:t>
            </w:r>
            <w:r>
              <w:rPr>
                <w:rFonts w:hint="eastAsia"/>
              </w:rPr>
              <w:t xml:space="preserve">1 </w:t>
            </w:r>
            <w:r>
              <w:t>(int)</w:t>
            </w:r>
            <w:r>
              <w:rPr>
                <w:rFonts w:hint="eastAsia"/>
              </w:rPr>
              <w:t>,</w:t>
            </w:r>
          </w:p>
          <w:p w14:paraId="6DCBD6E7" w14:textId="77777777" w:rsidR="00933DB0" w:rsidRDefault="00933DB0" w:rsidP="003E69E9"/>
          <w:p w14:paraId="4000409F" w14:textId="77777777" w:rsidR="00933DB0" w:rsidRDefault="008845DE" w:rsidP="003E69E9">
            <w:r>
              <w:rPr>
                <w:rFonts w:hint="eastAsia"/>
                <w:color w:val="000000" w:themeColor="text1"/>
                <w:sz w:val="20"/>
                <w:szCs w:val="20"/>
              </w:rPr>
              <w:t xml:space="preserve">       </w:t>
            </w:r>
            <w:r>
              <w:rPr>
                <w:rFonts w:hint="eastAsia"/>
              </w:rPr>
              <w:t xml:space="preserve">// </w:t>
            </w:r>
            <w:r>
              <w:rPr>
                <w:rFonts w:hint="eastAsia"/>
              </w:rPr>
              <w:t>参数，根据不同的控制命令，参数可变</w:t>
            </w:r>
          </w:p>
          <w:p w14:paraId="64BBF265" w14:textId="77777777" w:rsidR="00933DB0" w:rsidRDefault="008845DE" w:rsidP="003E69E9">
            <w:r>
              <w:rPr>
                <w:rFonts w:hint="eastAsia"/>
              </w:rPr>
              <w:t xml:space="preserve"> </w:t>
            </w:r>
            <w:r>
              <w:t xml:space="preserve">      "</w:t>
            </w:r>
            <w:r>
              <w:rPr>
                <w:rFonts w:hint="eastAsia"/>
              </w:rPr>
              <w:t>param</w:t>
            </w:r>
            <w:r>
              <w:t>"</w:t>
            </w:r>
            <w:r>
              <w:rPr>
                <w:rFonts w:hint="eastAsia"/>
              </w:rPr>
              <w:t>:{</w:t>
            </w:r>
          </w:p>
          <w:p w14:paraId="194EF658" w14:textId="77777777" w:rsidR="00933DB0" w:rsidRDefault="008845DE" w:rsidP="003E69E9">
            <w:r>
              <w:rPr>
                <w:rFonts w:hint="eastAsia"/>
              </w:rPr>
              <w:t xml:space="preserve">             //</w:t>
            </w:r>
            <w:r>
              <w:rPr>
                <w:rFonts w:hint="eastAsia"/>
              </w:rPr>
              <w:t>（范例）</w:t>
            </w:r>
            <w:r>
              <w:rPr>
                <w:rFonts w:hint="eastAsia"/>
              </w:rPr>
              <w:t xml:space="preserve"> </w:t>
            </w:r>
            <w:r>
              <w:rPr>
                <w:rFonts w:hint="eastAsia"/>
              </w:rPr>
              <w:t>订单号</w:t>
            </w:r>
          </w:p>
          <w:p w14:paraId="054D45CB" w14:textId="77777777" w:rsidR="00933DB0" w:rsidRDefault="008845DE" w:rsidP="003E69E9">
            <w:r>
              <w:rPr>
                <w:rFonts w:hint="eastAsia"/>
              </w:rPr>
              <w:t xml:space="preserve"> </w:t>
            </w:r>
            <w:r>
              <w:t xml:space="preserve">      </w:t>
            </w:r>
            <w:r>
              <w:rPr>
                <w:rFonts w:hint="eastAsia"/>
              </w:rPr>
              <w:t xml:space="preserve">   </w:t>
            </w:r>
            <w:r>
              <w:t>"</w:t>
            </w:r>
            <w:r>
              <w:rPr>
                <w:rFonts w:hint="eastAsia"/>
              </w:rPr>
              <w:t>trade</w:t>
            </w:r>
            <w:r>
              <w:t>_no"</w:t>
            </w:r>
            <w:r>
              <w:rPr>
                <w:rFonts w:hint="eastAsia"/>
              </w:rPr>
              <w:t>：</w:t>
            </w:r>
            <w:r>
              <w:t>"</w:t>
            </w:r>
            <w:r>
              <w:rPr>
                <w:rFonts w:hint="eastAsia"/>
              </w:rPr>
              <w:t>433928720211019110214</w:t>
            </w:r>
            <w:r>
              <w:t>"</w:t>
            </w:r>
          </w:p>
          <w:p w14:paraId="007B3C97" w14:textId="77777777" w:rsidR="00933DB0" w:rsidRDefault="008845DE" w:rsidP="003E69E9">
            <w:r>
              <w:rPr>
                <w:rFonts w:hint="eastAsia"/>
              </w:rPr>
              <w:t>}</w:t>
            </w:r>
          </w:p>
          <w:p w14:paraId="12D0170B" w14:textId="77777777" w:rsidR="00933DB0" w:rsidRDefault="008845DE" w:rsidP="003E69E9">
            <w:r>
              <w:tab/>
              <w:t>}</w:t>
            </w:r>
          </w:p>
          <w:p w14:paraId="5410BE96" w14:textId="77777777" w:rsidR="00933DB0" w:rsidRDefault="008845DE" w:rsidP="003E69E9">
            <w:r>
              <w:t>}</w:t>
            </w:r>
          </w:p>
        </w:tc>
      </w:tr>
    </w:tbl>
    <w:p w14:paraId="5851A84D" w14:textId="77777777" w:rsidR="00933DB0" w:rsidRDefault="00933DB0" w:rsidP="003E69E9">
      <w:pPr>
        <w:rPr>
          <w:del w:id="8" w:author="zmt" w:date="2022-06-02T16:48:00Z"/>
        </w:rPr>
      </w:pPr>
    </w:p>
    <w:p w14:paraId="4FB2837D" w14:textId="77777777" w:rsidR="00933DB0" w:rsidRDefault="00933DB0" w:rsidP="003E69E9">
      <w:pPr>
        <w:rPr>
          <w:del w:id="9" w:author="zmt" w:date="2022-06-02T16:47:00Z"/>
        </w:rPr>
      </w:pPr>
    </w:p>
    <w:p w14:paraId="0E6B335F" w14:textId="77777777" w:rsidR="00933DB0" w:rsidRDefault="008845DE" w:rsidP="003E69E9">
      <w:pPr>
        <w:pStyle w:val="4"/>
      </w:pPr>
      <w:bookmarkStart w:id="10" w:name="_Hlk105077293"/>
      <w:r>
        <w:rPr>
          <w:rFonts w:hint="eastAsia"/>
        </w:rPr>
        <w:t xml:space="preserve">4.10.1.3 </w:t>
      </w:r>
      <w:r>
        <w:rPr>
          <w:rFonts w:hint="eastAsia"/>
        </w:rPr>
        <w:t>设备端响应</w:t>
      </w:r>
      <w:r>
        <w:rPr>
          <w:rFonts w:hint="eastAsia"/>
        </w:rPr>
        <w:t>ack</w:t>
      </w:r>
      <w:r>
        <w:rPr>
          <w:rFonts w:hint="eastAsia"/>
        </w:rPr>
        <w:t>参数表</w:t>
      </w:r>
    </w:p>
    <w:tbl>
      <w:tblPr>
        <w:tblStyle w:val="af4"/>
        <w:tblW w:w="8378" w:type="dxa"/>
        <w:jc w:val="center"/>
        <w:tblLayout w:type="fixed"/>
        <w:tblLook w:val="04A0" w:firstRow="1" w:lastRow="0" w:firstColumn="1" w:lastColumn="0" w:noHBand="0" w:noVBand="1"/>
      </w:tblPr>
      <w:tblGrid>
        <w:gridCol w:w="1093"/>
        <w:gridCol w:w="5280"/>
        <w:gridCol w:w="2005"/>
      </w:tblGrid>
      <w:tr w:rsidR="00933DB0" w14:paraId="22511B14" w14:textId="77777777">
        <w:trPr>
          <w:jc w:val="center"/>
        </w:trPr>
        <w:tc>
          <w:tcPr>
            <w:tcW w:w="1093" w:type="dxa"/>
            <w:shd w:val="clear" w:color="auto" w:fill="244061" w:themeFill="accent1" w:themeFillShade="80"/>
            <w:vAlign w:val="center"/>
          </w:tcPr>
          <w:bookmarkEnd w:id="10"/>
          <w:p w14:paraId="419E78A3" w14:textId="77777777" w:rsidR="00933DB0" w:rsidRDefault="008845DE" w:rsidP="003E69E9">
            <w:r>
              <w:rPr>
                <w:rFonts w:hint="eastAsia"/>
              </w:rPr>
              <w:t>响应含义</w:t>
            </w:r>
          </w:p>
        </w:tc>
        <w:tc>
          <w:tcPr>
            <w:tcW w:w="5280" w:type="dxa"/>
            <w:shd w:val="clear" w:color="auto" w:fill="244061" w:themeFill="accent1" w:themeFillShade="80"/>
            <w:vAlign w:val="center"/>
          </w:tcPr>
          <w:p w14:paraId="7786D6BC" w14:textId="77777777" w:rsidR="00933DB0" w:rsidRDefault="008845DE" w:rsidP="003E69E9">
            <w:r>
              <w:rPr>
                <w:rFonts w:hint="eastAsia"/>
              </w:rPr>
              <w:t>命令参数模板</w:t>
            </w:r>
          </w:p>
        </w:tc>
        <w:tc>
          <w:tcPr>
            <w:tcW w:w="2005" w:type="dxa"/>
            <w:shd w:val="clear" w:color="auto" w:fill="244061" w:themeFill="accent1" w:themeFillShade="80"/>
            <w:vAlign w:val="center"/>
          </w:tcPr>
          <w:p w14:paraId="0AE8DC1E" w14:textId="77777777" w:rsidR="00933DB0" w:rsidRDefault="008845DE" w:rsidP="003E69E9">
            <w:r>
              <w:rPr>
                <w:rFonts w:hint="eastAsia"/>
              </w:rPr>
              <w:t>参数说明</w:t>
            </w:r>
          </w:p>
        </w:tc>
      </w:tr>
      <w:tr w:rsidR="00933DB0" w14:paraId="661C04A1" w14:textId="77777777">
        <w:trPr>
          <w:trHeight w:val="582"/>
          <w:jc w:val="center"/>
        </w:trPr>
        <w:tc>
          <w:tcPr>
            <w:tcW w:w="1093" w:type="dxa"/>
            <w:shd w:val="clear" w:color="auto" w:fill="FFFFFF" w:themeFill="background1"/>
            <w:vAlign w:val="center"/>
          </w:tcPr>
          <w:p w14:paraId="1C88A03D" w14:textId="77777777" w:rsidR="00933DB0" w:rsidRDefault="008845DE" w:rsidP="003E69E9">
            <w:r>
              <w:rPr>
                <w:rFonts w:hint="eastAsia"/>
              </w:rPr>
              <w:t>制作饮品</w:t>
            </w:r>
          </w:p>
        </w:tc>
        <w:tc>
          <w:tcPr>
            <w:tcW w:w="5280" w:type="dxa"/>
            <w:shd w:val="clear" w:color="auto" w:fill="FFFFFF" w:themeFill="background1"/>
            <w:vAlign w:val="center"/>
          </w:tcPr>
          <w:p w14:paraId="4078130F" w14:textId="77777777" w:rsidR="00933DB0" w:rsidRDefault="008845DE" w:rsidP="003E69E9">
            <w:r>
              <w:t>"</w:t>
            </w:r>
            <w:r>
              <w:rPr>
                <w:rFonts w:hint="eastAsia"/>
              </w:rPr>
              <w:t>doDrink</w:t>
            </w:r>
            <w:r>
              <w:t>":</w:t>
            </w:r>
            <w:r>
              <w:rPr>
                <w:rFonts w:hint="eastAsia"/>
              </w:rPr>
              <w:t>{</w:t>
            </w:r>
          </w:p>
          <w:p w14:paraId="59800A8D" w14:textId="77777777" w:rsidR="00933DB0" w:rsidRDefault="008845DE" w:rsidP="003E69E9">
            <w:r>
              <w:rPr>
                <w:rFonts w:hint="eastAsia"/>
              </w:rPr>
              <w:t>"trade_no":"4339287202110214 (String)",</w:t>
            </w:r>
          </w:p>
          <w:p w14:paraId="2021B6D7" w14:textId="77777777" w:rsidR="00933DB0" w:rsidRDefault="008845DE" w:rsidP="003E69E9">
            <w:r>
              <w:rPr>
                <w:rFonts w:hint="eastAsia"/>
              </w:rPr>
              <w:t>"code":0 (int)</w:t>
            </w:r>
          </w:p>
          <w:p w14:paraId="487013FF" w14:textId="77777777" w:rsidR="00933DB0" w:rsidRDefault="008845DE" w:rsidP="003E69E9">
            <w:r>
              <w:rPr>
                <w:rFonts w:hint="eastAsia"/>
              </w:rPr>
              <w:t>}</w:t>
            </w:r>
          </w:p>
        </w:tc>
        <w:tc>
          <w:tcPr>
            <w:tcW w:w="2005" w:type="dxa"/>
            <w:shd w:val="clear" w:color="auto" w:fill="FFFFFF" w:themeFill="background1"/>
            <w:vAlign w:val="center"/>
          </w:tcPr>
          <w:p w14:paraId="0EBBF8D4" w14:textId="77777777" w:rsidR="00933DB0" w:rsidRDefault="008845DE" w:rsidP="003E69E9">
            <w:r>
              <w:rPr>
                <w:rFonts w:hint="eastAsia"/>
              </w:rPr>
              <w:t xml:space="preserve">Code: 0 // </w:t>
            </w:r>
            <w:r>
              <w:rPr>
                <w:rFonts w:hint="eastAsia"/>
              </w:rPr>
              <w:t>饮品开始制作</w:t>
            </w:r>
          </w:p>
          <w:p w14:paraId="5C4592AA" w14:textId="77777777" w:rsidR="00933DB0" w:rsidRDefault="008845DE" w:rsidP="003E69E9">
            <w:r>
              <w:rPr>
                <w:rFonts w:hint="eastAsia"/>
              </w:rPr>
              <w:t xml:space="preserve">Code: 1 // </w:t>
            </w:r>
            <w:r>
              <w:rPr>
                <w:rFonts w:hint="eastAsia"/>
              </w:rPr>
              <w:t>饮品制作成功</w:t>
            </w:r>
          </w:p>
          <w:p w14:paraId="74185FB1" w14:textId="77777777" w:rsidR="00933DB0" w:rsidRDefault="008845DE" w:rsidP="003E69E9">
            <w:r>
              <w:rPr>
                <w:rFonts w:hint="eastAsia"/>
              </w:rPr>
              <w:t xml:space="preserve">Code: 2 // </w:t>
            </w:r>
            <w:r>
              <w:rPr>
                <w:rFonts w:hint="eastAsia"/>
              </w:rPr>
              <w:t>饮品制作异常</w:t>
            </w:r>
          </w:p>
        </w:tc>
      </w:tr>
      <w:tr w:rsidR="00933DB0" w14:paraId="72E86428" w14:textId="77777777">
        <w:trPr>
          <w:jc w:val="center"/>
        </w:trPr>
        <w:tc>
          <w:tcPr>
            <w:tcW w:w="1093" w:type="dxa"/>
            <w:shd w:val="clear" w:color="auto" w:fill="FFFFFF" w:themeFill="background1"/>
            <w:vAlign w:val="center"/>
          </w:tcPr>
          <w:p w14:paraId="5BEA9417" w14:textId="77777777" w:rsidR="00933DB0" w:rsidRDefault="008845DE" w:rsidP="003E69E9">
            <w:r>
              <w:rPr>
                <w:rFonts w:hint="eastAsia"/>
              </w:rPr>
              <w:t>诊断响应</w:t>
            </w:r>
          </w:p>
        </w:tc>
        <w:tc>
          <w:tcPr>
            <w:tcW w:w="5280" w:type="dxa"/>
            <w:shd w:val="clear" w:color="auto" w:fill="FFFFFF" w:themeFill="background1"/>
            <w:vAlign w:val="center"/>
          </w:tcPr>
          <w:p w14:paraId="51401D02" w14:textId="77777777" w:rsidR="00933DB0" w:rsidRDefault="008845DE" w:rsidP="003E69E9">
            <w:r>
              <w:t>"</w:t>
            </w:r>
            <w:r>
              <w:rPr>
                <w:rFonts w:hint="eastAsia"/>
              </w:rPr>
              <w:t>s</w:t>
            </w:r>
            <w:r>
              <w:t>elfCheck"</w:t>
            </w:r>
            <w:r>
              <w:rPr>
                <w:rFonts w:hint="eastAsia"/>
              </w:rPr>
              <w:t>：</w:t>
            </w:r>
            <w:r>
              <w:rPr>
                <w:rFonts w:hint="eastAsia"/>
              </w:rPr>
              <w:t>{</w:t>
            </w:r>
          </w:p>
          <w:p w14:paraId="23A5A9B9" w14:textId="77777777" w:rsidR="00933DB0" w:rsidRDefault="008845DE" w:rsidP="003E69E9">
            <w:pPr>
              <w:rPr>
                <w:sz w:val="18"/>
                <w:szCs w:val="18"/>
              </w:rPr>
            </w:pPr>
            <w:r>
              <w:rPr>
                <w:rFonts w:hint="eastAsia"/>
              </w:rPr>
              <w:t>//</w:t>
            </w:r>
            <w:r>
              <w:rPr>
                <w:rFonts w:hint="eastAsia"/>
              </w:rPr>
              <w:t>保养数据</w:t>
            </w:r>
          </w:p>
          <w:p w14:paraId="256CE970" w14:textId="77777777" w:rsidR="00933DB0" w:rsidRDefault="008845DE" w:rsidP="003E69E9">
            <w:r>
              <w:t>"maintenances":[{</w:t>
            </w:r>
          </w:p>
          <w:p w14:paraId="5E442F40" w14:textId="77777777" w:rsidR="00933DB0" w:rsidRDefault="008845DE" w:rsidP="003E69E9">
            <w:r>
              <w:rPr>
                <w:rFonts w:hint="eastAsia"/>
              </w:rPr>
              <w:t xml:space="preserve">   "maintenanceId":1,//</w:t>
            </w:r>
            <w:r>
              <w:rPr>
                <w:rFonts w:hint="eastAsia"/>
              </w:rPr>
              <w:t>当前清洗类型</w:t>
            </w:r>
          </w:p>
          <w:p w14:paraId="78D5819D" w14:textId="77777777" w:rsidR="00933DB0" w:rsidRDefault="008845DE" w:rsidP="003E69E9">
            <w:r>
              <w:rPr>
                <w:rFonts w:hint="eastAsia"/>
              </w:rPr>
              <w:t xml:space="preserve">   "usedAmount":1.2f,//</w:t>
            </w:r>
            <w:r>
              <w:rPr>
                <w:rFonts w:hint="eastAsia"/>
              </w:rPr>
              <w:t>当前已使用量</w:t>
            </w:r>
          </w:p>
          <w:p w14:paraId="31DA5C4C" w14:textId="77777777" w:rsidR="00933DB0" w:rsidRDefault="008845DE" w:rsidP="003E69E9">
            <w:r>
              <w:rPr>
                <w:rFonts w:hint="eastAsia"/>
              </w:rPr>
              <w:t xml:space="preserve">    "tipsAmount":15,//</w:t>
            </w:r>
            <w:r>
              <w:rPr>
                <w:rFonts w:hint="eastAsia"/>
              </w:rPr>
              <w:t>提醒量</w:t>
            </w:r>
          </w:p>
          <w:p w14:paraId="2113979E" w14:textId="77777777" w:rsidR="00933DB0" w:rsidRDefault="008845DE" w:rsidP="003E69E9">
            <w:r>
              <w:rPr>
                <w:rFonts w:hint="eastAsia"/>
              </w:rPr>
              <w:t xml:space="preserve">    "forceAmount":20,//</w:t>
            </w:r>
            <w:r>
              <w:rPr>
                <w:rFonts w:hint="eastAsia"/>
              </w:rPr>
              <w:t>强制数量</w:t>
            </w:r>
          </w:p>
          <w:p w14:paraId="07AC513C" w14:textId="77777777" w:rsidR="00933DB0" w:rsidRDefault="008845DE" w:rsidP="003E69E9">
            <w:r>
              <w:t>},</w:t>
            </w:r>
          </w:p>
          <w:p w14:paraId="78B50D30" w14:textId="77777777" w:rsidR="00933DB0" w:rsidRDefault="008845DE" w:rsidP="003E69E9">
            <w:r>
              <w:t>...</w:t>
            </w:r>
          </w:p>
          <w:p w14:paraId="54C7D296" w14:textId="77777777" w:rsidR="00933DB0" w:rsidRDefault="008845DE" w:rsidP="003E69E9">
            <w:r>
              <w:t>],</w:t>
            </w:r>
          </w:p>
          <w:p w14:paraId="10E6B0EB" w14:textId="77777777" w:rsidR="00933DB0" w:rsidRDefault="008845DE" w:rsidP="003E69E9">
            <w:pPr>
              <w:rPr>
                <w:sz w:val="18"/>
                <w:szCs w:val="18"/>
              </w:rPr>
            </w:pPr>
            <w:r>
              <w:rPr>
                <w:rFonts w:hint="eastAsia"/>
                <w:sz w:val="18"/>
                <w:szCs w:val="18"/>
              </w:rPr>
              <w:t xml:space="preserve"> </w:t>
            </w:r>
            <w:r>
              <w:rPr>
                <w:rFonts w:hint="eastAsia"/>
              </w:rPr>
              <w:t>//</w:t>
            </w:r>
            <w:r>
              <w:rPr>
                <w:rFonts w:hint="eastAsia"/>
              </w:rPr>
              <w:t>故障器件</w:t>
            </w:r>
          </w:p>
          <w:p w14:paraId="7D1DD479" w14:textId="77777777" w:rsidR="00933DB0" w:rsidRDefault="008845DE" w:rsidP="003E69E9">
            <w:r>
              <w:t>"errors":[{</w:t>
            </w:r>
          </w:p>
          <w:p w14:paraId="7C6D337E" w14:textId="77777777" w:rsidR="00933DB0" w:rsidRDefault="008845DE" w:rsidP="003E69E9">
            <w:r>
              <w:rPr>
                <w:rFonts w:hint="eastAsia"/>
              </w:rPr>
              <w:t xml:space="preserve">       </w:t>
            </w:r>
            <w:r>
              <w:rPr>
                <w:rFonts w:ascii="Consolas" w:hAnsi="Consolas" w:cs="Consolas" w:hint="eastAsia"/>
                <w:color w:val="FF0000"/>
                <w:kern w:val="0"/>
                <w:sz w:val="16"/>
                <w:szCs w:val="16"/>
              </w:rPr>
              <w:t xml:space="preserve">// </w:t>
            </w:r>
            <w:r>
              <w:rPr>
                <w:rFonts w:ascii="Consolas" w:hAnsi="Consolas" w:cs="Consolas" w:hint="eastAsia"/>
                <w:color w:val="FF0000"/>
                <w:kern w:val="0"/>
                <w:sz w:val="16"/>
                <w:szCs w:val="16"/>
              </w:rPr>
              <w:t>部件名称</w:t>
            </w:r>
          </w:p>
          <w:p w14:paraId="045D6DA0" w14:textId="77777777" w:rsidR="00933DB0" w:rsidRDefault="008845DE" w:rsidP="003E69E9">
            <w:r>
              <w:t>"componentName":"ctr",</w:t>
            </w:r>
          </w:p>
          <w:p w14:paraId="0F43488D" w14:textId="77777777" w:rsidR="00933DB0" w:rsidRDefault="008845DE" w:rsidP="003E69E9">
            <w:r>
              <w:rPr>
                <w:rFonts w:hint="eastAsia"/>
              </w:rPr>
              <w:t xml:space="preserve">// </w:t>
            </w:r>
            <w:r>
              <w:rPr>
                <w:rFonts w:hint="eastAsia"/>
              </w:rPr>
              <w:t>部件故障状态</w:t>
            </w:r>
          </w:p>
          <w:p w14:paraId="23431042" w14:textId="77777777" w:rsidR="00933DB0" w:rsidRDefault="008845DE" w:rsidP="003E69E9">
            <w:r>
              <w:t>"status":1</w:t>
            </w:r>
            <w:r>
              <w:rPr>
                <w:rFonts w:ascii="Consolas" w:hAnsi="Consolas" w:cs="Consolas" w:hint="eastAsia"/>
                <w:color w:val="000000" w:themeColor="text1"/>
                <w:kern w:val="0"/>
                <w:sz w:val="15"/>
                <w:szCs w:val="15"/>
              </w:rPr>
              <w:t xml:space="preserve"> (int)</w:t>
            </w:r>
          </w:p>
          <w:p w14:paraId="5ED36EF2" w14:textId="77777777" w:rsidR="00933DB0" w:rsidRDefault="008845DE" w:rsidP="003E69E9">
            <w:r>
              <w:t>}]</w:t>
            </w:r>
            <w:r>
              <w:rPr>
                <w:rFonts w:hint="eastAsia"/>
              </w:rPr>
              <w:t>,</w:t>
            </w:r>
          </w:p>
          <w:p w14:paraId="705411E1" w14:textId="77777777" w:rsidR="00933DB0" w:rsidRDefault="008845DE" w:rsidP="003E69E9">
            <w:pPr>
              <w:rPr>
                <w:sz w:val="18"/>
                <w:szCs w:val="18"/>
              </w:rPr>
            </w:pPr>
            <w:r>
              <w:rPr>
                <w:rFonts w:hint="eastAsia"/>
                <w:sz w:val="18"/>
                <w:szCs w:val="18"/>
              </w:rPr>
              <w:t xml:space="preserve"> </w:t>
            </w:r>
            <w:r>
              <w:rPr>
                <w:rFonts w:hint="eastAsia"/>
              </w:rPr>
              <w:t>//</w:t>
            </w:r>
            <w:r>
              <w:rPr>
                <w:rFonts w:hint="eastAsia"/>
              </w:rPr>
              <w:t>器件寿命</w:t>
            </w:r>
          </w:p>
          <w:p w14:paraId="643EC804" w14:textId="77777777" w:rsidR="00933DB0" w:rsidRDefault="008845DE" w:rsidP="003E69E9">
            <w:r>
              <w:t>"</w:t>
            </w:r>
            <w:r>
              <w:rPr>
                <w:rFonts w:hint="eastAsia"/>
              </w:rPr>
              <w:t>componentLife</w:t>
            </w:r>
            <w:r>
              <w:t>":{</w:t>
            </w:r>
          </w:p>
          <w:p w14:paraId="578C3537" w14:textId="77777777" w:rsidR="00933DB0" w:rsidRDefault="008845DE" w:rsidP="003E69E9">
            <w:pPr>
              <w:rPr>
                <w:sz w:val="18"/>
                <w:szCs w:val="18"/>
              </w:rPr>
            </w:pPr>
            <w:r>
              <w:rPr>
                <w:rFonts w:hint="eastAsia"/>
              </w:rPr>
              <w:t xml:space="preserve">// </w:t>
            </w:r>
            <w:r>
              <w:rPr>
                <w:rFonts w:hint="eastAsia"/>
              </w:rPr>
              <w:t>冲泡器使用次数</w:t>
            </w:r>
            <w:r>
              <w:rPr>
                <w:rFonts w:hint="eastAsia"/>
              </w:rPr>
              <w:t xml:space="preserve"> (</w:t>
            </w:r>
            <w:r>
              <w:rPr>
                <w:rFonts w:hint="eastAsia"/>
              </w:rPr>
              <w:t>单位</w:t>
            </w:r>
            <w:r>
              <w:rPr>
                <w:rFonts w:hint="eastAsia"/>
              </w:rPr>
              <w:t>:</w:t>
            </w:r>
            <w:r>
              <w:rPr>
                <w:rFonts w:hint="eastAsia"/>
              </w:rPr>
              <w:t>次</w:t>
            </w:r>
            <w:r>
              <w:rPr>
                <w:rFonts w:hint="eastAsia"/>
              </w:rPr>
              <w:t>)</w:t>
            </w:r>
          </w:p>
          <w:p w14:paraId="38E2712C" w14:textId="77777777" w:rsidR="00933DB0" w:rsidRDefault="008845DE" w:rsidP="003E69E9">
            <w:r>
              <w:t>"</w:t>
            </w:r>
            <w:r>
              <w:rPr>
                <w:rFonts w:hint="eastAsia"/>
              </w:rPr>
              <w:t>bubbleQty</w:t>
            </w:r>
            <w:r>
              <w:t>":</w:t>
            </w:r>
            <w:r>
              <w:rPr>
                <w:rFonts w:hint="eastAsia"/>
              </w:rPr>
              <w:t xml:space="preserve"> 230 </w:t>
            </w:r>
            <w:r>
              <w:rPr>
                <w:rFonts w:ascii="Consolas" w:hAnsi="Consolas" w:cs="Consolas"/>
                <w:color w:val="000000" w:themeColor="text1"/>
                <w:kern w:val="0"/>
                <w:sz w:val="20"/>
                <w:szCs w:val="20"/>
              </w:rPr>
              <w:t>(int)</w:t>
            </w:r>
            <w:r>
              <w:t>,</w:t>
            </w:r>
          </w:p>
          <w:p w14:paraId="621C77EE" w14:textId="77777777" w:rsidR="00933DB0" w:rsidRDefault="008845DE" w:rsidP="003E69E9">
            <w:pPr>
              <w:rPr>
                <w:sz w:val="18"/>
                <w:szCs w:val="18"/>
              </w:rPr>
            </w:pPr>
            <w:r>
              <w:rPr>
                <w:rFonts w:hint="eastAsia"/>
              </w:rPr>
              <w:t xml:space="preserve">// </w:t>
            </w:r>
            <w:r>
              <w:rPr>
                <w:rFonts w:hint="eastAsia"/>
              </w:rPr>
              <w:t>左磨豆组使用豆量</w:t>
            </w:r>
            <w:r>
              <w:rPr>
                <w:rFonts w:hint="eastAsia"/>
              </w:rPr>
              <w:t xml:space="preserve"> (</w:t>
            </w:r>
            <w:r>
              <w:rPr>
                <w:rFonts w:hint="eastAsia"/>
              </w:rPr>
              <w:t>单豆组默认</w:t>
            </w:r>
            <w:r>
              <w:rPr>
                <w:rFonts w:hint="eastAsia"/>
                <w:b/>
                <w:bCs/>
              </w:rPr>
              <w:t>左磨豆</w:t>
            </w:r>
            <w:r>
              <w:rPr>
                <w:rFonts w:hint="eastAsia"/>
              </w:rPr>
              <w:t>) (</w:t>
            </w:r>
            <w:r>
              <w:rPr>
                <w:rFonts w:hint="eastAsia"/>
              </w:rPr>
              <w:t>单位</w:t>
            </w:r>
            <w:r>
              <w:rPr>
                <w:rFonts w:hint="eastAsia"/>
              </w:rPr>
              <w:t>:0.1g)</w:t>
            </w:r>
          </w:p>
          <w:p w14:paraId="7931C238" w14:textId="77777777" w:rsidR="00933DB0" w:rsidRDefault="008845DE" w:rsidP="003E69E9">
            <w:r>
              <w:t>"</w:t>
            </w:r>
            <w:r>
              <w:rPr>
                <w:rFonts w:hint="eastAsia"/>
              </w:rPr>
              <w:t>leftGrinderQty</w:t>
            </w:r>
            <w:r>
              <w:t>":</w:t>
            </w:r>
            <w:r>
              <w:rPr>
                <w:rFonts w:hint="eastAsia"/>
              </w:rPr>
              <w:t xml:space="preserve"> 230 </w:t>
            </w:r>
            <w:r>
              <w:rPr>
                <w:rFonts w:ascii="Consolas" w:hAnsi="Consolas" w:cs="Consolas"/>
                <w:color w:val="000000" w:themeColor="text1"/>
                <w:kern w:val="0"/>
                <w:sz w:val="20"/>
                <w:szCs w:val="20"/>
              </w:rPr>
              <w:t>(int)</w:t>
            </w:r>
            <w:r>
              <w:t>,</w:t>
            </w:r>
          </w:p>
          <w:p w14:paraId="04F4D99B" w14:textId="77777777" w:rsidR="00933DB0" w:rsidRDefault="008845DE" w:rsidP="003E69E9">
            <w:pPr>
              <w:rPr>
                <w:sz w:val="18"/>
                <w:szCs w:val="18"/>
              </w:rPr>
            </w:pPr>
            <w:r>
              <w:rPr>
                <w:rFonts w:hint="eastAsia"/>
              </w:rPr>
              <w:t xml:space="preserve">// </w:t>
            </w:r>
            <w:r>
              <w:rPr>
                <w:rFonts w:hint="eastAsia"/>
              </w:rPr>
              <w:t>电热盘使用时间</w:t>
            </w:r>
            <w:r>
              <w:rPr>
                <w:rFonts w:hint="eastAsia"/>
              </w:rPr>
              <w:t xml:space="preserve"> (</w:t>
            </w:r>
            <w:r>
              <w:rPr>
                <w:rFonts w:hint="eastAsia"/>
              </w:rPr>
              <w:t>单位</w:t>
            </w:r>
            <w:r>
              <w:rPr>
                <w:rFonts w:hint="eastAsia"/>
              </w:rPr>
              <w:t>:0.1s)</w:t>
            </w:r>
          </w:p>
          <w:p w14:paraId="50FF4B53" w14:textId="45FB8FFA" w:rsidR="00875D9C" w:rsidRDefault="008845DE" w:rsidP="003E69E9">
            <w:pPr>
              <w:rPr>
                <w:rFonts w:ascii="Consolas" w:hAnsi="Consolas" w:cs="Consolas"/>
                <w:color w:val="000000" w:themeColor="text1"/>
                <w:kern w:val="0"/>
                <w:sz w:val="20"/>
                <w:szCs w:val="20"/>
              </w:rPr>
            </w:pPr>
            <w:r>
              <w:t>"</w:t>
            </w:r>
            <w:r>
              <w:rPr>
                <w:rFonts w:hint="eastAsia"/>
              </w:rPr>
              <w:t>hotTrayQty</w:t>
            </w:r>
            <w:r>
              <w:t>":</w:t>
            </w:r>
            <w:r>
              <w:rPr>
                <w:rFonts w:hint="eastAsia"/>
              </w:rPr>
              <w:t xml:space="preserve"> 230 </w:t>
            </w:r>
            <w:r>
              <w:rPr>
                <w:rFonts w:ascii="Consolas" w:hAnsi="Consolas" w:cs="Consolas"/>
                <w:color w:val="000000" w:themeColor="text1"/>
                <w:kern w:val="0"/>
                <w:sz w:val="20"/>
                <w:szCs w:val="20"/>
              </w:rPr>
              <w:t>(int)</w:t>
            </w:r>
            <w:r w:rsidR="00875D9C">
              <w:rPr>
                <w:rFonts w:ascii="Consolas" w:hAnsi="Consolas" w:cs="Consolas"/>
                <w:color w:val="000000" w:themeColor="text1"/>
                <w:kern w:val="0"/>
                <w:sz w:val="20"/>
                <w:szCs w:val="20"/>
              </w:rPr>
              <w:t xml:space="preserve"> </w:t>
            </w:r>
          </w:p>
          <w:p w14:paraId="6CF98DEF" w14:textId="77777777" w:rsidR="00875D9C" w:rsidRPr="00820E56" w:rsidRDefault="00875D9C" w:rsidP="003E69E9">
            <w:pPr>
              <w:rPr>
                <w:sz w:val="18"/>
                <w:szCs w:val="18"/>
              </w:rPr>
            </w:pPr>
            <w:r w:rsidRPr="00820E56">
              <w:rPr>
                <w:rFonts w:hint="eastAsia"/>
              </w:rPr>
              <w:t>//</w:t>
            </w:r>
            <w:r w:rsidRPr="00820E56">
              <w:t xml:space="preserve"> </w:t>
            </w:r>
            <w:r w:rsidRPr="00820E56">
              <w:rPr>
                <w:rFonts w:hint="eastAsia"/>
              </w:rPr>
              <w:t>滤芯总容量</w:t>
            </w:r>
            <w:r w:rsidRPr="00820E56">
              <w:rPr>
                <w:rFonts w:hint="eastAsia"/>
              </w:rPr>
              <w:t xml:space="preserve"> (</w:t>
            </w:r>
            <w:r w:rsidRPr="00820E56">
              <w:rPr>
                <w:rFonts w:hint="eastAsia"/>
              </w:rPr>
              <w:t>单位</w:t>
            </w:r>
            <w:r w:rsidRPr="00820E56">
              <w:rPr>
                <w:rFonts w:hint="eastAsia"/>
              </w:rPr>
              <w:t>:ml)</w:t>
            </w:r>
          </w:p>
          <w:p w14:paraId="3CC70169" w14:textId="77777777" w:rsidR="00875D9C" w:rsidRPr="00820E56" w:rsidRDefault="00875D9C" w:rsidP="003E69E9">
            <w:r w:rsidRPr="00820E56">
              <w:t>"</w:t>
            </w:r>
            <w:r w:rsidRPr="00820E56">
              <w:rPr>
                <w:rFonts w:hint="eastAsia"/>
              </w:rPr>
              <w:t>filter</w:t>
            </w:r>
            <w:r w:rsidRPr="00820E56">
              <w:t>TotalQty":</w:t>
            </w:r>
            <w:r w:rsidRPr="00820E56">
              <w:rPr>
                <w:rFonts w:hint="eastAsia"/>
              </w:rPr>
              <w:t xml:space="preserve"> </w:t>
            </w:r>
            <w:r w:rsidRPr="00820E56">
              <w:t>500000</w:t>
            </w:r>
            <w:r w:rsidRPr="00820E56">
              <w:rPr>
                <w:rFonts w:hint="eastAsia"/>
              </w:rPr>
              <w:t xml:space="preserve"> </w:t>
            </w:r>
            <w:r w:rsidRPr="00820E56">
              <w:rPr>
                <w:rFonts w:ascii="Consolas" w:hAnsi="Consolas" w:cs="Consolas"/>
                <w:color w:val="000000" w:themeColor="text1"/>
                <w:kern w:val="0"/>
                <w:sz w:val="20"/>
                <w:szCs w:val="20"/>
              </w:rPr>
              <w:t>(int)</w:t>
            </w:r>
            <w:r w:rsidRPr="00820E56">
              <w:t xml:space="preserve"> ,</w:t>
            </w:r>
          </w:p>
          <w:p w14:paraId="398DEF17" w14:textId="77777777" w:rsidR="00875D9C" w:rsidRPr="00820E56" w:rsidRDefault="00875D9C" w:rsidP="003E69E9">
            <w:pPr>
              <w:rPr>
                <w:sz w:val="18"/>
                <w:szCs w:val="18"/>
              </w:rPr>
            </w:pPr>
            <w:r w:rsidRPr="00820E56">
              <w:rPr>
                <w:rFonts w:hint="eastAsia"/>
              </w:rPr>
              <w:t xml:space="preserve">// </w:t>
            </w:r>
            <w:r w:rsidRPr="00820E56">
              <w:rPr>
                <w:rFonts w:hint="eastAsia"/>
              </w:rPr>
              <w:t>滤芯当前使用水量</w:t>
            </w:r>
            <w:r w:rsidRPr="00820E56">
              <w:rPr>
                <w:rFonts w:hint="eastAsia"/>
              </w:rPr>
              <w:t xml:space="preserve"> (</w:t>
            </w:r>
            <w:r w:rsidRPr="00820E56">
              <w:rPr>
                <w:rFonts w:hint="eastAsia"/>
              </w:rPr>
              <w:t>单位</w:t>
            </w:r>
            <w:r w:rsidRPr="00820E56">
              <w:rPr>
                <w:rFonts w:hint="eastAsia"/>
              </w:rPr>
              <w:t>:ml)</w:t>
            </w:r>
          </w:p>
          <w:p w14:paraId="404CBB24" w14:textId="52B9612A" w:rsidR="00933DB0" w:rsidRDefault="00875D9C" w:rsidP="003E69E9">
            <w:pPr>
              <w:rPr>
                <w:rFonts w:ascii="Consolas" w:hAnsi="Consolas" w:cs="Consolas"/>
                <w:strike/>
                <w:color w:val="000000" w:themeColor="text1"/>
                <w:kern w:val="0"/>
                <w:sz w:val="20"/>
                <w:szCs w:val="20"/>
              </w:rPr>
            </w:pPr>
            <w:r w:rsidRPr="00820E56">
              <w:t>"</w:t>
            </w:r>
            <w:r w:rsidRPr="00820E56">
              <w:rPr>
                <w:rFonts w:hint="eastAsia"/>
              </w:rPr>
              <w:t>filter</w:t>
            </w:r>
            <w:r w:rsidRPr="00820E56">
              <w:t>CurrentUseQty":</w:t>
            </w:r>
            <w:r w:rsidRPr="00820E56">
              <w:rPr>
                <w:rFonts w:hint="eastAsia"/>
              </w:rPr>
              <w:t xml:space="preserve"> 230</w:t>
            </w:r>
            <w:r w:rsidRPr="00820E56">
              <w:t>00</w:t>
            </w:r>
            <w:r w:rsidRPr="00820E56">
              <w:rPr>
                <w:rFonts w:hint="eastAsia"/>
              </w:rPr>
              <w:t xml:space="preserve"> </w:t>
            </w:r>
            <w:r w:rsidRPr="00820E56">
              <w:rPr>
                <w:rFonts w:ascii="Consolas" w:hAnsi="Consolas" w:cs="Consolas"/>
                <w:color w:val="000000" w:themeColor="text1"/>
                <w:kern w:val="0"/>
                <w:sz w:val="20"/>
                <w:szCs w:val="20"/>
              </w:rPr>
              <w:t>(int)</w:t>
            </w:r>
          </w:p>
          <w:p w14:paraId="5AB437E2" w14:textId="77777777" w:rsidR="00933DB0" w:rsidRDefault="008845DE" w:rsidP="003E69E9">
            <w:r>
              <w:rPr>
                <w:rFonts w:hint="eastAsia"/>
              </w:rPr>
              <w:t>}</w:t>
            </w:r>
          </w:p>
          <w:p w14:paraId="4ED0B0D8" w14:textId="77777777" w:rsidR="00933DB0" w:rsidRDefault="008845DE" w:rsidP="003E69E9">
            <w:pPr>
              <w:rPr>
                <w:sz w:val="13"/>
                <w:szCs w:val="13"/>
              </w:rPr>
            </w:pPr>
            <w:r>
              <w:rPr>
                <w:rFonts w:hint="eastAsia"/>
              </w:rPr>
              <w:t>}</w:t>
            </w:r>
          </w:p>
        </w:tc>
        <w:tc>
          <w:tcPr>
            <w:tcW w:w="2005" w:type="dxa"/>
            <w:shd w:val="clear" w:color="auto" w:fill="FFFFFF" w:themeFill="background1"/>
            <w:vAlign w:val="center"/>
          </w:tcPr>
          <w:p w14:paraId="371D1CD8" w14:textId="77777777" w:rsidR="00933DB0" w:rsidRDefault="008845DE" w:rsidP="003E69E9">
            <w:r>
              <w:rPr>
                <w:rFonts w:hint="eastAsia"/>
              </w:rPr>
              <w:t>部件对应的故障详情见附录</w:t>
            </w:r>
            <w:r>
              <w:rPr>
                <w:rFonts w:hint="eastAsia"/>
              </w:rPr>
              <w:t>H</w:t>
            </w:r>
          </w:p>
        </w:tc>
      </w:tr>
    </w:tbl>
    <w:p w14:paraId="58573CA1" w14:textId="77777777" w:rsidR="00933DB0" w:rsidRDefault="008845DE" w:rsidP="003E69E9">
      <w:pPr>
        <w:pStyle w:val="4"/>
      </w:pPr>
      <w:r>
        <w:rPr>
          <w:rFonts w:hint="eastAsia"/>
        </w:rPr>
        <w:t xml:space="preserve">4.10.1.4 </w:t>
      </w:r>
      <w:r>
        <w:rPr>
          <w:rFonts w:hint="eastAsia"/>
        </w:rPr>
        <w:t>设备端响应</w:t>
      </w:r>
      <w:r>
        <w:rPr>
          <w:rFonts w:hint="eastAsia"/>
        </w:rPr>
        <w:t>ack</w:t>
      </w:r>
      <w:r>
        <w:rPr>
          <w:rFonts w:hint="eastAsia"/>
        </w:rPr>
        <w:t>结构体</w:t>
      </w:r>
    </w:p>
    <w:p w14:paraId="25BDCE1F" w14:textId="77777777" w:rsidR="00933DB0" w:rsidRDefault="008845DE" w:rsidP="003E69E9">
      <w:r>
        <w:rPr>
          <w:rFonts w:hint="eastAsia"/>
        </w:rPr>
        <w:t>PS</w:t>
      </w:r>
      <w:r>
        <w:rPr>
          <w:rFonts w:hint="eastAsia"/>
        </w:rPr>
        <w:t>：响应体中的</w:t>
      </w:r>
      <w:r>
        <w:rPr>
          <w:rFonts w:hint="eastAsia"/>
        </w:rPr>
        <w:t>msgId</w:t>
      </w:r>
      <w:r>
        <w:rPr>
          <w:rFonts w:hint="eastAsia"/>
        </w:rPr>
        <w:t>采用接收到的指令中的</w:t>
      </w:r>
      <w:r>
        <w:rPr>
          <w:rFonts w:hint="eastAsia"/>
        </w:rPr>
        <w:t>msgId</w:t>
      </w:r>
      <w:r>
        <w:rPr>
          <w:rFonts w:hint="eastAsia"/>
        </w:rPr>
        <w:t>值</w:t>
      </w:r>
    </w:p>
    <w:p w14:paraId="7D9948BC" w14:textId="77777777" w:rsidR="00933DB0" w:rsidRDefault="00933DB0" w:rsidP="003E69E9"/>
    <w:tbl>
      <w:tblPr>
        <w:tblStyle w:val="af4"/>
        <w:tblW w:w="8522" w:type="dxa"/>
        <w:tblLayout w:type="fixed"/>
        <w:tblLook w:val="04A0" w:firstRow="1" w:lastRow="0" w:firstColumn="1" w:lastColumn="0" w:noHBand="0" w:noVBand="1"/>
      </w:tblPr>
      <w:tblGrid>
        <w:gridCol w:w="1526"/>
        <w:gridCol w:w="2734"/>
        <w:gridCol w:w="1235"/>
        <w:gridCol w:w="3027"/>
      </w:tblGrid>
      <w:tr w:rsidR="00933DB0" w14:paraId="50E96399" w14:textId="77777777">
        <w:tc>
          <w:tcPr>
            <w:tcW w:w="1526" w:type="dxa"/>
            <w:shd w:val="clear" w:color="auto" w:fill="244061" w:themeFill="accent1" w:themeFillShade="80"/>
          </w:tcPr>
          <w:p w14:paraId="7C884D74" w14:textId="77777777" w:rsidR="00933DB0" w:rsidRDefault="008845DE" w:rsidP="003E69E9">
            <w:r>
              <w:rPr>
                <w:rFonts w:hint="eastAsia"/>
              </w:rPr>
              <w:t>消息主题</w:t>
            </w:r>
          </w:p>
        </w:tc>
        <w:tc>
          <w:tcPr>
            <w:tcW w:w="6996" w:type="dxa"/>
            <w:gridSpan w:val="3"/>
            <w:shd w:val="clear" w:color="auto" w:fill="FBD4B4" w:themeFill="accent6" w:themeFillTint="66"/>
          </w:tcPr>
          <w:p w14:paraId="14105068" w14:textId="77777777" w:rsidR="00933DB0" w:rsidRDefault="008845DE" w:rsidP="003E69E9">
            <w:r>
              <w:t>controlserver/kalerm/iot/remoteCtrl/result/clientid </w:t>
            </w:r>
          </w:p>
        </w:tc>
      </w:tr>
      <w:tr w:rsidR="00933DB0" w14:paraId="16F1DFF0" w14:textId="77777777">
        <w:tc>
          <w:tcPr>
            <w:tcW w:w="1526" w:type="dxa"/>
            <w:shd w:val="clear" w:color="auto" w:fill="244061" w:themeFill="accent1" w:themeFillShade="80"/>
          </w:tcPr>
          <w:p w14:paraId="249EB8CE" w14:textId="77777777" w:rsidR="00933DB0" w:rsidRDefault="008845DE" w:rsidP="003E69E9">
            <w:r>
              <w:rPr>
                <w:rFonts w:hint="eastAsia"/>
              </w:rPr>
              <w:t>订阅者</w:t>
            </w:r>
          </w:p>
        </w:tc>
        <w:tc>
          <w:tcPr>
            <w:tcW w:w="2734" w:type="dxa"/>
          </w:tcPr>
          <w:p w14:paraId="7824709A" w14:textId="77777777" w:rsidR="00933DB0" w:rsidRDefault="008845DE" w:rsidP="003E69E9">
            <w:r>
              <w:rPr>
                <w:rFonts w:hint="eastAsia"/>
              </w:rPr>
              <w:t>云服务器</w:t>
            </w:r>
          </w:p>
        </w:tc>
        <w:tc>
          <w:tcPr>
            <w:tcW w:w="1235" w:type="dxa"/>
            <w:shd w:val="clear" w:color="auto" w:fill="244061" w:themeFill="accent1" w:themeFillShade="80"/>
          </w:tcPr>
          <w:p w14:paraId="2900C5DF" w14:textId="77777777" w:rsidR="00933DB0" w:rsidRDefault="008845DE" w:rsidP="003E69E9">
            <w:r>
              <w:rPr>
                <w:rFonts w:hint="eastAsia"/>
              </w:rPr>
              <w:t>发布者</w:t>
            </w:r>
          </w:p>
        </w:tc>
        <w:tc>
          <w:tcPr>
            <w:tcW w:w="3027" w:type="dxa"/>
          </w:tcPr>
          <w:p w14:paraId="1DB3D4A8" w14:textId="77777777" w:rsidR="00933DB0" w:rsidRDefault="008845DE" w:rsidP="003E69E9">
            <w:r>
              <w:rPr>
                <w:rFonts w:hint="eastAsia"/>
              </w:rPr>
              <w:t>咖啡机</w:t>
            </w:r>
          </w:p>
        </w:tc>
      </w:tr>
      <w:tr w:rsidR="00933DB0" w14:paraId="1DC31771" w14:textId="77777777">
        <w:trPr>
          <w:trHeight w:val="956"/>
        </w:trPr>
        <w:tc>
          <w:tcPr>
            <w:tcW w:w="1526" w:type="dxa"/>
            <w:shd w:val="clear" w:color="auto" w:fill="244061" w:themeFill="accent1" w:themeFillShade="80"/>
          </w:tcPr>
          <w:p w14:paraId="5828C8C9" w14:textId="77777777" w:rsidR="00933DB0" w:rsidRDefault="008845DE" w:rsidP="003E69E9">
            <w:r>
              <w:t>J</w:t>
            </w:r>
            <w:r>
              <w:rPr>
                <w:rFonts w:hint="eastAsia"/>
              </w:rPr>
              <w:t>son</w:t>
            </w:r>
            <w:r>
              <w:rPr>
                <w:rFonts w:hint="eastAsia"/>
              </w:rPr>
              <w:t>格式</w:t>
            </w:r>
          </w:p>
        </w:tc>
        <w:tc>
          <w:tcPr>
            <w:tcW w:w="6996" w:type="dxa"/>
            <w:gridSpan w:val="3"/>
          </w:tcPr>
          <w:p w14:paraId="2FABB59D" w14:textId="77777777" w:rsidR="00933DB0" w:rsidRDefault="008845DE" w:rsidP="003E69E9">
            <w:r>
              <w:t>{</w:t>
            </w:r>
            <w:r>
              <w:tab/>
            </w:r>
          </w:p>
          <w:p w14:paraId="696325C5" w14:textId="77777777" w:rsidR="00933DB0" w:rsidRDefault="008845DE" w:rsidP="003E69E9">
            <w:r>
              <w:t>"msg</w:t>
            </w:r>
            <w:r>
              <w:rPr>
                <w:rFonts w:hint="eastAsia"/>
              </w:rPr>
              <w:t>I</w:t>
            </w:r>
            <w:r>
              <w:t>d": "45484asd5a4d8a48a4sdads",</w:t>
            </w:r>
          </w:p>
          <w:p w14:paraId="1BACD953" w14:textId="77777777" w:rsidR="00933DB0" w:rsidRDefault="008845DE" w:rsidP="003E69E9">
            <w:r>
              <w:t>"version": "2.0",</w:t>
            </w:r>
          </w:p>
          <w:p w14:paraId="511A0810" w14:textId="77777777" w:rsidR="00933DB0" w:rsidRDefault="008845DE" w:rsidP="003E69E9">
            <w:r>
              <w:t>"timestamp": "1565499360620",</w:t>
            </w:r>
          </w:p>
          <w:p w14:paraId="6EB42F84" w14:textId="77777777" w:rsidR="00933DB0" w:rsidRDefault="008845DE" w:rsidP="003E69E9">
            <w:r>
              <w:rPr>
                <w:rFonts w:hint="eastAsia"/>
              </w:rPr>
              <w:t xml:space="preserve">// </w:t>
            </w:r>
            <w:r>
              <w:rPr>
                <w:rFonts w:hint="eastAsia"/>
              </w:rPr>
              <w:t>指令可以执行：</w:t>
            </w:r>
            <w:r>
              <w:rPr>
                <w:rFonts w:hint="eastAsia"/>
              </w:rPr>
              <w:t xml:space="preserve">0; </w:t>
            </w:r>
            <w:r>
              <w:rPr>
                <w:rFonts w:hint="eastAsia"/>
              </w:rPr>
              <w:t>指令不可执行：</w:t>
            </w:r>
            <w:r>
              <w:rPr>
                <w:rFonts w:hint="eastAsia"/>
              </w:rPr>
              <w:t>1;</w:t>
            </w:r>
          </w:p>
          <w:p w14:paraId="118FD5C4" w14:textId="77777777" w:rsidR="00933DB0" w:rsidRDefault="008845DE" w:rsidP="003E69E9">
            <w:r>
              <w:t xml:space="preserve">"ackCode": </w:t>
            </w:r>
            <w:r>
              <w:rPr>
                <w:rFonts w:hint="eastAsia"/>
              </w:rPr>
              <w:t xml:space="preserve">0 </w:t>
            </w:r>
            <w:r>
              <w:rPr>
                <w:rFonts w:ascii="Consolas" w:hAnsi="Consolas" w:cs="Consolas" w:hint="eastAsia"/>
                <w:color w:val="000000" w:themeColor="text1"/>
                <w:kern w:val="0"/>
                <w:sz w:val="20"/>
                <w:szCs w:val="20"/>
              </w:rPr>
              <w:t>(int)</w:t>
            </w:r>
            <w:r>
              <w:rPr>
                <w:rFonts w:hint="eastAsia"/>
              </w:rPr>
              <w:t xml:space="preserve"> ,</w:t>
            </w:r>
          </w:p>
          <w:p w14:paraId="56086897" w14:textId="77777777" w:rsidR="00933DB0" w:rsidRDefault="008845DE" w:rsidP="003E69E9">
            <w:r>
              <w:t>"</w:t>
            </w:r>
            <w:r>
              <w:rPr>
                <w:rFonts w:hint="eastAsia"/>
              </w:rPr>
              <w:t>data</w:t>
            </w:r>
            <w:r>
              <w:t>"</w:t>
            </w:r>
            <w:r>
              <w:rPr>
                <w:rFonts w:hint="eastAsia"/>
              </w:rPr>
              <w:t>:{</w:t>
            </w:r>
          </w:p>
          <w:p w14:paraId="1BA13F07" w14:textId="77777777" w:rsidR="00933DB0" w:rsidRDefault="008845DE" w:rsidP="003E69E9">
            <w:pPr>
              <w:rPr>
                <w:color w:val="000000" w:themeColor="text1"/>
                <w:sz w:val="20"/>
                <w:szCs w:val="20"/>
              </w:rPr>
            </w:pPr>
            <w:r>
              <w:rPr>
                <w:rFonts w:hint="eastAsia"/>
              </w:rPr>
              <w:t xml:space="preserve">// </w:t>
            </w:r>
            <w:r>
              <w:rPr>
                <w:rFonts w:hint="eastAsia"/>
              </w:rPr>
              <w:t>控制类型</w:t>
            </w:r>
          </w:p>
          <w:p w14:paraId="13FB9EAD" w14:textId="77777777" w:rsidR="00933DB0" w:rsidRDefault="008845DE" w:rsidP="003E69E9">
            <w:r>
              <w:tab/>
            </w:r>
            <w:r>
              <w:tab/>
            </w:r>
            <w:r>
              <w:rPr>
                <w:rFonts w:hint="eastAsia"/>
              </w:rPr>
              <w:t xml:space="preserve"> </w:t>
            </w:r>
            <w:r>
              <w:t>"cmd_type":</w:t>
            </w:r>
            <w:r>
              <w:rPr>
                <w:rFonts w:hint="eastAsia"/>
              </w:rPr>
              <w:t>0 (int)</w:t>
            </w:r>
            <w:r>
              <w:t>,</w:t>
            </w:r>
          </w:p>
          <w:p w14:paraId="37030FFD" w14:textId="77777777" w:rsidR="00933DB0" w:rsidRDefault="008845DE" w:rsidP="003E69E9">
            <w:pPr>
              <w:rPr>
                <w:color w:val="000000" w:themeColor="text1"/>
                <w:sz w:val="20"/>
                <w:szCs w:val="20"/>
              </w:rPr>
            </w:pPr>
            <w:r>
              <w:rPr>
                <w:rFonts w:hint="eastAsia"/>
              </w:rPr>
              <w:t xml:space="preserve">// </w:t>
            </w:r>
            <w:r>
              <w:rPr>
                <w:rFonts w:hint="eastAsia"/>
              </w:rPr>
              <w:t>控制编码</w:t>
            </w:r>
          </w:p>
          <w:p w14:paraId="0B893F25" w14:textId="77777777" w:rsidR="00933DB0" w:rsidRDefault="008845DE" w:rsidP="003E69E9">
            <w:r>
              <w:tab/>
            </w:r>
            <w:r>
              <w:tab/>
              <w:t>"cmd_no":</w:t>
            </w:r>
            <w:r>
              <w:rPr>
                <w:rFonts w:hint="eastAsia"/>
              </w:rPr>
              <w:t>1 (int),</w:t>
            </w:r>
          </w:p>
          <w:p w14:paraId="2B4826F0" w14:textId="77777777" w:rsidR="00933DB0" w:rsidRDefault="00933DB0" w:rsidP="003E69E9"/>
          <w:p w14:paraId="0A0A9D62" w14:textId="77777777" w:rsidR="00933DB0" w:rsidRDefault="008845DE" w:rsidP="003E69E9">
            <w:pPr>
              <w:rPr>
                <w:color w:val="000000" w:themeColor="text1"/>
              </w:rPr>
            </w:pPr>
            <w:r>
              <w:rPr>
                <w:rFonts w:hint="eastAsia"/>
              </w:rPr>
              <w:t xml:space="preserve">// </w:t>
            </w:r>
            <w:r>
              <w:rPr>
                <w:rFonts w:hint="eastAsia"/>
              </w:rPr>
              <w:t>异常消息内容</w:t>
            </w:r>
          </w:p>
          <w:p w14:paraId="5444640F" w14:textId="77777777" w:rsidR="00933DB0" w:rsidRDefault="008845DE" w:rsidP="003E69E9">
            <w:pPr>
              <w:rPr>
                <w:color w:val="000000" w:themeColor="text1"/>
              </w:rPr>
            </w:pPr>
            <w:r>
              <w:rPr>
                <w:rFonts w:hint="eastAsia"/>
              </w:rPr>
              <w:t>"message":{</w:t>
            </w:r>
          </w:p>
          <w:p w14:paraId="5EBF7AC6" w14:textId="77777777" w:rsidR="00933DB0" w:rsidRDefault="008845DE" w:rsidP="003E69E9">
            <w:r>
              <w:rPr>
                <w:rFonts w:hint="eastAsia"/>
              </w:rPr>
              <w:t xml:space="preserve">// </w:t>
            </w:r>
            <w:r>
              <w:rPr>
                <w:rFonts w:hint="eastAsia"/>
              </w:rPr>
              <w:t>故障</w:t>
            </w:r>
            <w:r>
              <w:rPr>
                <w:rFonts w:hint="eastAsia"/>
              </w:rPr>
              <w:t>Id(</w:t>
            </w:r>
            <w:r>
              <w:rPr>
                <w:rFonts w:hint="eastAsia"/>
              </w:rPr>
              <w:t>存在多个通过英文逗号隔开</w:t>
            </w:r>
            <w:r>
              <w:rPr>
                <w:rFonts w:hint="eastAsia"/>
              </w:rPr>
              <w:t xml:space="preserve">) </w:t>
            </w:r>
            <w:r>
              <w:rPr>
                <w:rFonts w:hint="eastAsia"/>
              </w:rPr>
              <w:t>参照附录</w:t>
            </w:r>
            <w:r>
              <w:rPr>
                <w:rFonts w:hint="eastAsia"/>
              </w:rPr>
              <w:t>K</w:t>
            </w:r>
            <w:r>
              <w:rPr>
                <w:rFonts w:hint="eastAsia"/>
              </w:rPr>
              <w:t>：故障类型对照表</w:t>
            </w:r>
          </w:p>
          <w:p w14:paraId="72D5EA46" w14:textId="77777777" w:rsidR="00933DB0" w:rsidRDefault="008845DE" w:rsidP="003E69E9">
            <w:r>
              <w:rPr>
                <w:color w:val="000000" w:themeColor="text1"/>
              </w:rPr>
              <w:tab/>
            </w:r>
            <w:r>
              <w:rPr>
                <w:color w:val="000000" w:themeColor="text1"/>
              </w:rPr>
              <w:tab/>
              <w:t>"</w:t>
            </w:r>
            <w:r>
              <w:rPr>
                <w:rFonts w:hint="eastAsia"/>
              </w:rPr>
              <w:t>faultId</w:t>
            </w:r>
            <w:r>
              <w:rPr>
                <w:color w:val="000000" w:themeColor="text1"/>
              </w:rPr>
              <w:t>":"</w:t>
            </w:r>
            <w:r>
              <w:rPr>
                <w:rFonts w:hint="eastAsia"/>
              </w:rPr>
              <w:t>100001 (String)</w:t>
            </w:r>
            <w:r>
              <w:rPr>
                <w:color w:val="000000" w:themeColor="text1"/>
              </w:rPr>
              <w:t>"</w:t>
            </w:r>
            <w:r>
              <w:rPr>
                <w:rFonts w:hint="eastAsia"/>
              </w:rPr>
              <w:t>,</w:t>
            </w:r>
          </w:p>
          <w:p w14:paraId="1389724C" w14:textId="77777777" w:rsidR="00933DB0" w:rsidRDefault="008845DE" w:rsidP="003E69E9">
            <w:pPr>
              <w:rPr>
                <w:color w:val="000000" w:themeColor="text1"/>
              </w:rPr>
            </w:pPr>
            <w:r>
              <w:rPr>
                <w:rFonts w:hint="eastAsia"/>
              </w:rPr>
              <w:t xml:space="preserve">// </w:t>
            </w:r>
            <w:r>
              <w:rPr>
                <w:rFonts w:hint="eastAsia"/>
              </w:rPr>
              <w:t>任务</w:t>
            </w:r>
            <w:r>
              <w:rPr>
                <w:rFonts w:hint="eastAsia"/>
              </w:rPr>
              <w:t>Id(</w:t>
            </w:r>
            <w:r>
              <w:rPr>
                <w:rFonts w:hint="eastAsia"/>
              </w:rPr>
              <w:t>存在多个通过英文逗号隔开</w:t>
            </w:r>
            <w:r>
              <w:rPr>
                <w:rFonts w:hint="eastAsia"/>
              </w:rPr>
              <w:t xml:space="preserve">) </w:t>
            </w:r>
            <w:r>
              <w:rPr>
                <w:rFonts w:hint="eastAsia"/>
              </w:rPr>
              <w:t>附录</w:t>
            </w:r>
            <w:r>
              <w:rPr>
                <w:rFonts w:hint="eastAsia"/>
              </w:rPr>
              <w:t>E:</w:t>
            </w:r>
            <w:r>
              <w:rPr>
                <w:rFonts w:hint="eastAsia"/>
              </w:rPr>
              <w:t>咖啡机任务状态表</w:t>
            </w:r>
          </w:p>
          <w:p w14:paraId="1AF2929F" w14:textId="77777777" w:rsidR="00933DB0" w:rsidRDefault="008845DE" w:rsidP="003E69E9">
            <w:r>
              <w:rPr>
                <w:color w:val="000000" w:themeColor="text1"/>
              </w:rPr>
              <w:tab/>
            </w:r>
            <w:r>
              <w:rPr>
                <w:color w:val="000000" w:themeColor="text1"/>
              </w:rPr>
              <w:tab/>
              <w:t>"</w:t>
            </w:r>
            <w:r>
              <w:rPr>
                <w:rFonts w:hint="eastAsia"/>
              </w:rPr>
              <w:t>taskId</w:t>
            </w:r>
            <w:r>
              <w:rPr>
                <w:color w:val="000000" w:themeColor="text1"/>
              </w:rPr>
              <w:t>":"</w:t>
            </w:r>
            <w:r>
              <w:rPr>
                <w:rFonts w:hint="eastAsia"/>
              </w:rPr>
              <w:t>2 (String)</w:t>
            </w:r>
            <w:r>
              <w:rPr>
                <w:color w:val="000000" w:themeColor="text1"/>
              </w:rPr>
              <w:t>"</w:t>
            </w:r>
            <w:r>
              <w:rPr>
                <w:rFonts w:hint="eastAsia"/>
              </w:rPr>
              <w:t>,</w:t>
            </w:r>
          </w:p>
          <w:p w14:paraId="66EF9C66" w14:textId="77777777" w:rsidR="00933DB0" w:rsidRDefault="008845DE" w:rsidP="003E69E9">
            <w:pPr>
              <w:rPr>
                <w:color w:val="000000" w:themeColor="text1"/>
              </w:rPr>
            </w:pPr>
            <w:r>
              <w:rPr>
                <w:rFonts w:hint="eastAsia"/>
              </w:rPr>
              <w:t xml:space="preserve">// </w:t>
            </w:r>
            <w:r>
              <w:rPr>
                <w:rFonts w:hint="eastAsia"/>
              </w:rPr>
              <w:t>安卓屏幕对照</w:t>
            </w:r>
            <w:r>
              <w:rPr>
                <w:rFonts w:hint="eastAsia"/>
              </w:rPr>
              <w:t>Id(</w:t>
            </w:r>
            <w:r>
              <w:rPr>
                <w:rFonts w:hint="eastAsia"/>
              </w:rPr>
              <w:t>存在多个通过英文逗号隔开</w:t>
            </w:r>
            <w:r>
              <w:rPr>
                <w:rFonts w:hint="eastAsia"/>
              </w:rPr>
              <w:t xml:space="preserve">) </w:t>
            </w:r>
            <w:r>
              <w:rPr>
                <w:rFonts w:hint="eastAsia"/>
              </w:rPr>
              <w:t>附录</w:t>
            </w:r>
            <w:r>
              <w:rPr>
                <w:rFonts w:hint="eastAsia"/>
              </w:rPr>
              <w:t>O</w:t>
            </w:r>
            <w:r>
              <w:rPr>
                <w:rFonts w:hint="eastAsia"/>
              </w:rPr>
              <w:t>：安卓屏幕对照表</w:t>
            </w:r>
          </w:p>
          <w:p w14:paraId="114FEF91" w14:textId="77777777" w:rsidR="00933DB0" w:rsidRDefault="008845DE" w:rsidP="003E69E9">
            <w:r>
              <w:rPr>
                <w:color w:val="000000" w:themeColor="text1"/>
              </w:rPr>
              <w:tab/>
            </w:r>
            <w:r>
              <w:rPr>
                <w:color w:val="000000" w:themeColor="text1"/>
              </w:rPr>
              <w:tab/>
              <w:t>"</w:t>
            </w:r>
            <w:r>
              <w:rPr>
                <w:rFonts w:hint="eastAsia"/>
              </w:rPr>
              <w:t>pageId</w:t>
            </w:r>
            <w:r>
              <w:rPr>
                <w:color w:val="000000" w:themeColor="text1"/>
              </w:rPr>
              <w:t>"</w:t>
            </w:r>
            <w:r>
              <w:rPr>
                <w:rFonts w:hint="eastAsia"/>
              </w:rPr>
              <w:t>:</w:t>
            </w:r>
            <w:r>
              <w:rPr>
                <w:color w:val="000000" w:themeColor="text1"/>
              </w:rPr>
              <w:t>"</w:t>
            </w:r>
            <w:r>
              <w:rPr>
                <w:rFonts w:hint="eastAsia"/>
              </w:rPr>
              <w:t>1 (String)</w:t>
            </w:r>
            <w:r>
              <w:rPr>
                <w:color w:val="000000" w:themeColor="text1"/>
              </w:rPr>
              <w:t>"</w:t>
            </w:r>
          </w:p>
          <w:p w14:paraId="42A6407A" w14:textId="77777777" w:rsidR="00933DB0" w:rsidRDefault="00933DB0" w:rsidP="003E69E9"/>
          <w:p w14:paraId="7F046800" w14:textId="77777777" w:rsidR="00933DB0" w:rsidRDefault="008845DE" w:rsidP="003E69E9">
            <w:pPr>
              <w:rPr>
                <w:color w:val="000000" w:themeColor="text1"/>
              </w:rPr>
            </w:pPr>
            <w:r>
              <w:rPr>
                <w:rFonts w:hint="eastAsia"/>
              </w:rPr>
              <w:t>},</w:t>
            </w:r>
          </w:p>
          <w:p w14:paraId="6716C67A" w14:textId="77777777" w:rsidR="00933DB0" w:rsidRDefault="008845DE" w:rsidP="003E69E9">
            <w:r>
              <w:rPr>
                <w:rFonts w:hint="eastAsia"/>
              </w:rPr>
              <w:t>"param":{</w:t>
            </w:r>
          </w:p>
          <w:p w14:paraId="6FC92789" w14:textId="77777777" w:rsidR="00933DB0" w:rsidRDefault="008845DE" w:rsidP="003E69E9">
            <w:pPr>
              <w:rPr>
                <w:color w:val="000000" w:themeColor="text1"/>
                <w:sz w:val="20"/>
                <w:szCs w:val="20"/>
              </w:rPr>
            </w:pPr>
            <w:r>
              <w:rPr>
                <w:rFonts w:hint="eastAsia"/>
                <w:color w:val="000000" w:themeColor="text1"/>
                <w:sz w:val="20"/>
                <w:szCs w:val="20"/>
              </w:rPr>
              <w:t xml:space="preserve">        </w:t>
            </w:r>
            <w:r>
              <w:rPr>
                <w:rFonts w:hint="eastAsia"/>
              </w:rPr>
              <w:t>//</w:t>
            </w:r>
            <w:r>
              <w:rPr>
                <w:rFonts w:hint="eastAsia"/>
              </w:rPr>
              <w:t>（范例）制作饮品响应参数</w:t>
            </w:r>
          </w:p>
          <w:p w14:paraId="12FE9E38" w14:textId="77777777" w:rsidR="00933DB0" w:rsidRDefault="008845DE" w:rsidP="003E69E9">
            <w:pPr>
              <w:rPr>
                <w:rFonts w:ascii="Consolas" w:hAnsi="Consolas" w:cs="Consolas"/>
                <w:kern w:val="0"/>
                <w:sz w:val="20"/>
                <w:szCs w:val="20"/>
              </w:rPr>
            </w:pPr>
            <w:r>
              <w:rPr>
                <w:rFonts w:ascii="Consolas" w:hAnsi="Consolas" w:cs="Consolas"/>
                <w:kern w:val="0"/>
                <w:sz w:val="20"/>
                <w:szCs w:val="20"/>
              </w:rPr>
              <w:t>"</w:t>
            </w:r>
            <w:r>
              <w:rPr>
                <w:rFonts w:hint="eastAsia"/>
              </w:rPr>
              <w:t>doDrink</w:t>
            </w:r>
            <w:r>
              <w:rPr>
                <w:rFonts w:ascii="Consolas" w:hAnsi="Consolas" w:cs="Consolas"/>
                <w:kern w:val="0"/>
                <w:sz w:val="20"/>
                <w:szCs w:val="20"/>
              </w:rPr>
              <w:t>"</w:t>
            </w:r>
            <w:r>
              <w:rPr>
                <w:rFonts w:ascii="Consolas" w:hAnsi="Consolas" w:cs="Consolas" w:hint="eastAsia"/>
                <w:kern w:val="0"/>
                <w:sz w:val="20"/>
                <w:szCs w:val="20"/>
              </w:rPr>
              <w:t>:{</w:t>
            </w:r>
          </w:p>
          <w:p w14:paraId="4D08901A" w14:textId="77777777" w:rsidR="00933DB0" w:rsidRDefault="008845DE" w:rsidP="003E69E9">
            <w:r>
              <w:rPr>
                <w:rFonts w:hint="eastAsia"/>
              </w:rPr>
              <w:t xml:space="preserve"> </w:t>
            </w:r>
            <w:r>
              <w:t xml:space="preserve">       </w:t>
            </w:r>
            <w:r>
              <w:rPr>
                <w:rFonts w:hint="eastAsia"/>
              </w:rPr>
              <w:t xml:space="preserve">   "trade_no"</w:t>
            </w:r>
            <w:r>
              <w:rPr>
                <w:rFonts w:hint="eastAsia"/>
              </w:rPr>
              <w:t>：</w:t>
            </w:r>
            <w:r>
              <w:rPr>
                <w:rFonts w:hint="eastAsia"/>
              </w:rPr>
              <w:t>"433928720211019110214",</w:t>
            </w:r>
          </w:p>
          <w:p w14:paraId="5C8D1367" w14:textId="77777777" w:rsidR="00933DB0" w:rsidRDefault="008845DE" w:rsidP="003E69E9">
            <w:r>
              <w:rPr>
                <w:rFonts w:hint="eastAsia"/>
              </w:rPr>
              <w:t>"code":0 (int)</w:t>
            </w:r>
          </w:p>
          <w:p w14:paraId="2B2E4E14" w14:textId="77777777" w:rsidR="00933DB0" w:rsidRDefault="008845DE" w:rsidP="003E69E9">
            <w:r>
              <w:rPr>
                <w:rFonts w:hint="eastAsia"/>
              </w:rPr>
              <w:t>}</w:t>
            </w:r>
          </w:p>
          <w:p w14:paraId="2A76322E" w14:textId="77777777" w:rsidR="00933DB0" w:rsidRDefault="008845DE" w:rsidP="003E69E9">
            <w:r>
              <w:rPr>
                <w:rFonts w:hint="eastAsia"/>
              </w:rPr>
              <w:t>}</w:t>
            </w:r>
          </w:p>
          <w:p w14:paraId="136FCB2E" w14:textId="77777777" w:rsidR="00933DB0" w:rsidRDefault="008845DE" w:rsidP="003E69E9">
            <w:r>
              <w:rPr>
                <w:rFonts w:hint="eastAsia"/>
              </w:rPr>
              <w:t>}</w:t>
            </w:r>
          </w:p>
          <w:p w14:paraId="42D26D97" w14:textId="77777777" w:rsidR="00933DB0" w:rsidRDefault="008845DE" w:rsidP="003E69E9">
            <w:r>
              <w:t>}</w:t>
            </w:r>
          </w:p>
        </w:tc>
      </w:tr>
    </w:tbl>
    <w:p w14:paraId="60671EDE" w14:textId="77777777" w:rsidR="00933DB0" w:rsidRDefault="00933DB0" w:rsidP="003E69E9"/>
    <w:p w14:paraId="6F181C2A" w14:textId="77777777" w:rsidR="00933DB0" w:rsidRDefault="008845DE" w:rsidP="003E69E9">
      <w:pPr>
        <w:pStyle w:val="2"/>
      </w:pPr>
      <w:r>
        <w:rPr>
          <w:rFonts w:hint="eastAsia"/>
        </w:rPr>
        <w:t xml:space="preserve">4.11 </w:t>
      </w:r>
      <w:r>
        <w:rPr>
          <w:rFonts w:hint="eastAsia"/>
        </w:rPr>
        <w:t>设备支付账号消息</w:t>
      </w:r>
    </w:p>
    <w:p w14:paraId="0AFD5838" w14:textId="77777777" w:rsidR="00933DB0" w:rsidRDefault="008845DE" w:rsidP="003E69E9">
      <w:pPr>
        <w:pStyle w:val="3"/>
      </w:pPr>
      <w:r>
        <w:rPr>
          <w:rFonts w:hint="eastAsia"/>
        </w:rPr>
        <w:t xml:space="preserve">4.11.1 </w:t>
      </w:r>
      <w:r>
        <w:rPr>
          <w:rFonts w:hint="eastAsia"/>
        </w:rPr>
        <w:t>消息格式</w:t>
      </w:r>
    </w:p>
    <w:p w14:paraId="342E119E" w14:textId="77777777" w:rsidR="00933DB0" w:rsidRDefault="008845DE" w:rsidP="003E69E9">
      <w:r>
        <w:rPr>
          <w:rFonts w:hint="eastAsia"/>
        </w:rPr>
        <w:t>云平台将支付账号信息推送给设备端，设备端响应</w:t>
      </w:r>
      <w:r>
        <w:rPr>
          <w:rFonts w:hint="eastAsia"/>
        </w:rPr>
        <w:t>ACK</w:t>
      </w:r>
      <w:r>
        <w:rPr>
          <w:rFonts w:hint="eastAsia"/>
        </w:rPr>
        <w:t>给云服务器</w:t>
      </w:r>
    </w:p>
    <w:p w14:paraId="6666B9DB" w14:textId="77777777" w:rsidR="00933DB0" w:rsidRDefault="008845DE" w:rsidP="003E69E9">
      <w:r>
        <w:rPr>
          <w:rFonts w:hint="eastAsia"/>
        </w:rPr>
        <w:t>同步类型：云平台单向下发给设备端</w:t>
      </w:r>
    </w:p>
    <w:p w14:paraId="0DF4F023" w14:textId="77777777" w:rsidR="00933DB0" w:rsidRDefault="008845DE" w:rsidP="003E69E9">
      <w:pPr>
        <w:pStyle w:val="4"/>
      </w:pPr>
      <w:r>
        <w:t>4</w:t>
      </w:r>
      <w:r>
        <w:rPr>
          <w:rFonts w:hint="eastAsia"/>
        </w:rPr>
        <w:t>.11</w:t>
      </w:r>
      <w:r>
        <w:t>.1</w:t>
      </w:r>
      <w:r>
        <w:rPr>
          <w:rFonts w:hint="eastAsia"/>
        </w:rPr>
        <w:t xml:space="preserve">.1 </w:t>
      </w:r>
      <w:r>
        <w:rPr>
          <w:rFonts w:hint="eastAsia"/>
        </w:rPr>
        <w:t>服务器支付账号消息下发结构体</w:t>
      </w:r>
    </w:p>
    <w:p w14:paraId="08AD1F92" w14:textId="77777777" w:rsidR="00933DB0" w:rsidRDefault="008845DE" w:rsidP="003E69E9">
      <w:r>
        <w:rPr>
          <w:rFonts w:hint="eastAsia"/>
        </w:rPr>
        <w:t>云服务推送支付账号消息给设备端</w:t>
      </w:r>
    </w:p>
    <w:tbl>
      <w:tblPr>
        <w:tblStyle w:val="af4"/>
        <w:tblW w:w="0" w:type="auto"/>
        <w:tblLook w:val="04A0" w:firstRow="1" w:lastRow="0" w:firstColumn="1" w:lastColumn="0" w:noHBand="0" w:noVBand="1"/>
      </w:tblPr>
      <w:tblGrid>
        <w:gridCol w:w="1526"/>
        <w:gridCol w:w="2734"/>
        <w:gridCol w:w="1235"/>
        <w:gridCol w:w="3027"/>
      </w:tblGrid>
      <w:tr w:rsidR="00933DB0" w14:paraId="4B39379C" w14:textId="77777777">
        <w:tc>
          <w:tcPr>
            <w:tcW w:w="1526" w:type="dxa"/>
            <w:shd w:val="clear" w:color="auto" w:fill="244061" w:themeFill="accent1" w:themeFillShade="80"/>
          </w:tcPr>
          <w:p w14:paraId="74A0E7FF" w14:textId="77777777" w:rsidR="00933DB0" w:rsidRDefault="008845DE" w:rsidP="003E69E9">
            <w:r>
              <w:rPr>
                <w:rFonts w:hint="eastAsia"/>
              </w:rPr>
              <w:t>消息主题</w:t>
            </w:r>
          </w:p>
        </w:tc>
        <w:tc>
          <w:tcPr>
            <w:tcW w:w="6996" w:type="dxa"/>
            <w:gridSpan w:val="3"/>
            <w:shd w:val="clear" w:color="auto" w:fill="FBD4B4" w:themeFill="accent6" w:themeFillTint="66"/>
          </w:tcPr>
          <w:p w14:paraId="5BF1182C" w14:textId="77777777" w:rsidR="00933DB0" w:rsidRDefault="008845DE" w:rsidP="003E69E9">
            <w:r>
              <w:rPr>
                <w:rFonts w:hint="eastAsia"/>
              </w:rPr>
              <w:t>clientId/kalerm/iot/pay/account/info/</w:t>
            </w:r>
            <w:r>
              <w:rPr>
                <w:rFonts w:ascii="微软雅黑" w:eastAsia="微软雅黑" w:hAnsi="微软雅黑" w:hint="eastAsia"/>
                <w:sz w:val="18"/>
                <w:szCs w:val="18"/>
              </w:rPr>
              <w:t>payserver</w:t>
            </w:r>
          </w:p>
        </w:tc>
      </w:tr>
      <w:tr w:rsidR="00933DB0" w14:paraId="742F2204" w14:textId="77777777">
        <w:tc>
          <w:tcPr>
            <w:tcW w:w="1526" w:type="dxa"/>
            <w:shd w:val="clear" w:color="auto" w:fill="244061" w:themeFill="accent1" w:themeFillShade="80"/>
          </w:tcPr>
          <w:p w14:paraId="6D173D87" w14:textId="77777777" w:rsidR="00933DB0" w:rsidRDefault="008845DE" w:rsidP="003E69E9">
            <w:r>
              <w:rPr>
                <w:rFonts w:hint="eastAsia"/>
              </w:rPr>
              <w:t>订阅者</w:t>
            </w:r>
          </w:p>
        </w:tc>
        <w:tc>
          <w:tcPr>
            <w:tcW w:w="2734" w:type="dxa"/>
          </w:tcPr>
          <w:p w14:paraId="2FA0466D" w14:textId="77777777" w:rsidR="00933DB0" w:rsidRDefault="008845DE" w:rsidP="003E69E9">
            <w:r>
              <w:rPr>
                <w:rFonts w:hint="eastAsia"/>
              </w:rPr>
              <w:t>咖啡机</w:t>
            </w:r>
          </w:p>
        </w:tc>
        <w:tc>
          <w:tcPr>
            <w:tcW w:w="1235" w:type="dxa"/>
            <w:shd w:val="clear" w:color="auto" w:fill="244061" w:themeFill="accent1" w:themeFillShade="80"/>
          </w:tcPr>
          <w:p w14:paraId="32BA8A1B" w14:textId="77777777" w:rsidR="00933DB0" w:rsidRDefault="008845DE" w:rsidP="003E69E9">
            <w:r>
              <w:rPr>
                <w:rFonts w:hint="eastAsia"/>
              </w:rPr>
              <w:t>发布者</w:t>
            </w:r>
          </w:p>
        </w:tc>
        <w:tc>
          <w:tcPr>
            <w:tcW w:w="3027" w:type="dxa"/>
          </w:tcPr>
          <w:p w14:paraId="395104BA" w14:textId="77777777" w:rsidR="00933DB0" w:rsidRDefault="008845DE" w:rsidP="003E69E9">
            <w:r>
              <w:rPr>
                <w:rFonts w:hint="eastAsia"/>
              </w:rPr>
              <w:t>云平台服务器</w:t>
            </w:r>
          </w:p>
        </w:tc>
      </w:tr>
      <w:tr w:rsidR="00933DB0" w14:paraId="0FA02FD9" w14:textId="77777777">
        <w:trPr>
          <w:trHeight w:val="956"/>
        </w:trPr>
        <w:tc>
          <w:tcPr>
            <w:tcW w:w="1526" w:type="dxa"/>
            <w:shd w:val="clear" w:color="auto" w:fill="244061" w:themeFill="accent1" w:themeFillShade="80"/>
          </w:tcPr>
          <w:p w14:paraId="4F38FA79" w14:textId="77777777" w:rsidR="00933DB0" w:rsidRDefault="008845DE" w:rsidP="003E69E9">
            <w:r>
              <w:t>J</w:t>
            </w:r>
            <w:r>
              <w:rPr>
                <w:rFonts w:hint="eastAsia"/>
              </w:rPr>
              <w:t>son</w:t>
            </w:r>
            <w:r>
              <w:rPr>
                <w:rFonts w:hint="eastAsia"/>
              </w:rPr>
              <w:t>格式</w:t>
            </w:r>
          </w:p>
        </w:tc>
        <w:tc>
          <w:tcPr>
            <w:tcW w:w="6996" w:type="dxa"/>
            <w:gridSpan w:val="3"/>
          </w:tcPr>
          <w:p w14:paraId="57EDDA15" w14:textId="77777777" w:rsidR="00933DB0" w:rsidRDefault="008845DE" w:rsidP="003E69E9">
            <w:r>
              <w:t>{</w:t>
            </w:r>
          </w:p>
          <w:p w14:paraId="5AD44792" w14:textId="77777777" w:rsidR="00933DB0" w:rsidRDefault="008845DE" w:rsidP="003E69E9">
            <w:r>
              <w:t>"</w:t>
            </w:r>
            <w:r>
              <w:rPr>
                <w:rFonts w:hint="eastAsia"/>
              </w:rPr>
              <w:t>msgId</w:t>
            </w:r>
            <w:r>
              <w:t>": "45484asd5a4d8a48a4sdads",</w:t>
            </w:r>
          </w:p>
          <w:p w14:paraId="1CCA941E" w14:textId="77777777" w:rsidR="00933DB0" w:rsidRDefault="008845DE" w:rsidP="003E69E9">
            <w:r>
              <w:t>"version": "2.0",</w:t>
            </w:r>
          </w:p>
          <w:p w14:paraId="22A101D7" w14:textId="77777777" w:rsidR="00933DB0" w:rsidRDefault="008845DE" w:rsidP="003E69E9">
            <w:r>
              <w:t>"timestamp": "1565499360620",</w:t>
            </w:r>
          </w:p>
          <w:p w14:paraId="15D05EC3" w14:textId="77777777" w:rsidR="00933DB0" w:rsidRDefault="008845DE" w:rsidP="003E69E9">
            <w:pPr>
              <w:rPr>
                <w:rFonts w:ascii="Consolas" w:hAnsi="Consolas" w:cs="Consolas"/>
                <w:color w:val="000000"/>
                <w:kern w:val="0"/>
                <w:sz w:val="20"/>
                <w:szCs w:val="20"/>
              </w:rPr>
            </w:pPr>
            <w:r>
              <w:t>"data": {</w:t>
            </w:r>
          </w:p>
          <w:p w14:paraId="75D02784" w14:textId="77777777" w:rsidR="00933DB0" w:rsidRDefault="008845DE" w:rsidP="003E69E9">
            <w:pPr>
              <w:rPr>
                <w:color w:val="000000"/>
              </w:rPr>
            </w:pPr>
            <w:r>
              <w:rPr>
                <w:rFonts w:hint="eastAsia"/>
              </w:rPr>
              <w:t>/*</w:t>
            </w:r>
            <w:r>
              <w:rPr>
                <w:rFonts w:hint="eastAsia"/>
              </w:rPr>
              <w:t>支付等待时间（单位：秒）</w:t>
            </w:r>
            <w:r>
              <w:rPr>
                <w:rFonts w:hint="eastAsia"/>
              </w:rPr>
              <w:t>*/</w:t>
            </w:r>
          </w:p>
          <w:p w14:paraId="4D88FA7F" w14:textId="77777777" w:rsidR="00933DB0" w:rsidRDefault="008845DE" w:rsidP="003E69E9">
            <w:r>
              <w:t>"</w:t>
            </w:r>
            <w:r>
              <w:rPr>
                <w:rFonts w:hint="eastAsia"/>
              </w:rPr>
              <w:t>waitTime</w:t>
            </w:r>
            <w:r>
              <w:t>":</w:t>
            </w:r>
            <w:r>
              <w:rPr>
                <w:rFonts w:hint="eastAsia"/>
              </w:rPr>
              <w:t>60 s (int),</w:t>
            </w:r>
          </w:p>
          <w:p w14:paraId="1AFECA9B" w14:textId="77777777" w:rsidR="00933DB0" w:rsidRDefault="008845DE" w:rsidP="003E69E9">
            <w:pPr>
              <w:rPr>
                <w:color w:val="000000"/>
              </w:rPr>
            </w:pPr>
            <w:r>
              <w:rPr>
                <w:rFonts w:hint="eastAsia"/>
              </w:rPr>
              <w:t>/*</w:t>
            </w:r>
            <w:r>
              <w:rPr>
                <w:rFonts w:hint="eastAsia"/>
              </w:rPr>
              <w:t>币种</w:t>
            </w:r>
            <w:r>
              <w:rPr>
                <w:rFonts w:hint="eastAsia"/>
              </w:rPr>
              <w:t>-</w:t>
            </w:r>
            <w:r>
              <w:rPr>
                <w:rFonts w:hint="eastAsia"/>
              </w:rPr>
              <w:t>币种符号</w:t>
            </w:r>
            <w:r>
              <w:rPr>
                <w:rFonts w:hint="eastAsia"/>
              </w:rPr>
              <w:t xml:space="preserve"> </w:t>
            </w:r>
            <w:r>
              <w:rPr>
                <w:rFonts w:hint="eastAsia"/>
              </w:rPr>
              <w:t>参照附录</w:t>
            </w:r>
            <w:r>
              <w:rPr>
                <w:rFonts w:hint="eastAsia"/>
              </w:rPr>
              <w:t>A</w:t>
            </w:r>
            <w:r>
              <w:rPr>
                <w:rFonts w:hint="eastAsia"/>
              </w:rPr>
              <w:t>：世界主要币种对照表。</w:t>
            </w:r>
            <w:r>
              <w:rPr>
                <w:rFonts w:hint="eastAsia"/>
              </w:rPr>
              <w:t>-</w:t>
            </w:r>
            <w:r>
              <w:rPr>
                <w:rFonts w:hint="eastAsia"/>
              </w:rPr>
              <w:t>是英文符号</w:t>
            </w:r>
            <w:r>
              <w:rPr>
                <w:rFonts w:hint="eastAsia"/>
              </w:rPr>
              <w:t>*/</w:t>
            </w:r>
          </w:p>
          <w:p w14:paraId="3BAF6870" w14:textId="77777777" w:rsidR="00933DB0" w:rsidRDefault="008845DE" w:rsidP="003E69E9">
            <w:r>
              <w:t>"</w:t>
            </w:r>
            <w:r>
              <w:rPr>
                <w:rFonts w:hint="eastAsia"/>
              </w:rPr>
              <w:t>currency</w:t>
            </w:r>
            <w:r>
              <w:t>":"</w:t>
            </w:r>
            <w:r>
              <w:rPr>
                <w:rFonts w:asciiTheme="minorEastAsia" w:hAnsiTheme="minorEastAsia" w:cs="宋体" w:hint="eastAsia"/>
                <w:bCs/>
                <w:color w:val="3C3C3C"/>
                <w:sz w:val="22"/>
              </w:rPr>
              <w:t>CNY</w:t>
            </w:r>
            <w:r>
              <w:rPr>
                <w:rFonts w:asciiTheme="minorEastAsia" w:hAnsiTheme="minorEastAsia" w:cs="宋体"/>
                <w:bCs/>
                <w:color w:val="3C3C3C"/>
                <w:sz w:val="22"/>
              </w:rPr>
              <w:t>-</w:t>
            </w:r>
            <w:r>
              <w:rPr>
                <w:rFonts w:asciiTheme="minorEastAsia" w:hAnsiTheme="minorEastAsia" w:cs="宋体" w:hint="eastAsia"/>
                <w:bCs/>
                <w:color w:val="3C3C3C"/>
                <w:sz w:val="22"/>
              </w:rPr>
              <w:t>¥</w:t>
            </w:r>
            <w:r>
              <w:t>"</w:t>
            </w:r>
            <w:r>
              <w:rPr>
                <w:rFonts w:hint="eastAsia"/>
              </w:rPr>
              <w:t xml:space="preserve"> </w:t>
            </w:r>
            <w:r>
              <w:rPr>
                <w:rFonts w:hint="eastAsia"/>
                <w:color w:val="000000"/>
              </w:rPr>
              <w:t xml:space="preserve"> </w:t>
            </w:r>
            <w:r>
              <w:t>,</w:t>
            </w:r>
          </w:p>
          <w:p w14:paraId="53465924" w14:textId="77777777" w:rsidR="00933DB0" w:rsidRDefault="008845DE" w:rsidP="003E69E9">
            <w:pPr>
              <w:rPr>
                <w:highlight w:val="yellow"/>
              </w:rPr>
            </w:pPr>
            <w:r>
              <w:rPr>
                <w:highlight w:val="yellow"/>
              </w:rPr>
              <w:t>/*</w:t>
            </w:r>
            <w:r>
              <w:rPr>
                <w:rFonts w:hint="eastAsia"/>
                <w:highlight w:val="yellow"/>
              </w:rPr>
              <w:t>统一币种位置开关</w:t>
            </w:r>
            <w:r>
              <w:rPr>
                <w:highlight w:val="yellow"/>
              </w:rPr>
              <w:t xml:space="preserve"> </w:t>
            </w:r>
            <w:r>
              <w:rPr>
                <w:rFonts w:hint="eastAsia"/>
                <w:highlight w:val="yellow"/>
              </w:rPr>
              <w:t>默认</w:t>
            </w:r>
            <w:r>
              <w:rPr>
                <w:highlight w:val="yellow"/>
              </w:rPr>
              <w:t>0</w:t>
            </w:r>
            <w:r>
              <w:rPr>
                <w:rFonts w:hint="eastAsia"/>
                <w:highlight w:val="yellow"/>
              </w:rPr>
              <w:t>关</w:t>
            </w:r>
            <w:r>
              <w:rPr>
                <w:highlight w:val="yellow"/>
              </w:rPr>
              <w:t>*/</w:t>
            </w:r>
          </w:p>
          <w:p w14:paraId="4CD6ACB8" w14:textId="77777777" w:rsidR="00933DB0" w:rsidRDefault="008845DE" w:rsidP="003E69E9">
            <w:pPr>
              <w:rPr>
                <w:highlight w:val="yellow"/>
              </w:rPr>
            </w:pPr>
            <w:r>
              <w:rPr>
                <w:highlight w:val="yellow"/>
              </w:rPr>
              <w:t>"currencyPositionSwitch":"0",</w:t>
            </w:r>
          </w:p>
          <w:p w14:paraId="62ACE53C" w14:textId="77777777" w:rsidR="00933DB0" w:rsidRDefault="008845DE" w:rsidP="003E69E9">
            <w:pPr>
              <w:rPr>
                <w:color w:val="000000" w:themeColor="text1"/>
                <w:highlight w:val="yellow"/>
              </w:rPr>
            </w:pPr>
            <w:r>
              <w:rPr>
                <w:highlight w:val="yellow"/>
              </w:rPr>
              <w:t>/* 0</w:t>
            </w:r>
            <w:r>
              <w:rPr>
                <w:rFonts w:hint="eastAsia"/>
                <w:highlight w:val="yellow"/>
              </w:rPr>
              <w:t>货币符号前【默认】</w:t>
            </w:r>
            <w:r>
              <w:rPr>
                <w:highlight w:val="yellow"/>
              </w:rPr>
              <w:t xml:space="preserve"> 1</w:t>
            </w:r>
            <w:r>
              <w:rPr>
                <w:rFonts w:hint="eastAsia"/>
                <w:highlight w:val="yellow"/>
              </w:rPr>
              <w:t>货币符号后</w:t>
            </w:r>
            <w:r>
              <w:rPr>
                <w:highlight w:val="yellow"/>
              </w:rPr>
              <w:t>*/</w:t>
            </w:r>
          </w:p>
          <w:p w14:paraId="1DE31933" w14:textId="77777777" w:rsidR="00933DB0" w:rsidRDefault="008845DE" w:rsidP="003E69E9">
            <w:pPr>
              <w:rPr>
                <w:rFonts w:ascii="宋体" w:eastAsia="宋体" w:hAnsi="宋体" w:cs="宋体"/>
                <w:sz w:val="24"/>
                <w:szCs w:val="24"/>
              </w:rPr>
            </w:pPr>
            <w:r>
              <w:rPr>
                <w:highlight w:val="yellow"/>
              </w:rPr>
              <w:t xml:space="preserve">"currencyPosition": "0(String)" </w:t>
            </w:r>
            <w:r>
              <w:t xml:space="preserve"> </w:t>
            </w:r>
            <w:r>
              <w:rPr>
                <w:rFonts w:ascii="宋体" w:eastAsia="宋体" w:hAnsi="宋体" w:cs="宋体" w:hint="eastAsia"/>
                <w:sz w:val="24"/>
                <w:szCs w:val="24"/>
              </w:rPr>
              <w:t xml:space="preserve"> ,</w:t>
            </w:r>
          </w:p>
          <w:p w14:paraId="2C4A6A4F" w14:textId="77777777" w:rsidR="00933DB0" w:rsidRDefault="008845DE" w:rsidP="003E69E9">
            <w:r>
              <w:t>"</w:t>
            </w:r>
            <w:r>
              <w:rPr>
                <w:rFonts w:hint="eastAsia"/>
              </w:rPr>
              <w:t>accountType</w:t>
            </w:r>
            <w:r>
              <w:t>":</w:t>
            </w:r>
            <w:r>
              <w:rPr>
                <w:rFonts w:hint="eastAsia"/>
              </w:rPr>
              <w:t>[</w:t>
            </w:r>
          </w:p>
          <w:p w14:paraId="3DDD15B1" w14:textId="77777777" w:rsidR="00933DB0" w:rsidRDefault="008845DE" w:rsidP="003E69E9">
            <w:r>
              <w:rPr>
                <w:rFonts w:hint="eastAsia"/>
              </w:rPr>
              <w:t xml:space="preserve">{ </w:t>
            </w:r>
          </w:p>
          <w:p w14:paraId="6595FB98" w14:textId="77777777" w:rsidR="00933DB0" w:rsidRDefault="008845DE" w:rsidP="003E69E9">
            <w:pPr>
              <w:rPr>
                <w:color w:val="000000" w:themeColor="text1"/>
              </w:rPr>
            </w:pPr>
            <w:r>
              <w:rPr>
                <w:rFonts w:hint="eastAsia"/>
                <w:color w:val="000000" w:themeColor="text1"/>
              </w:rPr>
              <w:t xml:space="preserve">  </w:t>
            </w:r>
            <w:r>
              <w:rPr>
                <w:rFonts w:hint="eastAsia"/>
              </w:rPr>
              <w:t>/*</w:t>
            </w:r>
            <w:r>
              <w:rPr>
                <w:rFonts w:hint="eastAsia"/>
              </w:rPr>
              <w:t>支付账号</w:t>
            </w:r>
            <w:r>
              <w:rPr>
                <w:rFonts w:hint="eastAsia"/>
              </w:rPr>
              <w:t>Id*/</w:t>
            </w:r>
          </w:p>
          <w:p w14:paraId="45E1DD52" w14:textId="77777777" w:rsidR="00933DB0" w:rsidRDefault="008845DE" w:rsidP="003E69E9">
            <w:r>
              <w:t>"</w:t>
            </w:r>
            <w:r>
              <w:rPr>
                <w:rFonts w:hint="eastAsia"/>
              </w:rPr>
              <w:t>accountId</w:t>
            </w:r>
            <w:r>
              <w:t>"</w:t>
            </w:r>
            <w:r>
              <w:rPr>
                <w:rFonts w:hint="eastAsia"/>
              </w:rPr>
              <w:t>:203 (int),</w:t>
            </w:r>
          </w:p>
          <w:p w14:paraId="04F46A3C" w14:textId="77777777" w:rsidR="00933DB0" w:rsidRDefault="00933DB0" w:rsidP="003E69E9"/>
          <w:p w14:paraId="2F9C324D" w14:textId="77777777" w:rsidR="00933DB0" w:rsidRDefault="008845DE" w:rsidP="003E69E9">
            <w:pPr>
              <w:rPr>
                <w:color w:val="000000" w:themeColor="text1"/>
              </w:rPr>
            </w:pPr>
            <w:r>
              <w:rPr>
                <w:rFonts w:hint="eastAsia"/>
              </w:rPr>
              <w:t>/*</w:t>
            </w:r>
            <w:r>
              <w:rPr>
                <w:rFonts w:hint="eastAsia"/>
              </w:rPr>
              <w:t>支付账号名称</w:t>
            </w:r>
            <w:r>
              <w:rPr>
                <w:rFonts w:hint="eastAsia"/>
              </w:rPr>
              <w:t>(</w:t>
            </w:r>
            <w:r>
              <w:rPr>
                <w:rFonts w:hint="eastAsia"/>
              </w:rPr>
              <w:t>根据语言环境返响应的名称</w:t>
            </w:r>
            <w:r>
              <w:rPr>
                <w:rFonts w:hint="eastAsia"/>
              </w:rPr>
              <w:t>)*/</w:t>
            </w:r>
          </w:p>
          <w:p w14:paraId="164277C9" w14:textId="77777777" w:rsidR="00933DB0" w:rsidRDefault="008845DE" w:rsidP="003E69E9">
            <w:r>
              <w:t>"</w:t>
            </w:r>
            <w:r>
              <w:rPr>
                <w:rFonts w:hint="eastAsia"/>
              </w:rPr>
              <w:t>accountName</w:t>
            </w:r>
            <w:r>
              <w:t>"</w:t>
            </w:r>
            <w:r>
              <w:rPr>
                <w:rFonts w:hint="eastAsia"/>
              </w:rPr>
              <w:t>:</w:t>
            </w:r>
            <w:r>
              <w:t>"</w:t>
            </w:r>
            <w:r>
              <w:rPr>
                <w:rFonts w:hint="eastAsia"/>
              </w:rPr>
              <w:t>支付宝</w:t>
            </w:r>
            <w:r>
              <w:rPr>
                <w:rFonts w:hint="eastAsia"/>
              </w:rPr>
              <w:t xml:space="preserve"> (String)</w:t>
            </w:r>
            <w:r>
              <w:t>"</w:t>
            </w:r>
            <w:r>
              <w:rPr>
                <w:rFonts w:hint="eastAsia"/>
              </w:rPr>
              <w:t>,</w:t>
            </w:r>
          </w:p>
          <w:p w14:paraId="0EFA1C42" w14:textId="77777777" w:rsidR="00933DB0" w:rsidRDefault="00933DB0" w:rsidP="003E69E9"/>
          <w:p w14:paraId="2C1AD955" w14:textId="77777777" w:rsidR="00933DB0" w:rsidRDefault="008845DE" w:rsidP="003E69E9">
            <w:pPr>
              <w:rPr>
                <w:color w:val="000000" w:themeColor="text1"/>
              </w:rPr>
            </w:pPr>
            <w:r>
              <w:rPr>
                <w:rFonts w:hint="eastAsia"/>
              </w:rPr>
              <w:t>/*</w:t>
            </w:r>
            <w:r>
              <w:rPr>
                <w:rFonts w:hint="eastAsia"/>
              </w:rPr>
              <w:t>支付方式</w:t>
            </w:r>
            <w:r>
              <w:rPr>
                <w:rFonts w:hint="eastAsia"/>
              </w:rPr>
              <w:t xml:space="preserve"> </w:t>
            </w:r>
            <w:r>
              <w:rPr>
                <w:rFonts w:hint="eastAsia"/>
              </w:rPr>
              <w:t>参照附录</w:t>
            </w:r>
            <w:r>
              <w:rPr>
                <w:rFonts w:hint="eastAsia"/>
              </w:rPr>
              <w:t>G</w:t>
            </w:r>
            <w:r>
              <w:rPr>
                <w:rFonts w:hint="eastAsia"/>
              </w:rPr>
              <w:t>：支付类型对照表</w:t>
            </w:r>
            <w:r>
              <w:rPr>
                <w:rFonts w:hint="eastAsia"/>
              </w:rPr>
              <w:t>*/</w:t>
            </w:r>
          </w:p>
          <w:p w14:paraId="1D10650D" w14:textId="77777777" w:rsidR="00933DB0" w:rsidRDefault="008845DE" w:rsidP="003E69E9">
            <w:r>
              <w:t>"</w:t>
            </w:r>
            <w:r>
              <w:rPr>
                <w:rFonts w:hint="eastAsia"/>
              </w:rPr>
              <w:t>accountType</w:t>
            </w:r>
            <w:r>
              <w:t>"</w:t>
            </w:r>
            <w:r>
              <w:rPr>
                <w:rFonts w:hint="eastAsia"/>
              </w:rPr>
              <w:t>:1 (int),</w:t>
            </w:r>
          </w:p>
          <w:p w14:paraId="19016F07" w14:textId="77777777" w:rsidR="00933DB0" w:rsidRDefault="00933DB0" w:rsidP="003E69E9"/>
          <w:p w14:paraId="670D2812" w14:textId="77777777" w:rsidR="00933DB0" w:rsidRDefault="008845DE" w:rsidP="003E69E9">
            <w:r>
              <w:rPr>
                <w:rFonts w:hint="eastAsia"/>
              </w:rPr>
              <w:t>/*</w:t>
            </w:r>
            <w:r>
              <w:rPr>
                <w:rFonts w:hint="eastAsia"/>
              </w:rPr>
              <w:t>售卖交互方式</w:t>
            </w:r>
            <w:r>
              <w:rPr>
                <w:rFonts w:hint="eastAsia"/>
              </w:rPr>
              <w:t xml:space="preserve"> </w:t>
            </w:r>
            <w:r>
              <w:rPr>
                <w:rFonts w:hint="eastAsia"/>
              </w:rPr>
              <w:t>参照附录</w:t>
            </w:r>
            <w:r>
              <w:rPr>
                <w:rFonts w:hint="eastAsia"/>
              </w:rPr>
              <w:t>G</w:t>
            </w:r>
            <w:r>
              <w:rPr>
                <w:rFonts w:hint="eastAsia"/>
              </w:rPr>
              <w:t>：支付类型对照表</w:t>
            </w:r>
            <w:r>
              <w:rPr>
                <w:rFonts w:hint="eastAsia"/>
              </w:rPr>
              <w:t xml:space="preserve"> </w:t>
            </w:r>
          </w:p>
          <w:p w14:paraId="7EC73425" w14:textId="77777777" w:rsidR="00933DB0" w:rsidRDefault="008845DE" w:rsidP="003E69E9">
            <w:r>
              <w:rPr>
                <w:rFonts w:hint="eastAsia"/>
              </w:rPr>
              <w:t>（</w:t>
            </w:r>
            <w:r>
              <w:rPr>
                <w:rFonts w:hint="eastAsia"/>
              </w:rPr>
              <w:t>1</w:t>
            </w:r>
            <w:r>
              <w:rPr>
                <w:rFonts w:hint="eastAsia"/>
              </w:rPr>
              <w:t>：二维码类型；</w:t>
            </w:r>
            <w:r>
              <w:rPr>
                <w:rFonts w:hint="eastAsia"/>
              </w:rPr>
              <w:t>2</w:t>
            </w:r>
            <w:r>
              <w:rPr>
                <w:rFonts w:hint="eastAsia"/>
              </w:rPr>
              <w:t>：刷卡类型；）</w:t>
            </w:r>
          </w:p>
          <w:p w14:paraId="3B286814" w14:textId="77777777" w:rsidR="00933DB0" w:rsidRDefault="008845DE" w:rsidP="003E69E9">
            <w:pPr>
              <w:rPr>
                <w:color w:val="000000" w:themeColor="text1"/>
              </w:rPr>
            </w:pPr>
            <w:r>
              <w:rPr>
                <w:rFonts w:hint="eastAsia"/>
              </w:rPr>
              <w:t>*/</w:t>
            </w:r>
          </w:p>
          <w:p w14:paraId="182D8BD4" w14:textId="77777777" w:rsidR="00933DB0" w:rsidRDefault="008845DE" w:rsidP="003E69E9">
            <w:r>
              <w:t>"</w:t>
            </w:r>
            <w:r>
              <w:rPr>
                <w:rFonts w:hint="eastAsia"/>
              </w:rPr>
              <w:t>interactiveMode</w:t>
            </w:r>
            <w:r>
              <w:t>"</w:t>
            </w:r>
            <w:r>
              <w:rPr>
                <w:rFonts w:hint="eastAsia"/>
              </w:rPr>
              <w:t>:1 (int)</w:t>
            </w:r>
            <w:r>
              <w:t>,</w:t>
            </w:r>
          </w:p>
          <w:p w14:paraId="2659FF36" w14:textId="77777777" w:rsidR="00933DB0" w:rsidRDefault="00933DB0" w:rsidP="003E69E9"/>
          <w:p w14:paraId="65A0811F" w14:textId="77777777" w:rsidR="00933DB0" w:rsidRDefault="008845DE" w:rsidP="003E69E9">
            <w:pPr>
              <w:rPr>
                <w:color w:val="000000" w:themeColor="text1"/>
              </w:rPr>
            </w:pPr>
            <w:r>
              <w:rPr>
                <w:rFonts w:hint="eastAsia"/>
              </w:rPr>
              <w:t>/*</w:t>
            </w:r>
            <w:r>
              <w:rPr>
                <w:rFonts w:hint="eastAsia"/>
              </w:rPr>
              <w:t>支付账号图标</w:t>
            </w:r>
            <w:r>
              <w:rPr>
                <w:rFonts w:hint="eastAsia"/>
              </w:rPr>
              <w:t>url */</w:t>
            </w:r>
          </w:p>
          <w:p w14:paraId="59867F8A" w14:textId="77777777" w:rsidR="00933DB0" w:rsidRDefault="008845DE" w:rsidP="003E69E9">
            <w:r>
              <w:t>"</w:t>
            </w:r>
            <w:r>
              <w:rPr>
                <w:rFonts w:hint="eastAsia"/>
              </w:rPr>
              <w:t>resourceUrl</w:t>
            </w:r>
            <w:r>
              <w:t>":"</w:t>
            </w:r>
            <w:r>
              <w:rPr>
                <w:rFonts w:hint="eastAsia"/>
              </w:rPr>
              <w:t>...(String)</w:t>
            </w:r>
            <w:r>
              <w:t>"</w:t>
            </w:r>
          </w:p>
          <w:p w14:paraId="17D7C5F3" w14:textId="77777777" w:rsidR="00933DB0" w:rsidRDefault="008845DE" w:rsidP="003E69E9">
            <w:r>
              <w:rPr>
                <w:rFonts w:hint="eastAsia"/>
              </w:rPr>
              <w:t>},</w:t>
            </w:r>
          </w:p>
          <w:p w14:paraId="4BD1B592" w14:textId="77777777" w:rsidR="00933DB0" w:rsidRDefault="008845DE" w:rsidP="003E69E9">
            <w:r>
              <w:rPr>
                <w:rFonts w:hint="eastAsia"/>
              </w:rPr>
              <w:t xml:space="preserve">  {</w:t>
            </w:r>
            <w:r>
              <w:rPr>
                <w:rFonts w:hint="eastAsia"/>
              </w:rPr>
              <w:t>……</w:t>
            </w:r>
            <w:r>
              <w:rPr>
                <w:rFonts w:hint="eastAsia"/>
              </w:rPr>
              <w:t>}</w:t>
            </w:r>
          </w:p>
          <w:p w14:paraId="472F8804" w14:textId="77777777" w:rsidR="00933DB0" w:rsidRDefault="008845DE" w:rsidP="003E69E9">
            <w:r>
              <w:rPr>
                <w:rFonts w:hint="eastAsia"/>
              </w:rPr>
              <w:t>]</w:t>
            </w:r>
          </w:p>
          <w:p w14:paraId="0581E377" w14:textId="77777777" w:rsidR="00933DB0" w:rsidRDefault="008845DE" w:rsidP="003E69E9">
            <w:r>
              <w:rPr>
                <w:rFonts w:hint="eastAsia"/>
              </w:rPr>
              <w:t>}</w:t>
            </w:r>
          </w:p>
          <w:p w14:paraId="62FFEFD2" w14:textId="77777777" w:rsidR="00933DB0" w:rsidRDefault="008845DE" w:rsidP="003E69E9">
            <w:r>
              <w:t>}</w:t>
            </w:r>
          </w:p>
        </w:tc>
      </w:tr>
    </w:tbl>
    <w:p w14:paraId="0F58422B" w14:textId="77777777" w:rsidR="00933DB0" w:rsidRDefault="008845DE" w:rsidP="003E69E9">
      <w:pPr>
        <w:rPr>
          <w:bCs/>
        </w:rPr>
      </w:pPr>
      <w:r>
        <w:rPr>
          <w:rFonts w:hint="eastAsia"/>
        </w:rPr>
        <w:t>说明：云平台</w:t>
      </w:r>
      <w:r>
        <w:rPr>
          <w:rFonts w:hint="eastAsia"/>
        </w:rPr>
        <w:t xml:space="preserve"> ---&gt; </w:t>
      </w:r>
      <w:r>
        <w:rPr>
          <w:rFonts w:hint="eastAsia"/>
        </w:rPr>
        <w:t>单向下发给</w:t>
      </w:r>
      <w:r>
        <w:rPr>
          <w:rFonts w:hint="eastAsia"/>
        </w:rPr>
        <w:t xml:space="preserve"> ---&gt; </w:t>
      </w:r>
      <w:r>
        <w:rPr>
          <w:rFonts w:hint="eastAsia"/>
        </w:rPr>
        <w:t>设备端</w:t>
      </w:r>
    </w:p>
    <w:p w14:paraId="47EF3726" w14:textId="77777777" w:rsidR="00933DB0" w:rsidRDefault="008845DE" w:rsidP="003E69E9">
      <w:pPr>
        <w:pStyle w:val="4"/>
      </w:pPr>
      <w:r>
        <w:t>4</w:t>
      </w:r>
      <w:r>
        <w:rPr>
          <w:rFonts w:hint="eastAsia"/>
        </w:rPr>
        <w:t>.11</w:t>
      </w:r>
      <w:r>
        <w:t>.1</w:t>
      </w:r>
      <w:r>
        <w:rPr>
          <w:rFonts w:hint="eastAsia"/>
        </w:rPr>
        <w:t xml:space="preserve">.2 </w:t>
      </w:r>
      <w:r>
        <w:rPr>
          <w:rFonts w:hint="eastAsia"/>
        </w:rPr>
        <w:t>设备端响应消息结构体</w:t>
      </w:r>
    </w:p>
    <w:tbl>
      <w:tblPr>
        <w:tblStyle w:val="af4"/>
        <w:tblW w:w="0" w:type="auto"/>
        <w:tblLook w:val="04A0" w:firstRow="1" w:lastRow="0" w:firstColumn="1" w:lastColumn="0" w:noHBand="0" w:noVBand="1"/>
      </w:tblPr>
      <w:tblGrid>
        <w:gridCol w:w="1526"/>
        <w:gridCol w:w="2734"/>
        <w:gridCol w:w="1235"/>
        <w:gridCol w:w="3027"/>
      </w:tblGrid>
      <w:tr w:rsidR="00933DB0" w14:paraId="7E6FF02C" w14:textId="77777777">
        <w:tc>
          <w:tcPr>
            <w:tcW w:w="1526" w:type="dxa"/>
            <w:shd w:val="clear" w:color="auto" w:fill="244061" w:themeFill="accent1" w:themeFillShade="80"/>
          </w:tcPr>
          <w:p w14:paraId="3F238A3E" w14:textId="77777777" w:rsidR="00933DB0" w:rsidRDefault="008845DE" w:rsidP="003E69E9">
            <w:r>
              <w:rPr>
                <w:rFonts w:hint="eastAsia"/>
              </w:rPr>
              <w:t>消息主题</w:t>
            </w:r>
          </w:p>
        </w:tc>
        <w:tc>
          <w:tcPr>
            <w:tcW w:w="6996" w:type="dxa"/>
            <w:gridSpan w:val="3"/>
            <w:shd w:val="clear" w:color="auto" w:fill="FBD4B4" w:themeFill="accent6" w:themeFillTint="66"/>
          </w:tcPr>
          <w:p w14:paraId="517B3368" w14:textId="77777777" w:rsidR="00933DB0" w:rsidRDefault="008845DE" w:rsidP="003E69E9">
            <w:r>
              <w:rPr>
                <w:rFonts w:ascii="微软雅黑" w:eastAsia="微软雅黑" w:hAnsi="微软雅黑" w:hint="eastAsia"/>
                <w:sz w:val="18"/>
                <w:szCs w:val="18"/>
              </w:rPr>
              <w:t>payserver/</w:t>
            </w:r>
            <w:r>
              <w:rPr>
                <w:rFonts w:hint="eastAsia"/>
              </w:rPr>
              <w:t>kalerm/iot/pay/account/info/ack/clientId</w:t>
            </w:r>
          </w:p>
        </w:tc>
      </w:tr>
      <w:tr w:rsidR="00933DB0" w14:paraId="50D79040" w14:textId="77777777">
        <w:tc>
          <w:tcPr>
            <w:tcW w:w="1526" w:type="dxa"/>
            <w:shd w:val="clear" w:color="auto" w:fill="244061" w:themeFill="accent1" w:themeFillShade="80"/>
          </w:tcPr>
          <w:p w14:paraId="275DCE8F" w14:textId="77777777" w:rsidR="00933DB0" w:rsidRDefault="008845DE" w:rsidP="003E69E9">
            <w:r>
              <w:rPr>
                <w:rFonts w:hint="eastAsia"/>
              </w:rPr>
              <w:t>订阅者</w:t>
            </w:r>
          </w:p>
        </w:tc>
        <w:tc>
          <w:tcPr>
            <w:tcW w:w="2734" w:type="dxa"/>
          </w:tcPr>
          <w:p w14:paraId="54CA001E" w14:textId="77777777" w:rsidR="00933DB0" w:rsidRDefault="008845DE" w:rsidP="003E69E9">
            <w:r>
              <w:rPr>
                <w:rFonts w:hint="eastAsia"/>
              </w:rPr>
              <w:t>云平台服务器</w:t>
            </w:r>
          </w:p>
        </w:tc>
        <w:tc>
          <w:tcPr>
            <w:tcW w:w="1235" w:type="dxa"/>
            <w:shd w:val="clear" w:color="auto" w:fill="244061" w:themeFill="accent1" w:themeFillShade="80"/>
          </w:tcPr>
          <w:p w14:paraId="64735344" w14:textId="77777777" w:rsidR="00933DB0" w:rsidRDefault="008845DE" w:rsidP="003E69E9">
            <w:r>
              <w:rPr>
                <w:rFonts w:hint="eastAsia"/>
              </w:rPr>
              <w:t>发布者</w:t>
            </w:r>
          </w:p>
        </w:tc>
        <w:tc>
          <w:tcPr>
            <w:tcW w:w="3027" w:type="dxa"/>
          </w:tcPr>
          <w:p w14:paraId="374E45C6" w14:textId="77777777" w:rsidR="00933DB0" w:rsidRDefault="008845DE" w:rsidP="003E69E9">
            <w:r>
              <w:rPr>
                <w:rFonts w:hint="eastAsia"/>
              </w:rPr>
              <w:t>咖啡机</w:t>
            </w:r>
          </w:p>
        </w:tc>
      </w:tr>
      <w:tr w:rsidR="00933DB0" w14:paraId="5A95EDF7" w14:textId="77777777">
        <w:trPr>
          <w:trHeight w:val="956"/>
        </w:trPr>
        <w:tc>
          <w:tcPr>
            <w:tcW w:w="1526" w:type="dxa"/>
            <w:shd w:val="clear" w:color="auto" w:fill="244061" w:themeFill="accent1" w:themeFillShade="80"/>
          </w:tcPr>
          <w:p w14:paraId="78C5C07D" w14:textId="77777777" w:rsidR="00933DB0" w:rsidRDefault="008845DE" w:rsidP="003E69E9">
            <w:r>
              <w:t>J</w:t>
            </w:r>
            <w:r>
              <w:rPr>
                <w:rFonts w:hint="eastAsia"/>
              </w:rPr>
              <w:t>son</w:t>
            </w:r>
            <w:r>
              <w:rPr>
                <w:rFonts w:hint="eastAsia"/>
              </w:rPr>
              <w:t>格式</w:t>
            </w:r>
          </w:p>
        </w:tc>
        <w:tc>
          <w:tcPr>
            <w:tcW w:w="6996" w:type="dxa"/>
            <w:gridSpan w:val="3"/>
          </w:tcPr>
          <w:p w14:paraId="55766210" w14:textId="77777777" w:rsidR="00933DB0" w:rsidRDefault="008845DE" w:rsidP="003E69E9">
            <w:r>
              <w:t>{</w:t>
            </w:r>
          </w:p>
          <w:p w14:paraId="399CD3F5" w14:textId="77777777" w:rsidR="00933DB0" w:rsidRDefault="008845DE" w:rsidP="003E69E9">
            <w:r>
              <w:t>"</w:t>
            </w:r>
            <w:r>
              <w:rPr>
                <w:rFonts w:hint="eastAsia"/>
              </w:rPr>
              <w:t>msgId</w:t>
            </w:r>
            <w:r>
              <w:t>": "45484asd5a4d8a48a4sdads",</w:t>
            </w:r>
          </w:p>
          <w:p w14:paraId="507C372B" w14:textId="77777777" w:rsidR="00933DB0" w:rsidRDefault="008845DE" w:rsidP="003E69E9">
            <w:r>
              <w:t>"version": "2.0",</w:t>
            </w:r>
          </w:p>
          <w:p w14:paraId="485D4C4E" w14:textId="77777777" w:rsidR="00933DB0" w:rsidRDefault="008845DE" w:rsidP="003E69E9">
            <w:r>
              <w:t>"timestamp": "1565499360629",</w:t>
            </w:r>
          </w:p>
          <w:p w14:paraId="3E452474" w14:textId="77777777" w:rsidR="00933DB0" w:rsidRDefault="008845DE" w:rsidP="003E69E9">
            <w:r>
              <w:t>"ackCode": "</w:t>
            </w:r>
            <w:r>
              <w:rPr>
                <w:rFonts w:hint="eastAsia"/>
              </w:rPr>
              <w:t>OK</w:t>
            </w:r>
            <w:r>
              <w:t>"</w:t>
            </w:r>
            <w:r>
              <w:rPr>
                <w:rFonts w:hint="eastAsia"/>
              </w:rPr>
              <w:t>,</w:t>
            </w:r>
          </w:p>
          <w:p w14:paraId="7D9440FE" w14:textId="77777777" w:rsidR="00933DB0" w:rsidRDefault="008845DE" w:rsidP="003E69E9">
            <w:r>
              <w:t>"data": {</w:t>
            </w:r>
            <w:r>
              <w:rPr>
                <w:rFonts w:hint="eastAsia"/>
              </w:rPr>
              <w:t>}</w:t>
            </w:r>
          </w:p>
          <w:p w14:paraId="3B8E3BB9" w14:textId="77777777" w:rsidR="00933DB0" w:rsidRDefault="008845DE" w:rsidP="003E69E9">
            <w:r>
              <w:t>}</w:t>
            </w:r>
          </w:p>
        </w:tc>
      </w:tr>
    </w:tbl>
    <w:p w14:paraId="44D6FAB1" w14:textId="77777777" w:rsidR="00933DB0" w:rsidRDefault="008845DE" w:rsidP="003E69E9">
      <w:pPr>
        <w:pStyle w:val="3"/>
      </w:pPr>
      <w:r>
        <w:rPr>
          <w:rFonts w:hint="eastAsia"/>
        </w:rPr>
        <w:t>4.11.2</w:t>
      </w:r>
      <w:r>
        <w:t xml:space="preserve"> </w:t>
      </w:r>
      <w:r>
        <w:rPr>
          <w:rFonts w:hint="eastAsia"/>
        </w:rPr>
        <w:t>消息格式</w:t>
      </w:r>
    </w:p>
    <w:p w14:paraId="065C299A" w14:textId="77777777" w:rsidR="00933DB0" w:rsidRDefault="008845DE" w:rsidP="003E69E9">
      <w:pPr>
        <w:rPr>
          <w:highlight w:val="yellow"/>
        </w:rPr>
      </w:pPr>
      <w:r>
        <w:rPr>
          <w:rFonts w:hint="eastAsia"/>
          <w:highlight w:val="yellow"/>
        </w:rPr>
        <w:t>设备端将支付账号信息下发给云平台，云平台响应</w:t>
      </w:r>
      <w:r>
        <w:rPr>
          <w:highlight w:val="yellow"/>
        </w:rPr>
        <w:t>ACK</w:t>
      </w:r>
      <w:r>
        <w:rPr>
          <w:rFonts w:hint="eastAsia"/>
          <w:highlight w:val="yellow"/>
        </w:rPr>
        <w:t>给设备端</w:t>
      </w:r>
    </w:p>
    <w:p w14:paraId="18B4AF7F" w14:textId="77777777" w:rsidR="00933DB0" w:rsidRDefault="008845DE" w:rsidP="003E69E9">
      <w:pPr>
        <w:rPr>
          <w:highlight w:val="yellow"/>
        </w:rPr>
      </w:pPr>
      <w:r>
        <w:rPr>
          <w:rFonts w:hint="eastAsia"/>
          <w:highlight w:val="yellow"/>
        </w:rPr>
        <w:t>同步类型：设备端单向上报给云平台</w:t>
      </w:r>
    </w:p>
    <w:p w14:paraId="66BD579A" w14:textId="77777777" w:rsidR="00933DB0" w:rsidRDefault="008845DE" w:rsidP="003E69E9">
      <w:pPr>
        <w:pStyle w:val="4"/>
        <w:rPr>
          <w:highlight w:val="yellow"/>
        </w:rPr>
      </w:pPr>
      <w:r>
        <w:rPr>
          <w:highlight w:val="yellow"/>
        </w:rPr>
        <w:t xml:space="preserve">4.11.2.1 </w:t>
      </w:r>
      <w:r>
        <w:rPr>
          <w:rFonts w:hint="eastAsia"/>
          <w:highlight w:val="yellow"/>
        </w:rPr>
        <w:t>设备端上报支付账号消息结构体</w:t>
      </w:r>
    </w:p>
    <w:p w14:paraId="08D69F31" w14:textId="77777777" w:rsidR="00933DB0" w:rsidRDefault="008845DE" w:rsidP="003E69E9">
      <w:pPr>
        <w:rPr>
          <w:highlight w:val="yellow"/>
        </w:rPr>
      </w:pPr>
      <w:r>
        <w:rPr>
          <w:rFonts w:hint="eastAsia"/>
          <w:highlight w:val="yellow"/>
        </w:rPr>
        <w:t>设备端上报支付相关结构体</w:t>
      </w:r>
    </w:p>
    <w:tbl>
      <w:tblPr>
        <w:tblStyle w:val="af4"/>
        <w:tblW w:w="0" w:type="auto"/>
        <w:tblLook w:val="04A0" w:firstRow="1" w:lastRow="0" w:firstColumn="1" w:lastColumn="0" w:noHBand="0" w:noVBand="1"/>
      </w:tblPr>
      <w:tblGrid>
        <w:gridCol w:w="1526"/>
        <w:gridCol w:w="2734"/>
        <w:gridCol w:w="1235"/>
        <w:gridCol w:w="3027"/>
      </w:tblGrid>
      <w:tr w:rsidR="00933DB0" w14:paraId="21079C28" w14:textId="77777777">
        <w:tc>
          <w:tcPr>
            <w:tcW w:w="1526" w:type="dxa"/>
            <w:tcBorders>
              <w:top w:val="single" w:sz="4" w:space="0" w:color="auto"/>
              <w:left w:val="single" w:sz="4" w:space="0" w:color="auto"/>
              <w:bottom w:val="single" w:sz="4" w:space="0" w:color="auto"/>
              <w:right w:val="single" w:sz="4" w:space="0" w:color="auto"/>
            </w:tcBorders>
            <w:shd w:val="clear" w:color="auto" w:fill="244061" w:themeFill="accent1" w:themeFillShade="80"/>
          </w:tcPr>
          <w:p w14:paraId="2CA5D206" w14:textId="77777777" w:rsidR="00933DB0" w:rsidRDefault="008845DE" w:rsidP="003E69E9">
            <w:r>
              <w:rPr>
                <w:rFonts w:hint="eastAsia"/>
              </w:rPr>
              <w:t>消息主题</w:t>
            </w:r>
          </w:p>
        </w:tc>
        <w:tc>
          <w:tcPr>
            <w:tcW w:w="6996" w:type="dxa"/>
            <w:gridSpan w:val="3"/>
            <w:tcBorders>
              <w:top w:val="single" w:sz="4" w:space="0" w:color="auto"/>
              <w:left w:val="single" w:sz="4" w:space="0" w:color="auto"/>
              <w:bottom w:val="single" w:sz="4" w:space="0" w:color="auto"/>
              <w:right w:val="single" w:sz="4" w:space="0" w:color="auto"/>
            </w:tcBorders>
            <w:shd w:val="clear" w:color="auto" w:fill="FBD4B4" w:themeFill="accent6" w:themeFillTint="66"/>
          </w:tcPr>
          <w:p w14:paraId="707704FF" w14:textId="77777777" w:rsidR="00933DB0" w:rsidRDefault="008845DE" w:rsidP="003E69E9">
            <w:pPr>
              <w:rPr>
                <w:highlight w:val="yellow"/>
              </w:rPr>
            </w:pPr>
            <w:r>
              <w:rPr>
                <w:highlight w:val="yellow"/>
              </w:rPr>
              <w:t>kalerm/iot/pay/account/info/notify/clientId</w:t>
            </w:r>
          </w:p>
        </w:tc>
      </w:tr>
      <w:tr w:rsidR="00933DB0" w14:paraId="60629FC1" w14:textId="77777777">
        <w:tc>
          <w:tcPr>
            <w:tcW w:w="1526" w:type="dxa"/>
            <w:tcBorders>
              <w:top w:val="single" w:sz="4" w:space="0" w:color="auto"/>
              <w:left w:val="single" w:sz="4" w:space="0" w:color="auto"/>
              <w:bottom w:val="single" w:sz="4" w:space="0" w:color="auto"/>
              <w:right w:val="single" w:sz="4" w:space="0" w:color="auto"/>
            </w:tcBorders>
            <w:shd w:val="clear" w:color="auto" w:fill="244061" w:themeFill="accent1" w:themeFillShade="80"/>
          </w:tcPr>
          <w:p w14:paraId="3BFE6533" w14:textId="77777777" w:rsidR="00933DB0" w:rsidRDefault="008845DE" w:rsidP="003E69E9">
            <w:r>
              <w:rPr>
                <w:rFonts w:hint="eastAsia"/>
              </w:rPr>
              <w:t>订阅者</w:t>
            </w:r>
          </w:p>
        </w:tc>
        <w:tc>
          <w:tcPr>
            <w:tcW w:w="2734" w:type="dxa"/>
            <w:tcBorders>
              <w:top w:val="single" w:sz="4" w:space="0" w:color="auto"/>
              <w:left w:val="single" w:sz="4" w:space="0" w:color="auto"/>
              <w:bottom w:val="single" w:sz="4" w:space="0" w:color="auto"/>
              <w:right w:val="single" w:sz="4" w:space="0" w:color="auto"/>
            </w:tcBorders>
          </w:tcPr>
          <w:p w14:paraId="297D37FC" w14:textId="77777777" w:rsidR="00933DB0" w:rsidRDefault="008845DE" w:rsidP="003E69E9">
            <w:pPr>
              <w:rPr>
                <w:highlight w:val="yellow"/>
              </w:rPr>
            </w:pPr>
            <w:r>
              <w:rPr>
                <w:rFonts w:hint="eastAsia"/>
                <w:highlight w:val="yellow"/>
              </w:rPr>
              <w:t>云平台服务器</w:t>
            </w:r>
          </w:p>
        </w:tc>
        <w:tc>
          <w:tcPr>
            <w:tcW w:w="1235" w:type="dxa"/>
            <w:tcBorders>
              <w:top w:val="single" w:sz="4" w:space="0" w:color="auto"/>
              <w:left w:val="single" w:sz="4" w:space="0" w:color="auto"/>
              <w:bottom w:val="single" w:sz="4" w:space="0" w:color="auto"/>
              <w:right w:val="single" w:sz="4" w:space="0" w:color="auto"/>
            </w:tcBorders>
            <w:shd w:val="clear" w:color="auto" w:fill="244061" w:themeFill="accent1" w:themeFillShade="80"/>
          </w:tcPr>
          <w:p w14:paraId="43D98BF3" w14:textId="77777777" w:rsidR="00933DB0" w:rsidRDefault="008845DE" w:rsidP="003E69E9">
            <w:pPr>
              <w:rPr>
                <w:highlight w:val="yellow"/>
              </w:rPr>
            </w:pPr>
            <w:r>
              <w:rPr>
                <w:rFonts w:hint="eastAsia"/>
                <w:highlight w:val="yellow"/>
              </w:rPr>
              <w:t>发布者</w:t>
            </w:r>
          </w:p>
        </w:tc>
        <w:tc>
          <w:tcPr>
            <w:tcW w:w="3027" w:type="dxa"/>
            <w:tcBorders>
              <w:top w:val="single" w:sz="4" w:space="0" w:color="auto"/>
              <w:left w:val="single" w:sz="4" w:space="0" w:color="auto"/>
              <w:bottom w:val="single" w:sz="4" w:space="0" w:color="auto"/>
              <w:right w:val="single" w:sz="4" w:space="0" w:color="auto"/>
            </w:tcBorders>
          </w:tcPr>
          <w:p w14:paraId="0BDAB51C" w14:textId="77777777" w:rsidR="00933DB0" w:rsidRDefault="008845DE" w:rsidP="003E69E9">
            <w:pPr>
              <w:rPr>
                <w:highlight w:val="yellow"/>
              </w:rPr>
            </w:pPr>
            <w:r>
              <w:rPr>
                <w:rFonts w:hint="eastAsia"/>
                <w:highlight w:val="yellow"/>
              </w:rPr>
              <w:t>咖啡机</w:t>
            </w:r>
          </w:p>
        </w:tc>
      </w:tr>
      <w:tr w:rsidR="00933DB0" w14:paraId="2FCA7D97" w14:textId="77777777">
        <w:trPr>
          <w:trHeight w:val="956"/>
        </w:trPr>
        <w:tc>
          <w:tcPr>
            <w:tcW w:w="1526" w:type="dxa"/>
            <w:tcBorders>
              <w:top w:val="single" w:sz="4" w:space="0" w:color="auto"/>
              <w:left w:val="single" w:sz="4" w:space="0" w:color="auto"/>
              <w:bottom w:val="single" w:sz="4" w:space="0" w:color="auto"/>
              <w:right w:val="single" w:sz="4" w:space="0" w:color="auto"/>
            </w:tcBorders>
            <w:shd w:val="clear" w:color="auto" w:fill="244061" w:themeFill="accent1" w:themeFillShade="80"/>
          </w:tcPr>
          <w:p w14:paraId="42978BE0" w14:textId="77777777" w:rsidR="00933DB0" w:rsidRDefault="008845DE" w:rsidP="003E69E9">
            <w:r>
              <w:t>Json</w:t>
            </w:r>
            <w:r>
              <w:rPr>
                <w:rFonts w:hint="eastAsia"/>
              </w:rPr>
              <w:t>格式</w:t>
            </w:r>
          </w:p>
        </w:tc>
        <w:tc>
          <w:tcPr>
            <w:tcW w:w="6996" w:type="dxa"/>
            <w:gridSpan w:val="3"/>
            <w:tcBorders>
              <w:top w:val="single" w:sz="4" w:space="0" w:color="auto"/>
              <w:left w:val="single" w:sz="4" w:space="0" w:color="auto"/>
              <w:bottom w:val="single" w:sz="4" w:space="0" w:color="auto"/>
              <w:right w:val="single" w:sz="4" w:space="0" w:color="auto"/>
            </w:tcBorders>
          </w:tcPr>
          <w:p w14:paraId="4ADDE545" w14:textId="77777777" w:rsidR="00933DB0" w:rsidRDefault="008845DE" w:rsidP="003E69E9">
            <w:pPr>
              <w:rPr>
                <w:highlight w:val="yellow"/>
              </w:rPr>
            </w:pPr>
            <w:r>
              <w:rPr>
                <w:highlight w:val="yellow"/>
              </w:rPr>
              <w:t>{</w:t>
            </w:r>
          </w:p>
          <w:p w14:paraId="3DB15A30" w14:textId="77777777" w:rsidR="00933DB0" w:rsidRDefault="008845DE" w:rsidP="003E69E9">
            <w:pPr>
              <w:rPr>
                <w:highlight w:val="yellow"/>
              </w:rPr>
            </w:pPr>
            <w:r>
              <w:rPr>
                <w:highlight w:val="yellow"/>
              </w:rPr>
              <w:t>"msgId": "45484asd5a4d8a48a4sdads",</w:t>
            </w:r>
          </w:p>
          <w:p w14:paraId="57DDC046" w14:textId="77777777" w:rsidR="00933DB0" w:rsidRDefault="008845DE" w:rsidP="003E69E9">
            <w:pPr>
              <w:rPr>
                <w:highlight w:val="yellow"/>
              </w:rPr>
            </w:pPr>
            <w:r>
              <w:rPr>
                <w:highlight w:val="yellow"/>
              </w:rPr>
              <w:t>"version": "2.0",</w:t>
            </w:r>
          </w:p>
          <w:p w14:paraId="7126194A" w14:textId="77777777" w:rsidR="00933DB0" w:rsidRDefault="008845DE" w:rsidP="003E69E9">
            <w:pPr>
              <w:rPr>
                <w:highlight w:val="yellow"/>
              </w:rPr>
            </w:pPr>
            <w:r>
              <w:rPr>
                <w:highlight w:val="yellow"/>
              </w:rPr>
              <w:t>"timestamp": "1565499360620",</w:t>
            </w:r>
          </w:p>
          <w:p w14:paraId="5DA5203F" w14:textId="77777777" w:rsidR="00933DB0" w:rsidRDefault="008845DE" w:rsidP="003E69E9">
            <w:pPr>
              <w:rPr>
                <w:rFonts w:ascii="Consolas" w:hAnsi="Consolas" w:cs="Consolas"/>
                <w:color w:val="000000"/>
                <w:kern w:val="0"/>
                <w:sz w:val="20"/>
                <w:szCs w:val="20"/>
                <w:highlight w:val="yellow"/>
              </w:rPr>
            </w:pPr>
            <w:r>
              <w:rPr>
                <w:highlight w:val="yellow"/>
              </w:rPr>
              <w:t>"data": {</w:t>
            </w:r>
          </w:p>
          <w:p w14:paraId="22D2EE2D" w14:textId="77777777" w:rsidR="00933DB0" w:rsidRDefault="008845DE" w:rsidP="003E69E9">
            <w:pPr>
              <w:rPr>
                <w:color w:val="000000"/>
                <w:highlight w:val="yellow"/>
              </w:rPr>
            </w:pPr>
            <w:r>
              <w:rPr>
                <w:highlight w:val="yellow"/>
              </w:rPr>
              <w:t>/*</w:t>
            </w:r>
            <w:r>
              <w:rPr>
                <w:rFonts w:hint="eastAsia"/>
                <w:highlight w:val="yellow"/>
              </w:rPr>
              <w:t>支付等待时间（单位：秒）</w:t>
            </w:r>
            <w:r>
              <w:rPr>
                <w:highlight w:val="yellow"/>
              </w:rPr>
              <w:t>*/</w:t>
            </w:r>
          </w:p>
          <w:p w14:paraId="1107ED4C" w14:textId="77777777" w:rsidR="00933DB0" w:rsidRDefault="008845DE" w:rsidP="003E69E9">
            <w:pPr>
              <w:rPr>
                <w:highlight w:val="yellow"/>
              </w:rPr>
            </w:pPr>
            <w:r>
              <w:rPr>
                <w:highlight w:val="yellow"/>
              </w:rPr>
              <w:t>"waitTime":60 s (int),</w:t>
            </w:r>
          </w:p>
          <w:p w14:paraId="782731E1" w14:textId="77777777" w:rsidR="00933DB0" w:rsidRDefault="008845DE" w:rsidP="003E69E9">
            <w:pPr>
              <w:rPr>
                <w:color w:val="000000"/>
                <w:highlight w:val="yellow"/>
              </w:rPr>
            </w:pPr>
            <w:r>
              <w:rPr>
                <w:highlight w:val="yellow"/>
              </w:rPr>
              <w:t>/*</w:t>
            </w:r>
            <w:r>
              <w:rPr>
                <w:rFonts w:hint="eastAsia"/>
                <w:highlight w:val="yellow"/>
              </w:rPr>
              <w:t>币种</w:t>
            </w:r>
            <w:r>
              <w:rPr>
                <w:highlight w:val="yellow"/>
              </w:rPr>
              <w:t>-</w:t>
            </w:r>
            <w:r>
              <w:rPr>
                <w:rFonts w:hint="eastAsia"/>
                <w:highlight w:val="yellow"/>
              </w:rPr>
              <w:t>币种符号</w:t>
            </w:r>
            <w:r>
              <w:rPr>
                <w:highlight w:val="yellow"/>
              </w:rPr>
              <w:t xml:space="preserve"> </w:t>
            </w:r>
            <w:r>
              <w:rPr>
                <w:rFonts w:hint="eastAsia"/>
                <w:highlight w:val="yellow"/>
              </w:rPr>
              <w:t>参照附录</w:t>
            </w:r>
            <w:r>
              <w:rPr>
                <w:highlight w:val="yellow"/>
              </w:rPr>
              <w:t>A</w:t>
            </w:r>
            <w:r>
              <w:rPr>
                <w:rFonts w:hint="eastAsia"/>
                <w:highlight w:val="yellow"/>
              </w:rPr>
              <w:t>：世界主要币种对照表。</w:t>
            </w:r>
            <w:r>
              <w:rPr>
                <w:highlight w:val="yellow"/>
              </w:rPr>
              <w:t>-</w:t>
            </w:r>
            <w:r>
              <w:rPr>
                <w:rFonts w:hint="eastAsia"/>
                <w:highlight w:val="yellow"/>
              </w:rPr>
              <w:t>是英文符号</w:t>
            </w:r>
            <w:r>
              <w:rPr>
                <w:highlight w:val="yellow"/>
              </w:rPr>
              <w:t>*/</w:t>
            </w:r>
          </w:p>
          <w:p w14:paraId="12B18A90" w14:textId="77777777" w:rsidR="00933DB0" w:rsidRDefault="008845DE" w:rsidP="003E69E9">
            <w:pPr>
              <w:rPr>
                <w:color w:val="000000"/>
                <w:highlight w:val="yellow"/>
              </w:rPr>
            </w:pPr>
            <w:r>
              <w:rPr>
                <w:highlight w:val="yellow"/>
              </w:rPr>
              <w:t>"currency":"</w:t>
            </w:r>
            <w:r>
              <w:rPr>
                <w:rFonts w:asciiTheme="minorEastAsia" w:hAnsiTheme="minorEastAsia" w:cs="宋体" w:hint="eastAsia"/>
                <w:bCs/>
                <w:color w:val="3C3C3C"/>
                <w:sz w:val="22"/>
                <w:highlight w:val="yellow"/>
              </w:rPr>
              <w:t>CNY-¥</w:t>
            </w:r>
            <w:r>
              <w:rPr>
                <w:highlight w:val="yellow"/>
              </w:rPr>
              <w:t>",</w:t>
            </w:r>
          </w:p>
          <w:p w14:paraId="401D79AC" w14:textId="77777777" w:rsidR="00933DB0" w:rsidRDefault="008845DE" w:rsidP="003E69E9">
            <w:pPr>
              <w:rPr>
                <w:highlight w:val="yellow"/>
              </w:rPr>
            </w:pPr>
            <w:r>
              <w:rPr>
                <w:highlight w:val="yellow"/>
              </w:rPr>
              <w:t>/*</w:t>
            </w:r>
            <w:r>
              <w:rPr>
                <w:rFonts w:hint="eastAsia"/>
                <w:highlight w:val="yellow"/>
              </w:rPr>
              <w:t>统一币种位置开关</w:t>
            </w:r>
            <w:r>
              <w:rPr>
                <w:highlight w:val="yellow"/>
              </w:rPr>
              <w:t xml:space="preserve"> </w:t>
            </w:r>
            <w:r>
              <w:rPr>
                <w:rFonts w:hint="eastAsia"/>
                <w:highlight w:val="yellow"/>
              </w:rPr>
              <w:t>默认</w:t>
            </w:r>
            <w:r>
              <w:rPr>
                <w:highlight w:val="yellow"/>
              </w:rPr>
              <w:t>0</w:t>
            </w:r>
            <w:r>
              <w:rPr>
                <w:rFonts w:hint="eastAsia"/>
                <w:highlight w:val="yellow"/>
              </w:rPr>
              <w:t>关</w:t>
            </w:r>
            <w:r>
              <w:rPr>
                <w:highlight w:val="yellow"/>
              </w:rPr>
              <w:t>*/</w:t>
            </w:r>
          </w:p>
          <w:p w14:paraId="45D1A0A3" w14:textId="77777777" w:rsidR="00933DB0" w:rsidRDefault="008845DE" w:rsidP="003E69E9">
            <w:pPr>
              <w:rPr>
                <w:color w:val="000000"/>
                <w:highlight w:val="yellow"/>
              </w:rPr>
            </w:pPr>
            <w:r>
              <w:rPr>
                <w:highlight w:val="yellow"/>
              </w:rPr>
              <w:t>"currencyPositionSwitch":"0",</w:t>
            </w:r>
          </w:p>
          <w:p w14:paraId="160C6F4D" w14:textId="77777777" w:rsidR="00933DB0" w:rsidRDefault="008845DE" w:rsidP="003E69E9">
            <w:pPr>
              <w:rPr>
                <w:color w:val="000000" w:themeColor="text1"/>
                <w:highlight w:val="yellow"/>
              </w:rPr>
            </w:pPr>
            <w:r>
              <w:rPr>
                <w:highlight w:val="yellow"/>
              </w:rPr>
              <w:t>/* 0</w:t>
            </w:r>
            <w:r>
              <w:rPr>
                <w:rFonts w:hint="eastAsia"/>
                <w:highlight w:val="yellow"/>
              </w:rPr>
              <w:t>货币符号前【默认】</w:t>
            </w:r>
            <w:r>
              <w:rPr>
                <w:highlight w:val="yellow"/>
              </w:rPr>
              <w:t xml:space="preserve"> 1</w:t>
            </w:r>
            <w:r>
              <w:rPr>
                <w:rFonts w:hint="eastAsia"/>
                <w:highlight w:val="yellow"/>
              </w:rPr>
              <w:t>货币符号后</w:t>
            </w:r>
            <w:r>
              <w:rPr>
                <w:highlight w:val="yellow"/>
              </w:rPr>
              <w:t>*/</w:t>
            </w:r>
          </w:p>
          <w:p w14:paraId="76168787" w14:textId="77777777" w:rsidR="00933DB0" w:rsidRDefault="008845DE" w:rsidP="003E69E9">
            <w:pPr>
              <w:rPr>
                <w:highlight w:val="yellow"/>
              </w:rPr>
            </w:pPr>
            <w:r>
              <w:rPr>
                <w:highlight w:val="yellow"/>
              </w:rPr>
              <w:t>"currencyPosition": "0"(String)</w:t>
            </w:r>
          </w:p>
          <w:p w14:paraId="595A4CD6" w14:textId="77777777" w:rsidR="00933DB0" w:rsidRDefault="008845DE" w:rsidP="003E69E9">
            <w:pPr>
              <w:rPr>
                <w:highlight w:val="yellow"/>
              </w:rPr>
            </w:pPr>
            <w:r>
              <w:rPr>
                <w:highlight w:val="yellow"/>
              </w:rPr>
              <w:t>}</w:t>
            </w:r>
          </w:p>
          <w:p w14:paraId="7842A540" w14:textId="77777777" w:rsidR="00933DB0" w:rsidRDefault="008845DE" w:rsidP="003E69E9">
            <w:pPr>
              <w:rPr>
                <w:highlight w:val="yellow"/>
              </w:rPr>
            </w:pPr>
            <w:r>
              <w:rPr>
                <w:highlight w:val="yellow"/>
              </w:rPr>
              <w:t>}</w:t>
            </w:r>
          </w:p>
        </w:tc>
      </w:tr>
    </w:tbl>
    <w:p w14:paraId="0640CEB8" w14:textId="77777777" w:rsidR="00933DB0" w:rsidRDefault="008845DE" w:rsidP="003E69E9">
      <w:pPr>
        <w:rPr>
          <w:bCs/>
          <w:highlight w:val="yellow"/>
        </w:rPr>
      </w:pPr>
      <w:r>
        <w:rPr>
          <w:rFonts w:hint="eastAsia"/>
          <w:highlight w:val="yellow"/>
        </w:rPr>
        <w:t>说明：设备端</w:t>
      </w:r>
      <w:r>
        <w:rPr>
          <w:highlight w:val="yellow"/>
        </w:rPr>
        <w:t>---&gt;</w:t>
      </w:r>
      <w:r>
        <w:rPr>
          <w:rFonts w:hint="eastAsia"/>
          <w:highlight w:val="yellow"/>
        </w:rPr>
        <w:t>上报给</w:t>
      </w:r>
      <w:r>
        <w:rPr>
          <w:highlight w:val="yellow"/>
        </w:rPr>
        <w:t xml:space="preserve"> ---&gt; </w:t>
      </w:r>
      <w:r>
        <w:rPr>
          <w:rFonts w:hint="eastAsia"/>
          <w:highlight w:val="yellow"/>
        </w:rPr>
        <w:t>云平台</w:t>
      </w:r>
    </w:p>
    <w:p w14:paraId="7F47198B" w14:textId="77777777" w:rsidR="00933DB0" w:rsidRDefault="008845DE" w:rsidP="003E69E9">
      <w:pPr>
        <w:pStyle w:val="4"/>
        <w:rPr>
          <w:highlight w:val="yellow"/>
        </w:rPr>
      </w:pPr>
      <w:r>
        <w:rPr>
          <w:highlight w:val="yellow"/>
        </w:rPr>
        <w:t xml:space="preserve">4.11.2.2 </w:t>
      </w:r>
      <w:r>
        <w:rPr>
          <w:rFonts w:hint="eastAsia"/>
          <w:highlight w:val="yellow"/>
        </w:rPr>
        <w:t>服务端响应消息结构体</w:t>
      </w:r>
    </w:p>
    <w:tbl>
      <w:tblPr>
        <w:tblStyle w:val="af4"/>
        <w:tblW w:w="0" w:type="auto"/>
        <w:tblLook w:val="04A0" w:firstRow="1" w:lastRow="0" w:firstColumn="1" w:lastColumn="0" w:noHBand="0" w:noVBand="1"/>
      </w:tblPr>
      <w:tblGrid>
        <w:gridCol w:w="1526"/>
        <w:gridCol w:w="2734"/>
        <w:gridCol w:w="1235"/>
        <w:gridCol w:w="3027"/>
      </w:tblGrid>
      <w:tr w:rsidR="00933DB0" w14:paraId="16422193" w14:textId="77777777">
        <w:tc>
          <w:tcPr>
            <w:tcW w:w="1526" w:type="dxa"/>
            <w:tcBorders>
              <w:top w:val="single" w:sz="4" w:space="0" w:color="auto"/>
              <w:left w:val="single" w:sz="4" w:space="0" w:color="auto"/>
              <w:bottom w:val="single" w:sz="4" w:space="0" w:color="auto"/>
              <w:right w:val="single" w:sz="4" w:space="0" w:color="auto"/>
            </w:tcBorders>
            <w:shd w:val="clear" w:color="auto" w:fill="244061" w:themeFill="accent1" w:themeFillShade="80"/>
          </w:tcPr>
          <w:p w14:paraId="65ABEC3E" w14:textId="77777777" w:rsidR="00933DB0" w:rsidRDefault="008845DE" w:rsidP="003E69E9">
            <w:r>
              <w:rPr>
                <w:rFonts w:hint="eastAsia"/>
              </w:rPr>
              <w:t>消息主题</w:t>
            </w:r>
          </w:p>
        </w:tc>
        <w:tc>
          <w:tcPr>
            <w:tcW w:w="6996" w:type="dxa"/>
            <w:gridSpan w:val="3"/>
            <w:tcBorders>
              <w:top w:val="single" w:sz="4" w:space="0" w:color="auto"/>
              <w:left w:val="single" w:sz="4" w:space="0" w:color="auto"/>
              <w:bottom w:val="single" w:sz="4" w:space="0" w:color="auto"/>
              <w:right w:val="single" w:sz="4" w:space="0" w:color="auto"/>
            </w:tcBorders>
            <w:shd w:val="clear" w:color="auto" w:fill="FBD4B4" w:themeFill="accent6" w:themeFillTint="66"/>
          </w:tcPr>
          <w:p w14:paraId="0F930561" w14:textId="77777777" w:rsidR="00933DB0" w:rsidRDefault="008845DE" w:rsidP="003E69E9">
            <w:pPr>
              <w:rPr>
                <w:highlight w:val="yellow"/>
              </w:rPr>
            </w:pPr>
            <w:r>
              <w:rPr>
                <w:highlight w:val="yellow"/>
              </w:rPr>
              <w:t>clientId/notify</w:t>
            </w:r>
            <w:r>
              <w:rPr>
                <w:rFonts w:ascii="微软雅黑" w:eastAsia="微软雅黑" w:hAnsi="微软雅黑" w:hint="eastAsia"/>
                <w:sz w:val="18"/>
                <w:szCs w:val="18"/>
                <w:highlight w:val="yellow"/>
              </w:rPr>
              <w:t>/</w:t>
            </w:r>
            <w:r>
              <w:rPr>
                <w:highlight w:val="yellow"/>
              </w:rPr>
              <w:t>kalerm/iot/pay/account/info/ack</w:t>
            </w:r>
          </w:p>
        </w:tc>
      </w:tr>
      <w:tr w:rsidR="00933DB0" w14:paraId="394469F4" w14:textId="77777777">
        <w:tc>
          <w:tcPr>
            <w:tcW w:w="1526" w:type="dxa"/>
            <w:tcBorders>
              <w:top w:val="single" w:sz="4" w:space="0" w:color="auto"/>
              <w:left w:val="single" w:sz="4" w:space="0" w:color="auto"/>
              <w:bottom w:val="single" w:sz="4" w:space="0" w:color="auto"/>
              <w:right w:val="single" w:sz="4" w:space="0" w:color="auto"/>
            </w:tcBorders>
            <w:shd w:val="clear" w:color="auto" w:fill="244061" w:themeFill="accent1" w:themeFillShade="80"/>
          </w:tcPr>
          <w:p w14:paraId="020EB4E3" w14:textId="77777777" w:rsidR="00933DB0" w:rsidRDefault="008845DE" w:rsidP="003E69E9">
            <w:r>
              <w:rPr>
                <w:rFonts w:hint="eastAsia"/>
              </w:rPr>
              <w:t>订阅者</w:t>
            </w:r>
          </w:p>
        </w:tc>
        <w:tc>
          <w:tcPr>
            <w:tcW w:w="2734" w:type="dxa"/>
            <w:tcBorders>
              <w:top w:val="single" w:sz="4" w:space="0" w:color="auto"/>
              <w:left w:val="single" w:sz="4" w:space="0" w:color="auto"/>
              <w:bottom w:val="single" w:sz="4" w:space="0" w:color="auto"/>
              <w:right w:val="single" w:sz="4" w:space="0" w:color="auto"/>
            </w:tcBorders>
          </w:tcPr>
          <w:p w14:paraId="093E0996" w14:textId="77777777" w:rsidR="00933DB0" w:rsidRDefault="008845DE" w:rsidP="003E69E9">
            <w:pPr>
              <w:rPr>
                <w:highlight w:val="yellow"/>
              </w:rPr>
            </w:pPr>
            <w:r>
              <w:rPr>
                <w:rFonts w:hint="eastAsia"/>
                <w:highlight w:val="yellow"/>
              </w:rPr>
              <w:t>咖啡机</w:t>
            </w:r>
          </w:p>
        </w:tc>
        <w:tc>
          <w:tcPr>
            <w:tcW w:w="1235" w:type="dxa"/>
            <w:tcBorders>
              <w:top w:val="single" w:sz="4" w:space="0" w:color="auto"/>
              <w:left w:val="single" w:sz="4" w:space="0" w:color="auto"/>
              <w:bottom w:val="single" w:sz="4" w:space="0" w:color="auto"/>
              <w:right w:val="single" w:sz="4" w:space="0" w:color="auto"/>
            </w:tcBorders>
            <w:shd w:val="clear" w:color="auto" w:fill="244061" w:themeFill="accent1" w:themeFillShade="80"/>
          </w:tcPr>
          <w:p w14:paraId="2C027DE9" w14:textId="77777777" w:rsidR="00933DB0" w:rsidRDefault="008845DE" w:rsidP="003E69E9">
            <w:pPr>
              <w:rPr>
                <w:highlight w:val="yellow"/>
              </w:rPr>
            </w:pPr>
            <w:r>
              <w:rPr>
                <w:rFonts w:hint="eastAsia"/>
                <w:highlight w:val="yellow"/>
              </w:rPr>
              <w:t>发布者</w:t>
            </w:r>
          </w:p>
        </w:tc>
        <w:tc>
          <w:tcPr>
            <w:tcW w:w="3027" w:type="dxa"/>
            <w:tcBorders>
              <w:top w:val="single" w:sz="4" w:space="0" w:color="auto"/>
              <w:left w:val="single" w:sz="4" w:space="0" w:color="auto"/>
              <w:bottom w:val="single" w:sz="4" w:space="0" w:color="auto"/>
              <w:right w:val="single" w:sz="4" w:space="0" w:color="auto"/>
            </w:tcBorders>
          </w:tcPr>
          <w:p w14:paraId="76A529E0" w14:textId="77777777" w:rsidR="00933DB0" w:rsidRDefault="008845DE" w:rsidP="003E69E9">
            <w:pPr>
              <w:rPr>
                <w:highlight w:val="yellow"/>
              </w:rPr>
            </w:pPr>
            <w:r>
              <w:rPr>
                <w:rFonts w:hint="eastAsia"/>
                <w:highlight w:val="yellow"/>
              </w:rPr>
              <w:t>云平台服务器</w:t>
            </w:r>
          </w:p>
        </w:tc>
      </w:tr>
      <w:tr w:rsidR="00933DB0" w14:paraId="10AF5D89" w14:textId="77777777">
        <w:trPr>
          <w:trHeight w:val="956"/>
        </w:trPr>
        <w:tc>
          <w:tcPr>
            <w:tcW w:w="1526" w:type="dxa"/>
            <w:tcBorders>
              <w:top w:val="single" w:sz="4" w:space="0" w:color="auto"/>
              <w:left w:val="single" w:sz="4" w:space="0" w:color="auto"/>
              <w:bottom w:val="single" w:sz="4" w:space="0" w:color="auto"/>
              <w:right w:val="single" w:sz="4" w:space="0" w:color="auto"/>
            </w:tcBorders>
            <w:shd w:val="clear" w:color="auto" w:fill="244061" w:themeFill="accent1" w:themeFillShade="80"/>
          </w:tcPr>
          <w:p w14:paraId="10A18358" w14:textId="77777777" w:rsidR="00933DB0" w:rsidRDefault="008845DE" w:rsidP="003E69E9">
            <w:r>
              <w:t>Json</w:t>
            </w:r>
            <w:r>
              <w:rPr>
                <w:rFonts w:hint="eastAsia"/>
              </w:rPr>
              <w:t>格式</w:t>
            </w:r>
          </w:p>
        </w:tc>
        <w:tc>
          <w:tcPr>
            <w:tcW w:w="6996" w:type="dxa"/>
            <w:gridSpan w:val="3"/>
            <w:tcBorders>
              <w:top w:val="single" w:sz="4" w:space="0" w:color="auto"/>
              <w:left w:val="single" w:sz="4" w:space="0" w:color="auto"/>
              <w:bottom w:val="single" w:sz="4" w:space="0" w:color="auto"/>
              <w:right w:val="single" w:sz="4" w:space="0" w:color="auto"/>
            </w:tcBorders>
          </w:tcPr>
          <w:p w14:paraId="1F38884F" w14:textId="77777777" w:rsidR="00933DB0" w:rsidRDefault="008845DE" w:rsidP="003E69E9">
            <w:pPr>
              <w:rPr>
                <w:highlight w:val="yellow"/>
              </w:rPr>
            </w:pPr>
            <w:r>
              <w:rPr>
                <w:highlight w:val="yellow"/>
              </w:rPr>
              <w:t>{</w:t>
            </w:r>
          </w:p>
          <w:p w14:paraId="56D20129" w14:textId="77777777" w:rsidR="00933DB0" w:rsidRDefault="008845DE" w:rsidP="003E69E9">
            <w:pPr>
              <w:rPr>
                <w:highlight w:val="yellow"/>
              </w:rPr>
            </w:pPr>
            <w:r>
              <w:rPr>
                <w:highlight w:val="yellow"/>
              </w:rPr>
              <w:t>"msgId": "45484asd5a4d8a48a4sdads",</w:t>
            </w:r>
          </w:p>
          <w:p w14:paraId="51836027" w14:textId="77777777" w:rsidR="00933DB0" w:rsidRDefault="008845DE" w:rsidP="003E69E9">
            <w:pPr>
              <w:rPr>
                <w:highlight w:val="yellow"/>
              </w:rPr>
            </w:pPr>
            <w:r>
              <w:rPr>
                <w:highlight w:val="yellow"/>
              </w:rPr>
              <w:t>"version": "2.0",</w:t>
            </w:r>
          </w:p>
          <w:p w14:paraId="380CA557" w14:textId="77777777" w:rsidR="00933DB0" w:rsidRDefault="008845DE" w:rsidP="003E69E9">
            <w:pPr>
              <w:rPr>
                <w:highlight w:val="yellow"/>
              </w:rPr>
            </w:pPr>
            <w:r>
              <w:rPr>
                <w:highlight w:val="yellow"/>
              </w:rPr>
              <w:t>"timestamp": "1565499360629",</w:t>
            </w:r>
          </w:p>
          <w:p w14:paraId="582FC708" w14:textId="77777777" w:rsidR="00933DB0" w:rsidRDefault="008845DE" w:rsidP="003E69E9">
            <w:pPr>
              <w:rPr>
                <w:highlight w:val="yellow"/>
              </w:rPr>
            </w:pPr>
            <w:r>
              <w:rPr>
                <w:highlight w:val="yellow"/>
              </w:rPr>
              <w:t>"ackCode": "OK",</w:t>
            </w:r>
          </w:p>
          <w:p w14:paraId="3BF3623C" w14:textId="77777777" w:rsidR="00933DB0" w:rsidRDefault="008845DE" w:rsidP="003E69E9">
            <w:pPr>
              <w:rPr>
                <w:highlight w:val="yellow"/>
              </w:rPr>
            </w:pPr>
            <w:r>
              <w:rPr>
                <w:highlight w:val="yellow"/>
              </w:rPr>
              <w:t>"data": {}</w:t>
            </w:r>
          </w:p>
          <w:p w14:paraId="030C79F5" w14:textId="77777777" w:rsidR="00933DB0" w:rsidRDefault="008845DE" w:rsidP="003E69E9">
            <w:pPr>
              <w:rPr>
                <w:highlight w:val="yellow"/>
              </w:rPr>
            </w:pPr>
            <w:r>
              <w:rPr>
                <w:highlight w:val="yellow"/>
              </w:rPr>
              <w:t>}</w:t>
            </w:r>
          </w:p>
        </w:tc>
      </w:tr>
    </w:tbl>
    <w:p w14:paraId="32A406B9" w14:textId="77777777" w:rsidR="00933DB0" w:rsidRDefault="008845DE" w:rsidP="003E69E9">
      <w:pPr>
        <w:pStyle w:val="3"/>
        <w:rPr>
          <w:highlight w:val="yellow"/>
        </w:rPr>
      </w:pPr>
      <w:r>
        <w:rPr>
          <w:highlight w:val="yellow"/>
        </w:rPr>
        <w:t xml:space="preserve">4.11.3 </w:t>
      </w:r>
      <w:r>
        <w:rPr>
          <w:rFonts w:hint="eastAsia"/>
          <w:highlight w:val="yellow"/>
        </w:rPr>
        <w:t>通信机制</w:t>
      </w:r>
    </w:p>
    <w:p w14:paraId="59A2A94B" w14:textId="77777777" w:rsidR="00933DB0" w:rsidRDefault="008845DE" w:rsidP="003E69E9">
      <w:pPr>
        <w:rPr>
          <w:highlight w:val="yellow"/>
        </w:rPr>
      </w:pPr>
      <w:r>
        <w:rPr>
          <w:noProof/>
        </w:rPr>
        <w:drawing>
          <wp:inline distT="0" distB="0" distL="0" distR="0" wp14:anchorId="0062A615" wp14:editId="638A271A">
            <wp:extent cx="4678680" cy="2857500"/>
            <wp:effectExtent l="0" t="0" r="0" b="0"/>
            <wp:docPr id="7" name="图片 7" descr="未命名文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未命名文件"/>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4678680" cy="2857500"/>
                    </a:xfrm>
                    <a:prstGeom prst="rect">
                      <a:avLst/>
                    </a:prstGeom>
                    <a:noFill/>
                    <a:ln>
                      <a:noFill/>
                    </a:ln>
                  </pic:spPr>
                </pic:pic>
              </a:graphicData>
            </a:graphic>
          </wp:inline>
        </w:drawing>
      </w:r>
    </w:p>
    <w:p w14:paraId="50458407" w14:textId="75F6C107" w:rsidR="00933DB0" w:rsidRDefault="008845DE" w:rsidP="003E69E9">
      <w:pPr>
        <w:pStyle w:val="2"/>
      </w:pPr>
      <w:bookmarkStart w:id="11" w:name="_Ref169081119"/>
      <w:r>
        <w:rPr>
          <w:rFonts w:hint="eastAsia"/>
        </w:rPr>
        <w:t xml:space="preserve">4.12 </w:t>
      </w:r>
      <w:r>
        <w:rPr>
          <w:rFonts w:hint="eastAsia"/>
        </w:rPr>
        <w:t>设备端软件升级消息</w:t>
      </w:r>
      <w:bookmarkEnd w:id="11"/>
    </w:p>
    <w:p w14:paraId="15E6DBF5" w14:textId="77777777" w:rsidR="00933DB0" w:rsidRDefault="008845DE" w:rsidP="003E69E9">
      <w:pPr>
        <w:pStyle w:val="3"/>
      </w:pPr>
      <w:r>
        <w:rPr>
          <w:rFonts w:hint="eastAsia"/>
        </w:rPr>
        <w:t xml:space="preserve">4.12.1 </w:t>
      </w:r>
      <w:r>
        <w:rPr>
          <w:rFonts w:hint="eastAsia"/>
        </w:rPr>
        <w:t>消息格式</w:t>
      </w:r>
    </w:p>
    <w:p w14:paraId="5491108E" w14:textId="77777777" w:rsidR="00933DB0" w:rsidRDefault="008845DE" w:rsidP="003E69E9">
      <w:r>
        <w:rPr>
          <w:rFonts w:hint="eastAsia"/>
        </w:rPr>
        <w:t>云平台将软件升级包信息推送给设备端</w:t>
      </w:r>
    </w:p>
    <w:p w14:paraId="5C350D86" w14:textId="77777777" w:rsidR="00933DB0" w:rsidRDefault="008845DE" w:rsidP="003E69E9">
      <w:r>
        <w:rPr>
          <w:rFonts w:hint="eastAsia"/>
        </w:rPr>
        <w:t>设备端响应</w:t>
      </w:r>
      <w:r>
        <w:rPr>
          <w:rFonts w:hint="eastAsia"/>
        </w:rPr>
        <w:t>ACK</w:t>
      </w:r>
      <w:r>
        <w:rPr>
          <w:rFonts w:hint="eastAsia"/>
        </w:rPr>
        <w:t>给云服务器</w:t>
      </w:r>
    </w:p>
    <w:p w14:paraId="7A54A3C5" w14:textId="77777777" w:rsidR="00933DB0" w:rsidRDefault="008845DE" w:rsidP="003E69E9">
      <w:pPr>
        <w:pStyle w:val="4"/>
        <w:rPr>
          <w:rFonts w:ascii="黑体" w:hAnsi="黑体"/>
        </w:rPr>
      </w:pPr>
      <w:r>
        <w:t>4</w:t>
      </w:r>
      <w:r>
        <w:rPr>
          <w:rFonts w:hint="eastAsia"/>
        </w:rPr>
        <w:t>.12</w:t>
      </w:r>
      <w:r>
        <w:t>.1</w:t>
      </w:r>
      <w:r>
        <w:rPr>
          <w:rFonts w:hint="eastAsia"/>
        </w:rPr>
        <w:t xml:space="preserve">.1 </w:t>
      </w:r>
      <w:r>
        <w:rPr>
          <w:rFonts w:hint="eastAsia"/>
        </w:rPr>
        <w:t>设备软件远程升级消息下发</w:t>
      </w:r>
    </w:p>
    <w:tbl>
      <w:tblPr>
        <w:tblStyle w:val="af4"/>
        <w:tblW w:w="0" w:type="auto"/>
        <w:tblLook w:val="04A0" w:firstRow="1" w:lastRow="0" w:firstColumn="1" w:lastColumn="0" w:noHBand="0" w:noVBand="1"/>
      </w:tblPr>
      <w:tblGrid>
        <w:gridCol w:w="1526"/>
        <w:gridCol w:w="2734"/>
        <w:gridCol w:w="1235"/>
        <w:gridCol w:w="3027"/>
      </w:tblGrid>
      <w:tr w:rsidR="00933DB0" w14:paraId="066BBF10" w14:textId="77777777">
        <w:tc>
          <w:tcPr>
            <w:tcW w:w="1526" w:type="dxa"/>
            <w:shd w:val="clear" w:color="auto" w:fill="244061" w:themeFill="accent1" w:themeFillShade="80"/>
          </w:tcPr>
          <w:p w14:paraId="1C1BB175" w14:textId="77777777" w:rsidR="00933DB0" w:rsidRDefault="008845DE" w:rsidP="003E69E9">
            <w:r>
              <w:rPr>
                <w:rFonts w:hint="eastAsia"/>
              </w:rPr>
              <w:t>消息主题</w:t>
            </w:r>
          </w:p>
        </w:tc>
        <w:tc>
          <w:tcPr>
            <w:tcW w:w="6996" w:type="dxa"/>
            <w:gridSpan w:val="3"/>
            <w:shd w:val="clear" w:color="auto" w:fill="FBD4B4" w:themeFill="accent6" w:themeFillTint="66"/>
          </w:tcPr>
          <w:p w14:paraId="6D7396C4" w14:textId="77777777" w:rsidR="00933DB0" w:rsidRDefault="008845DE" w:rsidP="003E69E9">
            <w:r>
              <w:rPr>
                <w:rFonts w:hint="eastAsia"/>
              </w:rPr>
              <w:t>cilentid/kalerm/iot/update/software</w:t>
            </w:r>
          </w:p>
        </w:tc>
      </w:tr>
      <w:tr w:rsidR="00933DB0" w14:paraId="4A86F7B2" w14:textId="77777777">
        <w:tc>
          <w:tcPr>
            <w:tcW w:w="1526" w:type="dxa"/>
            <w:shd w:val="clear" w:color="auto" w:fill="244061" w:themeFill="accent1" w:themeFillShade="80"/>
          </w:tcPr>
          <w:p w14:paraId="6E8D84FA" w14:textId="77777777" w:rsidR="00933DB0" w:rsidRDefault="008845DE" w:rsidP="003E69E9">
            <w:r>
              <w:rPr>
                <w:rFonts w:hint="eastAsia"/>
              </w:rPr>
              <w:t>订阅者</w:t>
            </w:r>
          </w:p>
        </w:tc>
        <w:tc>
          <w:tcPr>
            <w:tcW w:w="2734" w:type="dxa"/>
          </w:tcPr>
          <w:p w14:paraId="4633658E" w14:textId="77777777" w:rsidR="00933DB0" w:rsidRDefault="008845DE" w:rsidP="003E69E9">
            <w:r>
              <w:rPr>
                <w:rFonts w:hint="eastAsia"/>
              </w:rPr>
              <w:t>咖啡机</w:t>
            </w:r>
          </w:p>
        </w:tc>
        <w:tc>
          <w:tcPr>
            <w:tcW w:w="1235" w:type="dxa"/>
            <w:shd w:val="clear" w:color="auto" w:fill="244061" w:themeFill="accent1" w:themeFillShade="80"/>
          </w:tcPr>
          <w:p w14:paraId="3CCBC071" w14:textId="77777777" w:rsidR="00933DB0" w:rsidRDefault="008845DE" w:rsidP="003E69E9">
            <w:r>
              <w:rPr>
                <w:rFonts w:hint="eastAsia"/>
              </w:rPr>
              <w:t>发布者</w:t>
            </w:r>
          </w:p>
        </w:tc>
        <w:tc>
          <w:tcPr>
            <w:tcW w:w="3027" w:type="dxa"/>
          </w:tcPr>
          <w:p w14:paraId="6FA2904E" w14:textId="77777777" w:rsidR="00933DB0" w:rsidRDefault="008845DE" w:rsidP="003E69E9">
            <w:r>
              <w:rPr>
                <w:rFonts w:hint="eastAsia"/>
              </w:rPr>
              <w:t>云平台服务器</w:t>
            </w:r>
          </w:p>
        </w:tc>
      </w:tr>
      <w:tr w:rsidR="00933DB0" w14:paraId="42659E6D" w14:textId="77777777">
        <w:trPr>
          <w:trHeight w:val="956"/>
        </w:trPr>
        <w:tc>
          <w:tcPr>
            <w:tcW w:w="1526" w:type="dxa"/>
            <w:shd w:val="clear" w:color="auto" w:fill="244061" w:themeFill="accent1" w:themeFillShade="80"/>
          </w:tcPr>
          <w:p w14:paraId="36D94F24" w14:textId="77777777" w:rsidR="00933DB0" w:rsidRDefault="008845DE" w:rsidP="003E69E9">
            <w:r>
              <w:t>J</w:t>
            </w:r>
            <w:r>
              <w:rPr>
                <w:rFonts w:hint="eastAsia"/>
              </w:rPr>
              <w:t>son</w:t>
            </w:r>
            <w:r>
              <w:rPr>
                <w:rFonts w:hint="eastAsia"/>
              </w:rPr>
              <w:t>格式</w:t>
            </w:r>
          </w:p>
        </w:tc>
        <w:tc>
          <w:tcPr>
            <w:tcW w:w="6996" w:type="dxa"/>
            <w:gridSpan w:val="3"/>
          </w:tcPr>
          <w:p w14:paraId="49BDEBFF" w14:textId="77777777" w:rsidR="00933DB0" w:rsidRDefault="008845DE" w:rsidP="003E69E9">
            <w:r>
              <w:t>{</w:t>
            </w:r>
          </w:p>
          <w:p w14:paraId="16138043" w14:textId="77777777" w:rsidR="00933DB0" w:rsidRDefault="008845DE" w:rsidP="003E69E9">
            <w:r>
              <w:t>"</w:t>
            </w:r>
            <w:r>
              <w:rPr>
                <w:rFonts w:hint="eastAsia"/>
              </w:rPr>
              <w:t>msgId</w:t>
            </w:r>
            <w:r>
              <w:t>": "45484asd5a4d8a48a4sdads",</w:t>
            </w:r>
          </w:p>
          <w:p w14:paraId="052C5007" w14:textId="77777777" w:rsidR="00933DB0" w:rsidRDefault="008845DE" w:rsidP="003E69E9">
            <w:r>
              <w:t>"version": "2.0",</w:t>
            </w:r>
          </w:p>
          <w:p w14:paraId="1006CD2D" w14:textId="77777777" w:rsidR="00933DB0" w:rsidRDefault="008845DE" w:rsidP="003E69E9">
            <w:r>
              <w:t>"timestamp": "1565499360620",</w:t>
            </w:r>
          </w:p>
          <w:p w14:paraId="6FF9E666" w14:textId="77777777" w:rsidR="00933DB0" w:rsidRDefault="008845DE" w:rsidP="003E69E9">
            <w:r>
              <w:t>"data": {</w:t>
            </w:r>
          </w:p>
          <w:p w14:paraId="7A22F580" w14:textId="77777777" w:rsidR="00B435D5" w:rsidRDefault="00B435D5" w:rsidP="003E69E9">
            <w:r>
              <w:rPr>
                <w:rFonts w:hint="eastAsia"/>
              </w:rPr>
              <w:t>/**</w:t>
            </w:r>
            <w:r>
              <w:rPr>
                <w:rFonts w:hint="eastAsia"/>
              </w:rPr>
              <w:t>机型</w:t>
            </w:r>
            <w:r>
              <w:rPr>
                <w:rFonts w:hint="eastAsia"/>
              </w:rPr>
              <w:t xml:space="preserve"> </w:t>
            </w:r>
            <w:r w:rsidRPr="007A5E77">
              <w:rPr>
                <w:rFonts w:hint="eastAsia"/>
                <w:highlight w:val="yellow"/>
              </w:rPr>
              <w:t>设备端不再用机型做校验逻辑</w:t>
            </w:r>
            <w:r>
              <w:rPr>
                <w:rFonts w:hint="eastAsia"/>
              </w:rPr>
              <w:t>*/</w:t>
            </w:r>
          </w:p>
          <w:p w14:paraId="2B9E4C12" w14:textId="77777777" w:rsidR="00933DB0" w:rsidRDefault="008845DE" w:rsidP="003E69E9">
            <w:r>
              <w:t>"</w:t>
            </w:r>
            <w:r>
              <w:rPr>
                <w:rFonts w:hint="eastAsia"/>
              </w:rPr>
              <w:t>deviceType</w:t>
            </w:r>
            <w:r>
              <w:t>":"</w:t>
            </w:r>
            <w:r>
              <w:rPr>
                <w:rFonts w:hint="eastAsia"/>
              </w:rPr>
              <w:t>...(String)</w:t>
            </w:r>
            <w:r>
              <w:t>",</w:t>
            </w:r>
          </w:p>
          <w:p w14:paraId="72D90DA0" w14:textId="591813A5" w:rsidR="00933DB0" w:rsidRDefault="008845DE" w:rsidP="003E69E9">
            <w:r>
              <w:rPr>
                <w:rFonts w:hint="eastAsia"/>
              </w:rPr>
              <w:t xml:space="preserve">/** </w:t>
            </w:r>
            <w:r>
              <w:rPr>
                <w:rFonts w:hint="eastAsia"/>
              </w:rPr>
              <w:t>软件类型</w:t>
            </w:r>
            <w:r>
              <w:rPr>
                <w:rFonts w:hint="eastAsia"/>
              </w:rPr>
              <w:t xml:space="preserve"> 1:HMI; 2:CTR; 3:HMI+CTR</w:t>
            </w:r>
            <w:r>
              <w:rPr>
                <w:rFonts w:hint="eastAsia"/>
              </w:rPr>
              <w:t>（暂不支持）</w:t>
            </w:r>
            <w:r w:rsidR="00AB6636">
              <w:rPr>
                <w:rFonts w:hint="eastAsia"/>
              </w:rPr>
              <w:t>，</w:t>
            </w:r>
            <w:r w:rsidR="00AB6636" w:rsidRPr="00AB6636">
              <w:rPr>
                <w:rFonts w:hint="eastAsia"/>
                <w:highlight w:val="yellow"/>
              </w:rPr>
              <w:t>4</w:t>
            </w:r>
            <w:r w:rsidR="00AB6636" w:rsidRPr="00AB6636">
              <w:rPr>
                <w:rFonts w:hint="eastAsia"/>
                <w:highlight w:val="yellow"/>
              </w:rPr>
              <w:t>：</w:t>
            </w:r>
            <w:r w:rsidR="00AB6636" w:rsidRPr="00AB6636">
              <w:rPr>
                <w:highlight w:val="yellow"/>
              </w:rPr>
              <w:t>压缩包（不支持</w:t>
            </w:r>
            <w:r w:rsidR="00AB6636" w:rsidRPr="00AB6636">
              <w:rPr>
                <w:highlight w:val="yellow"/>
              </w:rPr>
              <w:t>HMI+CTR</w:t>
            </w:r>
            <w:r w:rsidR="00AB6636" w:rsidRPr="00AB6636">
              <w:rPr>
                <w:highlight w:val="yellow"/>
              </w:rPr>
              <w:t>；支持</w:t>
            </w:r>
            <w:r w:rsidR="00AB6636" w:rsidRPr="00AB6636">
              <w:rPr>
                <w:highlight w:val="yellow"/>
              </w:rPr>
              <w:t>HMI</w:t>
            </w:r>
            <w:r w:rsidR="00AB6636" w:rsidRPr="00AB6636">
              <w:rPr>
                <w:highlight w:val="yellow"/>
              </w:rPr>
              <w:t>、标定、补丁随意组合；支持</w:t>
            </w:r>
            <w:r w:rsidR="00AB6636" w:rsidRPr="00AB6636">
              <w:rPr>
                <w:highlight w:val="yellow"/>
              </w:rPr>
              <w:t>CTR</w:t>
            </w:r>
            <w:r w:rsidR="00AB6636" w:rsidRPr="00AB6636">
              <w:rPr>
                <w:highlight w:val="yellow"/>
              </w:rPr>
              <w:t>、标定、补丁随意组合）</w:t>
            </w:r>
            <w:r>
              <w:rPr>
                <w:rFonts w:hint="eastAsia"/>
              </w:rPr>
              <w:t>*/</w:t>
            </w:r>
          </w:p>
          <w:p w14:paraId="0BECB115" w14:textId="77777777" w:rsidR="00933DB0" w:rsidRDefault="008845DE" w:rsidP="003E69E9">
            <w:r>
              <w:t>"</w:t>
            </w:r>
            <w:r>
              <w:rPr>
                <w:rFonts w:hint="eastAsia"/>
              </w:rPr>
              <w:t>softwareType</w:t>
            </w:r>
            <w:r>
              <w:t>":</w:t>
            </w:r>
            <w:r>
              <w:rPr>
                <w:rFonts w:hint="eastAsia"/>
              </w:rPr>
              <w:t>1 (int)</w:t>
            </w:r>
            <w:r>
              <w:t>,</w:t>
            </w:r>
          </w:p>
          <w:p w14:paraId="12523325" w14:textId="77777777" w:rsidR="00933DB0" w:rsidRDefault="008845DE" w:rsidP="003E69E9">
            <w:r>
              <w:rPr>
                <w:rFonts w:hint="eastAsia"/>
                <w:color w:val="000000" w:themeColor="text1"/>
              </w:rPr>
              <w:t xml:space="preserve">    </w:t>
            </w:r>
            <w:r>
              <w:rPr>
                <w:rFonts w:hint="eastAsia"/>
              </w:rPr>
              <w:t>/**</w:t>
            </w:r>
            <w:r>
              <w:rPr>
                <w:rFonts w:hint="eastAsia"/>
              </w:rPr>
              <w:t>版本名</w:t>
            </w:r>
            <w:r>
              <w:rPr>
                <w:rFonts w:hint="eastAsia"/>
              </w:rPr>
              <w:t xml:space="preserve"> </w:t>
            </w:r>
            <w:r>
              <w:rPr>
                <w:rFonts w:hint="eastAsia"/>
              </w:rPr>
              <w:t>格式</w:t>
            </w:r>
            <w:r>
              <w:rPr>
                <w:rFonts w:hint="eastAsia"/>
              </w:rPr>
              <w:t>X</w:t>
            </w:r>
            <w:r>
              <w:t>.</w:t>
            </w:r>
            <w:r>
              <w:rPr>
                <w:rFonts w:hint="eastAsia"/>
              </w:rPr>
              <w:t>Y</w:t>
            </w:r>
            <w:r>
              <w:t>.Z</w:t>
            </w:r>
            <w:r>
              <w:rPr>
                <w:rFonts w:hint="eastAsia"/>
              </w:rPr>
              <w:t xml:space="preserve"> */</w:t>
            </w:r>
          </w:p>
          <w:p w14:paraId="7680D4FA" w14:textId="77777777" w:rsidR="00933DB0" w:rsidRDefault="008845DE" w:rsidP="003E69E9">
            <w:r>
              <w:tab/>
              <w:t>"</w:t>
            </w:r>
            <w:r>
              <w:rPr>
                <w:rFonts w:hint="eastAsia"/>
              </w:rPr>
              <w:t>versionName</w:t>
            </w:r>
            <w:r>
              <w:t>":"</w:t>
            </w:r>
            <w:r>
              <w:rPr>
                <w:rFonts w:hint="eastAsia"/>
              </w:rPr>
              <w:t>...(String)</w:t>
            </w:r>
            <w:r>
              <w:t>",</w:t>
            </w:r>
          </w:p>
          <w:p w14:paraId="4777600C" w14:textId="77777777" w:rsidR="00933DB0" w:rsidRDefault="008845DE" w:rsidP="003E69E9">
            <w:r>
              <w:rPr>
                <w:rFonts w:hint="eastAsia"/>
              </w:rPr>
              <w:t>/**</w:t>
            </w:r>
            <w:r>
              <w:rPr>
                <w:rFonts w:hint="eastAsia"/>
              </w:rPr>
              <w:t>版本</w:t>
            </w:r>
            <w:r>
              <w:rPr>
                <w:rFonts w:hint="eastAsia"/>
              </w:rPr>
              <w:t>Code</w:t>
            </w:r>
            <w:r>
              <w:t xml:space="preserve"> </w:t>
            </w:r>
            <w:r>
              <w:rPr>
                <w:rFonts w:hint="eastAsia"/>
              </w:rPr>
              <w:t>版本号去除点的整数</w:t>
            </w:r>
            <w:r>
              <w:rPr>
                <w:rFonts w:hint="eastAsia"/>
              </w:rPr>
              <w:t>X</w:t>
            </w:r>
            <w:r>
              <w:t>YZ</w:t>
            </w:r>
            <w:r>
              <w:rPr>
                <w:rFonts w:hint="eastAsia"/>
              </w:rPr>
              <w:t>*/</w:t>
            </w:r>
          </w:p>
          <w:p w14:paraId="49AC957C" w14:textId="77777777" w:rsidR="00933DB0" w:rsidRDefault="008845DE" w:rsidP="003E69E9">
            <w:r>
              <w:tab/>
              <w:t>"</w:t>
            </w:r>
            <w:r>
              <w:rPr>
                <w:rFonts w:hint="eastAsia"/>
              </w:rPr>
              <w:t>versionCode</w:t>
            </w:r>
            <w:r>
              <w:t>":</w:t>
            </w:r>
            <w:r>
              <w:rPr>
                <w:rFonts w:hint="eastAsia"/>
              </w:rPr>
              <w:t>20</w:t>
            </w:r>
            <w:r>
              <w:t>8</w:t>
            </w:r>
            <w:r>
              <w:rPr>
                <w:rFonts w:hint="eastAsia"/>
              </w:rPr>
              <w:t xml:space="preserve"> (int)</w:t>
            </w:r>
            <w:r>
              <w:t>,</w:t>
            </w:r>
          </w:p>
          <w:p w14:paraId="7CEF89D0" w14:textId="77777777" w:rsidR="00933DB0" w:rsidRDefault="008845DE" w:rsidP="003E69E9">
            <w:r>
              <w:rPr>
                <w:rFonts w:hint="eastAsia"/>
              </w:rPr>
              <w:t>/**</w:t>
            </w:r>
            <w:r>
              <w:rPr>
                <w:rFonts w:hint="eastAsia"/>
              </w:rPr>
              <w:t>升级概要</w:t>
            </w:r>
            <w:r>
              <w:rPr>
                <w:rFonts w:hint="eastAsia"/>
              </w:rPr>
              <w:t>*/</w:t>
            </w:r>
          </w:p>
          <w:p w14:paraId="0C86F39E" w14:textId="77777777" w:rsidR="00933DB0" w:rsidRDefault="008845DE" w:rsidP="003E69E9">
            <w:r>
              <w:tab/>
              <w:t>"</w:t>
            </w:r>
            <w:r>
              <w:rPr>
                <w:rFonts w:hint="eastAsia"/>
              </w:rPr>
              <w:t>summary</w:t>
            </w:r>
            <w:r>
              <w:t>":"</w:t>
            </w:r>
            <w:r>
              <w:rPr>
                <w:rFonts w:hint="eastAsia"/>
              </w:rPr>
              <w:t>...(String)</w:t>
            </w:r>
            <w:r>
              <w:t>",</w:t>
            </w:r>
          </w:p>
          <w:p w14:paraId="303C9C09" w14:textId="77777777" w:rsidR="00933DB0" w:rsidRDefault="008845DE" w:rsidP="003E69E9">
            <w:r>
              <w:rPr>
                <w:rFonts w:hint="eastAsia"/>
              </w:rPr>
              <w:t>/**</w:t>
            </w:r>
            <w:r>
              <w:rPr>
                <w:rFonts w:hint="eastAsia"/>
              </w:rPr>
              <w:t>更新日志</w:t>
            </w:r>
            <w:r>
              <w:rPr>
                <w:rFonts w:hint="eastAsia"/>
              </w:rPr>
              <w:t>*/</w:t>
            </w:r>
          </w:p>
          <w:p w14:paraId="203AE27C" w14:textId="77777777" w:rsidR="00933DB0" w:rsidRDefault="008845DE" w:rsidP="003E69E9">
            <w:r>
              <w:tab/>
              <w:t>"</w:t>
            </w:r>
            <w:r>
              <w:rPr>
                <w:rFonts w:hint="eastAsia"/>
              </w:rPr>
              <w:t>updateLog</w:t>
            </w:r>
            <w:r>
              <w:t>":"</w:t>
            </w:r>
            <w:r>
              <w:rPr>
                <w:rFonts w:hint="eastAsia"/>
              </w:rPr>
              <w:t>...(String)</w:t>
            </w:r>
            <w:r>
              <w:t>",</w:t>
            </w:r>
          </w:p>
          <w:p w14:paraId="0E0F6107" w14:textId="77777777" w:rsidR="00933DB0" w:rsidRDefault="008845DE" w:rsidP="003E69E9">
            <w:r>
              <w:rPr>
                <w:rFonts w:hint="eastAsia"/>
              </w:rPr>
              <w:t>/**</w:t>
            </w:r>
            <w:r>
              <w:rPr>
                <w:rFonts w:hint="eastAsia"/>
              </w:rPr>
              <w:t>资源名称</w:t>
            </w:r>
            <w:r>
              <w:rPr>
                <w:rFonts w:hint="eastAsia"/>
              </w:rPr>
              <w:t>*/</w:t>
            </w:r>
          </w:p>
          <w:p w14:paraId="7F0A02EF" w14:textId="77777777" w:rsidR="00933DB0" w:rsidRDefault="008845DE" w:rsidP="003E69E9">
            <w:r>
              <w:tab/>
              <w:t>"</w:t>
            </w:r>
            <w:r>
              <w:rPr>
                <w:rFonts w:hint="eastAsia"/>
              </w:rPr>
              <w:t>resourceName</w:t>
            </w:r>
            <w:r>
              <w:t>":"</w:t>
            </w:r>
            <w:r>
              <w:rPr>
                <w:rFonts w:hint="eastAsia"/>
              </w:rPr>
              <w:t>...(String)</w:t>
            </w:r>
            <w:r>
              <w:t>",</w:t>
            </w:r>
          </w:p>
          <w:p w14:paraId="3E1F9046" w14:textId="77777777" w:rsidR="00933DB0" w:rsidRDefault="008845DE" w:rsidP="003E69E9">
            <w:r>
              <w:rPr>
                <w:rFonts w:hint="eastAsia"/>
              </w:rPr>
              <w:t>/**</w:t>
            </w:r>
            <w:r>
              <w:rPr>
                <w:rFonts w:hint="eastAsia"/>
              </w:rPr>
              <w:t>大小</w:t>
            </w:r>
            <w:r>
              <w:rPr>
                <w:rFonts w:hint="eastAsia"/>
              </w:rPr>
              <w:t>*/</w:t>
            </w:r>
          </w:p>
          <w:p w14:paraId="5BEE943C" w14:textId="77777777" w:rsidR="00933DB0" w:rsidRDefault="008845DE" w:rsidP="003E69E9">
            <w:r>
              <w:tab/>
              <w:t>"</w:t>
            </w:r>
            <w:r>
              <w:rPr>
                <w:rFonts w:hint="eastAsia"/>
              </w:rPr>
              <w:t>resourceSize</w:t>
            </w:r>
            <w:r>
              <w:t>":</w:t>
            </w:r>
            <w:r>
              <w:rPr>
                <w:rFonts w:hint="eastAsia"/>
              </w:rPr>
              <w:t>12700293 (Long)</w:t>
            </w:r>
            <w:r>
              <w:t>,</w:t>
            </w:r>
          </w:p>
          <w:p w14:paraId="6AB9B496" w14:textId="77777777" w:rsidR="00933DB0" w:rsidRDefault="008845DE" w:rsidP="003E69E9">
            <w:r>
              <w:rPr>
                <w:rFonts w:hint="eastAsia"/>
              </w:rPr>
              <w:t>/**</w:t>
            </w:r>
            <w:r>
              <w:rPr>
                <w:rFonts w:hint="eastAsia"/>
              </w:rPr>
              <w:t>下载地址</w:t>
            </w:r>
            <w:r>
              <w:rPr>
                <w:rFonts w:hint="eastAsia"/>
              </w:rPr>
              <w:t>*/</w:t>
            </w:r>
          </w:p>
          <w:p w14:paraId="7151C2D2" w14:textId="77777777" w:rsidR="00933DB0" w:rsidRDefault="008845DE" w:rsidP="003E69E9">
            <w:r>
              <w:tab/>
              <w:t>"</w:t>
            </w:r>
            <w:r>
              <w:rPr>
                <w:rFonts w:hint="eastAsia"/>
              </w:rPr>
              <w:t>resourceUrl</w:t>
            </w:r>
            <w:r>
              <w:t>":"</w:t>
            </w:r>
            <w:r>
              <w:rPr>
                <w:rFonts w:hint="eastAsia"/>
              </w:rPr>
              <w:t>...(String)</w:t>
            </w:r>
            <w:r>
              <w:t>",</w:t>
            </w:r>
          </w:p>
          <w:p w14:paraId="68ABD471" w14:textId="77777777" w:rsidR="00933DB0" w:rsidRDefault="008845DE" w:rsidP="003E69E9">
            <w:r>
              <w:rPr>
                <w:rFonts w:hint="eastAsia"/>
              </w:rPr>
              <w:t>/**md5</w:t>
            </w:r>
            <w:r>
              <w:rPr>
                <w:rFonts w:hint="eastAsia"/>
              </w:rPr>
              <w:t>校验</w:t>
            </w:r>
            <w:r>
              <w:rPr>
                <w:rFonts w:hint="eastAsia"/>
              </w:rPr>
              <w:t>*/</w:t>
            </w:r>
          </w:p>
          <w:p w14:paraId="2301F175" w14:textId="77777777" w:rsidR="00933DB0" w:rsidRDefault="008845DE" w:rsidP="003E69E9">
            <w:r>
              <w:tab/>
              <w:t>"</w:t>
            </w:r>
            <w:r>
              <w:rPr>
                <w:rFonts w:hint="eastAsia"/>
              </w:rPr>
              <w:t>md5</w:t>
            </w:r>
            <w:r>
              <w:t>":"</w:t>
            </w:r>
            <w:r>
              <w:rPr>
                <w:rFonts w:hint="eastAsia"/>
              </w:rPr>
              <w:t>...(String)</w:t>
            </w:r>
            <w:r>
              <w:t>",</w:t>
            </w:r>
          </w:p>
          <w:p w14:paraId="1C98D964" w14:textId="77777777" w:rsidR="00933DB0" w:rsidRDefault="008845DE" w:rsidP="003E69E9">
            <w:r>
              <w:rPr>
                <w:rFonts w:hint="eastAsia"/>
              </w:rPr>
              <w:t>/**</w:t>
            </w:r>
            <w:r>
              <w:rPr>
                <w:rFonts w:hint="eastAsia"/>
              </w:rPr>
              <w:t>重要程度优先级</w:t>
            </w:r>
            <w:r>
              <w:rPr>
                <w:rFonts w:hint="eastAsia"/>
              </w:rPr>
              <w:t xml:space="preserve"> 1:</w:t>
            </w:r>
            <w:r>
              <w:rPr>
                <w:rFonts w:hint="eastAsia"/>
              </w:rPr>
              <w:t>常规</w:t>
            </w:r>
            <w:r>
              <w:rPr>
                <w:rFonts w:hint="eastAsia"/>
              </w:rPr>
              <w:t>; 2:</w:t>
            </w:r>
            <w:r>
              <w:rPr>
                <w:rFonts w:hint="eastAsia"/>
              </w:rPr>
              <w:t>重要</w:t>
            </w:r>
            <w:r>
              <w:rPr>
                <w:rFonts w:hint="eastAsia"/>
              </w:rPr>
              <w:t>*/</w:t>
            </w:r>
          </w:p>
          <w:p w14:paraId="2ED89A89" w14:textId="6B156FE7" w:rsidR="00933DB0" w:rsidRDefault="008845DE" w:rsidP="003E69E9">
            <w:r>
              <w:tab/>
              <w:t>"</w:t>
            </w:r>
            <w:r>
              <w:rPr>
                <w:rFonts w:hint="eastAsia"/>
              </w:rPr>
              <w:t>priority</w:t>
            </w:r>
            <w:r>
              <w:t>":</w:t>
            </w:r>
            <w:r>
              <w:rPr>
                <w:rFonts w:hint="eastAsia"/>
              </w:rPr>
              <w:t>0 (int)</w:t>
            </w:r>
            <w:r w:rsidR="005A1564">
              <w:t>,</w:t>
            </w:r>
          </w:p>
          <w:p w14:paraId="412F2B53" w14:textId="77777777" w:rsidR="005A1564" w:rsidRPr="005E1F2E" w:rsidRDefault="005A1564" w:rsidP="003E69E9">
            <w:pPr>
              <w:rPr>
                <w:highlight w:val="yellow"/>
              </w:rPr>
            </w:pPr>
            <w:r w:rsidRPr="005E1F2E">
              <w:rPr>
                <w:highlight w:val="yellow"/>
              </w:rPr>
              <w:t xml:space="preserve">/** </w:t>
            </w:r>
            <w:r w:rsidRPr="005E1F2E">
              <w:rPr>
                <w:rFonts w:hint="eastAsia"/>
                <w:highlight w:val="yellow"/>
              </w:rPr>
              <w:t>升级任务</w:t>
            </w:r>
            <w:r w:rsidRPr="005E1F2E">
              <w:rPr>
                <w:rFonts w:hint="eastAsia"/>
                <w:highlight w:val="yellow"/>
              </w:rPr>
              <w:t>ID</w:t>
            </w:r>
            <w:r w:rsidRPr="005E1F2E">
              <w:rPr>
                <w:highlight w:val="yellow"/>
              </w:rPr>
              <w:t xml:space="preserve"> */</w:t>
            </w:r>
          </w:p>
          <w:p w14:paraId="499DE253" w14:textId="77777777" w:rsidR="005A1564" w:rsidRPr="005E1F2E" w:rsidRDefault="005A1564" w:rsidP="003E69E9">
            <w:pPr>
              <w:rPr>
                <w:highlight w:val="yellow"/>
              </w:rPr>
            </w:pPr>
            <w:r w:rsidRPr="005E1F2E">
              <w:rPr>
                <w:rFonts w:hint="eastAsia"/>
                <w:highlight w:val="yellow"/>
              </w:rPr>
              <w:t xml:space="preserve"> </w:t>
            </w:r>
            <w:r w:rsidRPr="005E1F2E">
              <w:rPr>
                <w:highlight w:val="yellow"/>
              </w:rPr>
              <w:t xml:space="preserve">        "</w:t>
            </w:r>
            <w:r w:rsidRPr="005E1F2E">
              <w:rPr>
                <w:rFonts w:hint="eastAsia"/>
                <w:highlight w:val="yellow"/>
              </w:rPr>
              <w:t>up</w:t>
            </w:r>
            <w:r w:rsidRPr="005E1F2E">
              <w:rPr>
                <w:highlight w:val="yellow"/>
              </w:rPr>
              <w:t>gradeTaskId": "</w:t>
            </w:r>
            <w:r w:rsidRPr="005E1F2E">
              <w:rPr>
                <w:rFonts w:hint="eastAsia"/>
                <w:highlight w:val="yellow"/>
              </w:rPr>
              <w:t>xxxxxx</w:t>
            </w:r>
            <w:r w:rsidRPr="005E1F2E">
              <w:rPr>
                <w:highlight w:val="yellow"/>
              </w:rPr>
              <w:t>",</w:t>
            </w:r>
          </w:p>
          <w:p w14:paraId="49005574" w14:textId="77777777" w:rsidR="005A1564" w:rsidRPr="005E1F2E" w:rsidRDefault="005A1564" w:rsidP="003E69E9">
            <w:pPr>
              <w:rPr>
                <w:highlight w:val="yellow"/>
              </w:rPr>
            </w:pPr>
            <w:r w:rsidRPr="005E1F2E">
              <w:rPr>
                <w:rFonts w:hint="eastAsia"/>
                <w:highlight w:val="yellow"/>
              </w:rPr>
              <w:t xml:space="preserve"> </w:t>
            </w:r>
            <w:r w:rsidRPr="005E1F2E">
              <w:rPr>
                <w:highlight w:val="yellow"/>
              </w:rPr>
              <w:t xml:space="preserve">        /** </w:t>
            </w:r>
            <w:r w:rsidRPr="005E1F2E">
              <w:rPr>
                <w:rFonts w:hint="eastAsia"/>
                <w:highlight w:val="yellow"/>
              </w:rPr>
              <w:t>包下载协议</w:t>
            </w:r>
            <w:r w:rsidRPr="005E1F2E">
              <w:rPr>
                <w:highlight w:val="yellow"/>
              </w:rPr>
              <w:t xml:space="preserve"> */</w:t>
            </w:r>
          </w:p>
          <w:p w14:paraId="2CDB3209" w14:textId="77777777" w:rsidR="005A1564" w:rsidRPr="005E1F2E" w:rsidRDefault="005A1564" w:rsidP="003E69E9">
            <w:pPr>
              <w:rPr>
                <w:highlight w:val="yellow"/>
              </w:rPr>
            </w:pPr>
            <w:r w:rsidRPr="005E1F2E">
              <w:rPr>
                <w:rFonts w:hint="eastAsia"/>
                <w:highlight w:val="yellow"/>
              </w:rPr>
              <w:t xml:space="preserve"> </w:t>
            </w:r>
            <w:r w:rsidRPr="005E1F2E">
              <w:rPr>
                <w:highlight w:val="yellow"/>
              </w:rPr>
              <w:t xml:space="preserve">        "</w:t>
            </w:r>
            <w:r w:rsidRPr="005E1F2E">
              <w:rPr>
                <w:rFonts w:hint="eastAsia"/>
                <w:highlight w:val="yellow"/>
              </w:rPr>
              <w:t>d</w:t>
            </w:r>
            <w:r w:rsidRPr="005E1F2E">
              <w:rPr>
                <w:highlight w:val="yellow"/>
              </w:rPr>
              <w:t>ownloadProtocal": "HTTP/HTTPS",</w:t>
            </w:r>
          </w:p>
          <w:p w14:paraId="701B5683" w14:textId="77777777" w:rsidR="005A1564" w:rsidRPr="005E1F2E" w:rsidRDefault="005A1564" w:rsidP="003E69E9">
            <w:pPr>
              <w:rPr>
                <w:highlight w:val="yellow"/>
              </w:rPr>
            </w:pPr>
            <w:r w:rsidRPr="005E1F2E">
              <w:rPr>
                <w:rFonts w:hint="eastAsia"/>
                <w:highlight w:val="yellow"/>
              </w:rPr>
              <w:t xml:space="preserve"> </w:t>
            </w:r>
            <w:r w:rsidRPr="005E1F2E">
              <w:rPr>
                <w:highlight w:val="yellow"/>
              </w:rPr>
              <w:t xml:space="preserve">       /** </w:t>
            </w:r>
            <w:r w:rsidRPr="005E1F2E">
              <w:rPr>
                <w:rFonts w:hint="eastAsia"/>
                <w:highlight w:val="yellow"/>
              </w:rPr>
              <w:t>签名算法（</w:t>
            </w:r>
            <w:r w:rsidRPr="005E1F2E">
              <w:rPr>
                <w:rFonts w:hint="eastAsia"/>
                <w:highlight w:val="yellow"/>
              </w:rPr>
              <w:t>MD</w:t>
            </w:r>
            <w:r w:rsidRPr="005E1F2E">
              <w:rPr>
                <w:highlight w:val="yellow"/>
              </w:rPr>
              <w:t>5</w:t>
            </w:r>
            <w:r w:rsidRPr="005E1F2E">
              <w:rPr>
                <w:rFonts w:hint="eastAsia"/>
                <w:highlight w:val="yellow"/>
              </w:rPr>
              <w:t>/</w:t>
            </w:r>
            <w:r w:rsidRPr="005E1F2E">
              <w:rPr>
                <w:highlight w:val="yellow"/>
              </w:rPr>
              <w:t>SHA256</w:t>
            </w:r>
            <w:r w:rsidRPr="005E1F2E">
              <w:rPr>
                <w:rFonts w:hint="eastAsia"/>
                <w:highlight w:val="yellow"/>
              </w:rPr>
              <w:t>）</w:t>
            </w:r>
            <w:r w:rsidRPr="005E1F2E">
              <w:rPr>
                <w:highlight w:val="yellow"/>
              </w:rPr>
              <w:t xml:space="preserve"> */</w:t>
            </w:r>
          </w:p>
          <w:p w14:paraId="63D2D839" w14:textId="77777777" w:rsidR="005A1564" w:rsidRPr="005E1F2E" w:rsidRDefault="005A1564" w:rsidP="003E69E9">
            <w:pPr>
              <w:rPr>
                <w:highlight w:val="yellow"/>
              </w:rPr>
            </w:pPr>
            <w:r w:rsidRPr="005E1F2E">
              <w:rPr>
                <w:rFonts w:hint="eastAsia"/>
                <w:highlight w:val="yellow"/>
              </w:rPr>
              <w:t xml:space="preserve"> </w:t>
            </w:r>
            <w:r w:rsidRPr="005E1F2E">
              <w:rPr>
                <w:highlight w:val="yellow"/>
              </w:rPr>
              <w:t xml:space="preserve">        "signMethod": "MD5</w:t>
            </w:r>
            <w:r w:rsidRPr="005E1F2E">
              <w:rPr>
                <w:rFonts w:hint="eastAsia"/>
                <w:highlight w:val="yellow"/>
              </w:rPr>
              <w:t>/</w:t>
            </w:r>
            <w:r w:rsidRPr="005E1F2E">
              <w:rPr>
                <w:highlight w:val="yellow"/>
              </w:rPr>
              <w:t>SHA256",</w:t>
            </w:r>
          </w:p>
          <w:p w14:paraId="2ABDEDA2" w14:textId="77777777" w:rsidR="005A1564" w:rsidRPr="005E1F2E" w:rsidRDefault="005A1564" w:rsidP="003E69E9">
            <w:pPr>
              <w:rPr>
                <w:highlight w:val="yellow"/>
              </w:rPr>
            </w:pPr>
            <w:r w:rsidRPr="005E1F2E">
              <w:rPr>
                <w:highlight w:val="yellow"/>
              </w:rPr>
              <w:t xml:space="preserve">/** </w:t>
            </w:r>
            <w:r w:rsidRPr="005E1F2E">
              <w:rPr>
                <w:rFonts w:hint="eastAsia"/>
                <w:highlight w:val="yellow"/>
              </w:rPr>
              <w:t>签名</w:t>
            </w:r>
            <w:r w:rsidRPr="005E1F2E">
              <w:rPr>
                <w:rFonts w:hint="eastAsia"/>
                <w:highlight w:val="yellow"/>
              </w:rPr>
              <w:t xml:space="preserve"> </w:t>
            </w:r>
            <w:r w:rsidRPr="005E1F2E">
              <w:rPr>
                <w:highlight w:val="yellow"/>
              </w:rPr>
              <w:t>*/</w:t>
            </w:r>
          </w:p>
          <w:p w14:paraId="3072DA58" w14:textId="53521B0B" w:rsidR="005A1564" w:rsidRDefault="005A1564" w:rsidP="003E69E9">
            <w:pPr>
              <w:rPr>
                <w:rFonts w:ascii="Consolas" w:hAnsi="Consolas" w:cs="Consolas"/>
                <w:color w:val="000000" w:themeColor="text1"/>
                <w:kern w:val="0"/>
                <w:sz w:val="20"/>
                <w:szCs w:val="20"/>
              </w:rPr>
            </w:pPr>
            <w:r w:rsidRPr="005E1F2E">
              <w:rPr>
                <w:rFonts w:hint="eastAsia"/>
                <w:highlight w:val="yellow"/>
              </w:rPr>
              <w:t xml:space="preserve"> </w:t>
            </w:r>
            <w:r w:rsidRPr="005E1F2E">
              <w:rPr>
                <w:highlight w:val="yellow"/>
              </w:rPr>
              <w:t xml:space="preserve">        "sign": "…"</w:t>
            </w:r>
          </w:p>
          <w:p w14:paraId="46AD3F01" w14:textId="77777777" w:rsidR="00933DB0" w:rsidRDefault="008845DE" w:rsidP="003E69E9">
            <w:r>
              <w:rPr>
                <w:rFonts w:hint="eastAsia"/>
              </w:rPr>
              <w:t>}</w:t>
            </w:r>
          </w:p>
          <w:p w14:paraId="7F56DCE8" w14:textId="77777777" w:rsidR="00933DB0" w:rsidRDefault="008845DE" w:rsidP="003E69E9">
            <w:r>
              <w:t>}</w:t>
            </w:r>
          </w:p>
        </w:tc>
      </w:tr>
    </w:tbl>
    <w:p w14:paraId="4F7B9609" w14:textId="77777777" w:rsidR="00933DB0" w:rsidRDefault="008845DE" w:rsidP="003E69E9">
      <w:pPr>
        <w:pStyle w:val="4"/>
      </w:pPr>
      <w:r>
        <w:t>4</w:t>
      </w:r>
      <w:r>
        <w:rPr>
          <w:rFonts w:hint="eastAsia"/>
        </w:rPr>
        <w:t>.12</w:t>
      </w:r>
      <w:r>
        <w:t>.1</w:t>
      </w:r>
      <w:r>
        <w:rPr>
          <w:rFonts w:hint="eastAsia"/>
        </w:rPr>
        <w:t xml:space="preserve">.2 </w:t>
      </w:r>
      <w:r>
        <w:rPr>
          <w:rFonts w:hint="eastAsia"/>
        </w:rPr>
        <w:t>设备端响应消息结构体</w:t>
      </w:r>
    </w:p>
    <w:tbl>
      <w:tblPr>
        <w:tblStyle w:val="af4"/>
        <w:tblW w:w="0" w:type="auto"/>
        <w:tblLook w:val="04A0" w:firstRow="1" w:lastRow="0" w:firstColumn="1" w:lastColumn="0" w:noHBand="0" w:noVBand="1"/>
      </w:tblPr>
      <w:tblGrid>
        <w:gridCol w:w="1526"/>
        <w:gridCol w:w="2734"/>
        <w:gridCol w:w="1235"/>
        <w:gridCol w:w="3027"/>
      </w:tblGrid>
      <w:tr w:rsidR="00933DB0" w14:paraId="76092868" w14:textId="77777777">
        <w:tc>
          <w:tcPr>
            <w:tcW w:w="1526" w:type="dxa"/>
            <w:shd w:val="clear" w:color="auto" w:fill="244061" w:themeFill="accent1" w:themeFillShade="80"/>
          </w:tcPr>
          <w:p w14:paraId="5337BA53" w14:textId="77777777" w:rsidR="00933DB0" w:rsidRDefault="008845DE" w:rsidP="003E69E9">
            <w:r>
              <w:rPr>
                <w:rFonts w:hint="eastAsia"/>
              </w:rPr>
              <w:t>消息主题</w:t>
            </w:r>
          </w:p>
        </w:tc>
        <w:tc>
          <w:tcPr>
            <w:tcW w:w="6996" w:type="dxa"/>
            <w:gridSpan w:val="3"/>
            <w:shd w:val="clear" w:color="auto" w:fill="FBD4B4" w:themeFill="accent6" w:themeFillTint="66"/>
          </w:tcPr>
          <w:p w14:paraId="1BF3E0F0" w14:textId="77777777" w:rsidR="00933DB0" w:rsidRDefault="008845DE" w:rsidP="003E69E9">
            <w:r>
              <w:rPr>
                <w:rFonts w:hint="eastAsia"/>
              </w:rPr>
              <w:t>update/kalerm/iot/software/result/ack/clientid</w:t>
            </w:r>
          </w:p>
        </w:tc>
      </w:tr>
      <w:tr w:rsidR="00933DB0" w14:paraId="7B037E2F" w14:textId="77777777">
        <w:tc>
          <w:tcPr>
            <w:tcW w:w="1526" w:type="dxa"/>
            <w:shd w:val="clear" w:color="auto" w:fill="244061" w:themeFill="accent1" w:themeFillShade="80"/>
          </w:tcPr>
          <w:p w14:paraId="58601A16" w14:textId="77777777" w:rsidR="00933DB0" w:rsidRDefault="008845DE" w:rsidP="003E69E9">
            <w:r>
              <w:rPr>
                <w:rFonts w:hint="eastAsia"/>
              </w:rPr>
              <w:t>订阅者</w:t>
            </w:r>
          </w:p>
        </w:tc>
        <w:tc>
          <w:tcPr>
            <w:tcW w:w="2734" w:type="dxa"/>
          </w:tcPr>
          <w:p w14:paraId="79D5A504" w14:textId="77777777" w:rsidR="00933DB0" w:rsidRDefault="008845DE" w:rsidP="003E69E9">
            <w:r>
              <w:rPr>
                <w:rFonts w:hint="eastAsia"/>
              </w:rPr>
              <w:t>咖啡机</w:t>
            </w:r>
          </w:p>
        </w:tc>
        <w:tc>
          <w:tcPr>
            <w:tcW w:w="1235" w:type="dxa"/>
            <w:shd w:val="clear" w:color="auto" w:fill="244061" w:themeFill="accent1" w:themeFillShade="80"/>
          </w:tcPr>
          <w:p w14:paraId="1428814B" w14:textId="77777777" w:rsidR="00933DB0" w:rsidRDefault="008845DE" w:rsidP="003E69E9">
            <w:r>
              <w:rPr>
                <w:rFonts w:hint="eastAsia"/>
              </w:rPr>
              <w:t>发布者</w:t>
            </w:r>
          </w:p>
        </w:tc>
        <w:tc>
          <w:tcPr>
            <w:tcW w:w="3027" w:type="dxa"/>
          </w:tcPr>
          <w:p w14:paraId="70F4D104" w14:textId="77777777" w:rsidR="00933DB0" w:rsidRDefault="008845DE" w:rsidP="003E69E9">
            <w:r>
              <w:rPr>
                <w:rFonts w:hint="eastAsia"/>
              </w:rPr>
              <w:t>云平台服务器</w:t>
            </w:r>
          </w:p>
        </w:tc>
      </w:tr>
      <w:tr w:rsidR="00933DB0" w14:paraId="020F73C5" w14:textId="77777777">
        <w:trPr>
          <w:trHeight w:val="956"/>
        </w:trPr>
        <w:tc>
          <w:tcPr>
            <w:tcW w:w="1526" w:type="dxa"/>
            <w:shd w:val="clear" w:color="auto" w:fill="244061" w:themeFill="accent1" w:themeFillShade="80"/>
          </w:tcPr>
          <w:p w14:paraId="500CDB77" w14:textId="77777777" w:rsidR="00933DB0" w:rsidRDefault="008845DE" w:rsidP="003E69E9">
            <w:r>
              <w:t>J</w:t>
            </w:r>
            <w:r>
              <w:rPr>
                <w:rFonts w:hint="eastAsia"/>
              </w:rPr>
              <w:t>son</w:t>
            </w:r>
            <w:r>
              <w:rPr>
                <w:rFonts w:hint="eastAsia"/>
              </w:rPr>
              <w:t>格式</w:t>
            </w:r>
          </w:p>
        </w:tc>
        <w:tc>
          <w:tcPr>
            <w:tcW w:w="6996" w:type="dxa"/>
            <w:gridSpan w:val="3"/>
          </w:tcPr>
          <w:p w14:paraId="184C50F4" w14:textId="77777777" w:rsidR="00933DB0" w:rsidRDefault="008845DE" w:rsidP="003E69E9">
            <w:r>
              <w:t>{</w:t>
            </w:r>
          </w:p>
          <w:p w14:paraId="42CA699F" w14:textId="77777777" w:rsidR="00933DB0" w:rsidRDefault="008845DE" w:rsidP="003E69E9">
            <w:r>
              <w:t>"</w:t>
            </w:r>
            <w:r>
              <w:rPr>
                <w:rFonts w:hint="eastAsia"/>
              </w:rPr>
              <w:t>msgId</w:t>
            </w:r>
            <w:r>
              <w:t>": "45484asd5a4d8a48a4sdads",</w:t>
            </w:r>
          </w:p>
          <w:p w14:paraId="6A42CF74" w14:textId="77777777" w:rsidR="00933DB0" w:rsidRDefault="008845DE" w:rsidP="003E69E9">
            <w:r>
              <w:t>"version": "2.0",</w:t>
            </w:r>
            <w:r>
              <w:rPr>
                <w:rFonts w:hint="eastAsia"/>
              </w:rPr>
              <w:t xml:space="preserve"> </w:t>
            </w:r>
          </w:p>
          <w:p w14:paraId="201D750D" w14:textId="77777777" w:rsidR="00933DB0" w:rsidRDefault="008845DE" w:rsidP="003E69E9">
            <w:r>
              <w:t>"timestamp": "1565499360629",</w:t>
            </w:r>
          </w:p>
          <w:p w14:paraId="25203A62" w14:textId="77777777" w:rsidR="00933DB0" w:rsidRDefault="008845DE" w:rsidP="003E69E9">
            <w:r>
              <w:t>"ackCode": "</w:t>
            </w:r>
            <w:r>
              <w:rPr>
                <w:rFonts w:hint="eastAsia"/>
              </w:rPr>
              <w:t>OK</w:t>
            </w:r>
            <w:r>
              <w:t>"</w:t>
            </w:r>
            <w:r>
              <w:rPr>
                <w:rFonts w:hint="eastAsia"/>
              </w:rPr>
              <w:t>,</w:t>
            </w:r>
          </w:p>
          <w:p w14:paraId="606C8017" w14:textId="77777777" w:rsidR="00933DB0" w:rsidRDefault="008845DE" w:rsidP="003E69E9">
            <w:r>
              <w:t>"data": {</w:t>
            </w:r>
          </w:p>
          <w:p w14:paraId="3D7ADEED" w14:textId="56715764" w:rsidR="00933DB0" w:rsidRDefault="008845DE" w:rsidP="003E69E9">
            <w:r>
              <w:rPr>
                <w:rFonts w:hint="eastAsia"/>
              </w:rPr>
              <w:t xml:space="preserve">// </w:t>
            </w:r>
            <w:r>
              <w:rPr>
                <w:rFonts w:hint="eastAsia"/>
              </w:rPr>
              <w:t>错误原因</w:t>
            </w:r>
            <w:r>
              <w:rPr>
                <w:rFonts w:hint="eastAsia"/>
              </w:rPr>
              <w:t>(ackCode</w:t>
            </w:r>
            <w:r>
              <w:rPr>
                <w:rFonts w:hint="eastAsia"/>
              </w:rPr>
              <w:t>≠</w:t>
            </w:r>
            <w:r>
              <w:rPr>
                <w:rFonts w:hint="eastAsia"/>
              </w:rPr>
              <w:t>OK</w:t>
            </w:r>
            <w:r>
              <w:rPr>
                <w:rFonts w:hint="eastAsia"/>
              </w:rPr>
              <w:t>时传值，非必填</w:t>
            </w:r>
            <w:r w:rsidR="00D72507">
              <w:rPr>
                <w:rFonts w:hint="eastAsia"/>
              </w:rPr>
              <w:t>，当发生失败时，发送失败类型，见</w:t>
            </w:r>
            <w:r w:rsidR="00D72507" w:rsidRPr="00D72507">
              <w:rPr>
                <w:u w:val="single"/>
              </w:rPr>
              <w:fldChar w:fldCharType="begin"/>
            </w:r>
            <w:r w:rsidR="00D72507" w:rsidRPr="00D72507">
              <w:rPr>
                <w:u w:val="single"/>
              </w:rPr>
              <w:instrText xml:space="preserve"> </w:instrText>
            </w:r>
            <w:r w:rsidR="00D72507" w:rsidRPr="00D72507">
              <w:rPr>
                <w:rFonts w:hint="eastAsia"/>
                <w:u w:val="single"/>
              </w:rPr>
              <w:instrText>REF _Ref169016095 \h</w:instrText>
            </w:r>
            <w:r w:rsidR="00D72507" w:rsidRPr="00D72507">
              <w:rPr>
                <w:u w:val="single"/>
              </w:rPr>
              <w:instrText xml:space="preserve"> </w:instrText>
            </w:r>
            <w:r w:rsidR="00D72507" w:rsidRPr="00D72507">
              <w:rPr>
                <w:u w:val="single"/>
              </w:rPr>
            </w:r>
            <w:r w:rsidR="00D72507" w:rsidRPr="00D72507">
              <w:rPr>
                <w:u w:val="single"/>
              </w:rPr>
              <w:fldChar w:fldCharType="separate"/>
            </w:r>
            <w:r w:rsidR="00D72507" w:rsidRPr="00D72507">
              <w:rPr>
                <w:rFonts w:hint="eastAsia"/>
                <w:u w:val="single"/>
              </w:rPr>
              <w:t>附录</w:t>
            </w:r>
            <w:r w:rsidR="00D72507" w:rsidRPr="00D72507">
              <w:rPr>
                <w:u w:val="single"/>
              </w:rPr>
              <w:t>U</w:t>
            </w:r>
            <w:r w:rsidR="00D72507" w:rsidRPr="00D72507">
              <w:rPr>
                <w:rFonts w:hint="eastAsia"/>
                <w:u w:val="single"/>
              </w:rPr>
              <w:t>：</w:t>
            </w:r>
            <w:r w:rsidR="00D72507" w:rsidRPr="00D72507">
              <w:rPr>
                <w:u w:val="single"/>
              </w:rPr>
              <w:t>OTA</w:t>
            </w:r>
            <w:r w:rsidR="00D72507" w:rsidRPr="00D72507">
              <w:rPr>
                <w:rFonts w:hint="eastAsia"/>
                <w:u w:val="single"/>
              </w:rPr>
              <w:t>升级状态表</w:t>
            </w:r>
            <w:r w:rsidR="00D72507" w:rsidRPr="00D72507">
              <w:rPr>
                <w:u w:val="single"/>
              </w:rPr>
              <w:fldChar w:fldCharType="end"/>
            </w:r>
            <w:r>
              <w:rPr>
                <w:rFonts w:hint="eastAsia"/>
              </w:rPr>
              <w:t>)</w:t>
            </w:r>
          </w:p>
          <w:p w14:paraId="5A417DA7" w14:textId="01DA2533" w:rsidR="00D46828" w:rsidRDefault="008845DE" w:rsidP="003E69E9">
            <w:r>
              <w:t>"msg":"</w:t>
            </w:r>
            <w:r>
              <w:rPr>
                <w:rFonts w:hint="eastAsia"/>
              </w:rPr>
              <w:t>(String)</w:t>
            </w:r>
            <w:r>
              <w:t>"</w:t>
            </w:r>
            <w:r w:rsidR="00D46828">
              <w:rPr>
                <w:rFonts w:hint="eastAsia"/>
              </w:rPr>
              <w:t>,</w:t>
            </w:r>
          </w:p>
          <w:p w14:paraId="3786A942" w14:textId="77777777" w:rsidR="00D46828" w:rsidRPr="005E1F2E" w:rsidRDefault="00D46828" w:rsidP="003E69E9">
            <w:pPr>
              <w:rPr>
                <w:highlight w:val="yellow"/>
              </w:rPr>
            </w:pPr>
            <w:r w:rsidRPr="005E1F2E">
              <w:rPr>
                <w:highlight w:val="yellow"/>
              </w:rPr>
              <w:t xml:space="preserve">/** </w:t>
            </w:r>
            <w:r w:rsidRPr="005E1F2E">
              <w:rPr>
                <w:rFonts w:hint="eastAsia"/>
                <w:highlight w:val="yellow"/>
              </w:rPr>
              <w:t>升级任务</w:t>
            </w:r>
            <w:r w:rsidRPr="005E1F2E">
              <w:rPr>
                <w:rFonts w:hint="eastAsia"/>
                <w:highlight w:val="yellow"/>
              </w:rPr>
              <w:t>ID</w:t>
            </w:r>
            <w:r w:rsidRPr="005E1F2E">
              <w:rPr>
                <w:highlight w:val="yellow"/>
              </w:rPr>
              <w:t xml:space="preserve"> */</w:t>
            </w:r>
          </w:p>
          <w:p w14:paraId="28D1C482" w14:textId="5980700B" w:rsidR="00D46828" w:rsidRPr="00D46828" w:rsidRDefault="00D46828" w:rsidP="003E69E9">
            <w:pPr>
              <w:rPr>
                <w:rFonts w:ascii="Consolas" w:hAnsi="Consolas" w:cs="Consolas"/>
                <w:color w:val="000000" w:themeColor="text1"/>
                <w:kern w:val="0"/>
                <w:sz w:val="20"/>
                <w:szCs w:val="20"/>
              </w:rPr>
            </w:pPr>
            <w:r w:rsidRPr="005E1F2E">
              <w:rPr>
                <w:highlight w:val="yellow"/>
              </w:rPr>
              <w:t>"</w:t>
            </w:r>
            <w:r w:rsidRPr="005E1F2E">
              <w:rPr>
                <w:rFonts w:hint="eastAsia"/>
                <w:highlight w:val="yellow"/>
              </w:rPr>
              <w:t>up</w:t>
            </w:r>
            <w:r w:rsidRPr="005E1F2E">
              <w:rPr>
                <w:highlight w:val="yellow"/>
              </w:rPr>
              <w:t>gradeTaskId": "</w:t>
            </w:r>
            <w:r w:rsidRPr="005E1F2E">
              <w:rPr>
                <w:rFonts w:hint="eastAsia"/>
                <w:highlight w:val="yellow"/>
              </w:rPr>
              <w:t>xxxxxx</w:t>
            </w:r>
            <w:r w:rsidRPr="005E1F2E">
              <w:rPr>
                <w:highlight w:val="yellow"/>
              </w:rPr>
              <w:t>"</w:t>
            </w:r>
          </w:p>
          <w:p w14:paraId="481132CC" w14:textId="77777777" w:rsidR="00933DB0" w:rsidRDefault="008845DE" w:rsidP="003E69E9">
            <w:r>
              <w:rPr>
                <w:rFonts w:hint="eastAsia"/>
              </w:rPr>
              <w:t>}</w:t>
            </w:r>
          </w:p>
          <w:p w14:paraId="56D69B44" w14:textId="77777777" w:rsidR="00933DB0" w:rsidRDefault="008845DE" w:rsidP="003E69E9">
            <w:r>
              <w:t>}</w:t>
            </w:r>
          </w:p>
        </w:tc>
      </w:tr>
    </w:tbl>
    <w:p w14:paraId="25D90DE8" w14:textId="77777777" w:rsidR="00933DB0" w:rsidRDefault="00933DB0" w:rsidP="003E69E9"/>
    <w:p w14:paraId="12F73FC0" w14:textId="77777777" w:rsidR="00933DB0" w:rsidRDefault="008845DE" w:rsidP="003E69E9">
      <w:pPr>
        <w:pStyle w:val="3"/>
      </w:pPr>
      <w:r>
        <w:rPr>
          <w:rFonts w:hint="eastAsia"/>
        </w:rPr>
        <w:t xml:space="preserve">4.12.2 </w:t>
      </w:r>
      <w:r>
        <w:rPr>
          <w:rFonts w:hint="eastAsia"/>
        </w:rPr>
        <w:t>消息格式</w:t>
      </w:r>
    </w:p>
    <w:p w14:paraId="3255514A" w14:textId="77777777" w:rsidR="00933DB0" w:rsidRDefault="008845DE" w:rsidP="003E69E9">
      <w:r>
        <w:rPr>
          <w:rFonts w:hint="eastAsia"/>
        </w:rPr>
        <w:t>设备端在升级软件之前先到云平台检测所需升级包是否处于正常状态</w:t>
      </w:r>
    </w:p>
    <w:p w14:paraId="0E1C41A1" w14:textId="77777777" w:rsidR="00933DB0" w:rsidRDefault="008845DE" w:rsidP="003E69E9">
      <w:r>
        <w:rPr>
          <w:rFonts w:hint="eastAsia"/>
        </w:rPr>
        <w:t>云平台响应软件升级包状态</w:t>
      </w:r>
    </w:p>
    <w:p w14:paraId="6D0E6460" w14:textId="77777777" w:rsidR="00933DB0" w:rsidRDefault="008845DE" w:rsidP="003E69E9">
      <w:pPr>
        <w:pStyle w:val="4"/>
        <w:rPr>
          <w:rFonts w:ascii="黑体" w:hAnsi="黑体"/>
        </w:rPr>
      </w:pPr>
      <w:r>
        <w:t>4</w:t>
      </w:r>
      <w:r>
        <w:rPr>
          <w:rFonts w:hint="eastAsia"/>
        </w:rPr>
        <w:t>.12</w:t>
      </w:r>
      <w:r>
        <w:t>.</w:t>
      </w:r>
      <w:r>
        <w:rPr>
          <w:rFonts w:hint="eastAsia"/>
        </w:rPr>
        <w:t xml:space="preserve">2.1 </w:t>
      </w:r>
      <w:r>
        <w:rPr>
          <w:rFonts w:hint="eastAsia"/>
        </w:rPr>
        <w:t>设备端检测软件包当前状态</w:t>
      </w:r>
    </w:p>
    <w:tbl>
      <w:tblPr>
        <w:tblStyle w:val="af4"/>
        <w:tblW w:w="0" w:type="auto"/>
        <w:tblLook w:val="04A0" w:firstRow="1" w:lastRow="0" w:firstColumn="1" w:lastColumn="0" w:noHBand="0" w:noVBand="1"/>
      </w:tblPr>
      <w:tblGrid>
        <w:gridCol w:w="1526"/>
        <w:gridCol w:w="2734"/>
        <w:gridCol w:w="1235"/>
        <w:gridCol w:w="3027"/>
      </w:tblGrid>
      <w:tr w:rsidR="00933DB0" w14:paraId="453C861A" w14:textId="77777777">
        <w:tc>
          <w:tcPr>
            <w:tcW w:w="1526" w:type="dxa"/>
            <w:shd w:val="clear" w:color="auto" w:fill="244061" w:themeFill="accent1" w:themeFillShade="80"/>
          </w:tcPr>
          <w:p w14:paraId="5C2D9B21" w14:textId="77777777" w:rsidR="00933DB0" w:rsidRDefault="008845DE" w:rsidP="003E69E9">
            <w:r>
              <w:rPr>
                <w:rFonts w:hint="eastAsia"/>
              </w:rPr>
              <w:t>消息主题</w:t>
            </w:r>
          </w:p>
        </w:tc>
        <w:tc>
          <w:tcPr>
            <w:tcW w:w="6996" w:type="dxa"/>
            <w:gridSpan w:val="3"/>
            <w:shd w:val="clear" w:color="auto" w:fill="FBD4B4" w:themeFill="accent6" w:themeFillTint="66"/>
          </w:tcPr>
          <w:p w14:paraId="5CA51C53" w14:textId="77777777" w:rsidR="00933DB0" w:rsidRDefault="008845DE" w:rsidP="003E69E9">
            <w:r>
              <w:rPr>
                <w:rFonts w:hint="eastAsia"/>
              </w:rPr>
              <w:t>update/kalerm/iot/checkSoftwareStatus/cilentid</w:t>
            </w:r>
          </w:p>
        </w:tc>
      </w:tr>
      <w:tr w:rsidR="00933DB0" w14:paraId="5B84C9E8" w14:textId="77777777">
        <w:tc>
          <w:tcPr>
            <w:tcW w:w="1526" w:type="dxa"/>
            <w:shd w:val="clear" w:color="auto" w:fill="244061" w:themeFill="accent1" w:themeFillShade="80"/>
          </w:tcPr>
          <w:p w14:paraId="3DF16724" w14:textId="77777777" w:rsidR="00933DB0" w:rsidRDefault="008845DE" w:rsidP="003E69E9">
            <w:r>
              <w:rPr>
                <w:rFonts w:hint="eastAsia"/>
              </w:rPr>
              <w:t>订阅者</w:t>
            </w:r>
          </w:p>
        </w:tc>
        <w:tc>
          <w:tcPr>
            <w:tcW w:w="2734" w:type="dxa"/>
          </w:tcPr>
          <w:p w14:paraId="710EA5CB" w14:textId="77777777" w:rsidR="00933DB0" w:rsidRDefault="008845DE" w:rsidP="003E69E9">
            <w:r>
              <w:rPr>
                <w:rFonts w:hint="eastAsia"/>
              </w:rPr>
              <w:t>云平台服务器</w:t>
            </w:r>
          </w:p>
        </w:tc>
        <w:tc>
          <w:tcPr>
            <w:tcW w:w="1235" w:type="dxa"/>
            <w:shd w:val="clear" w:color="auto" w:fill="244061" w:themeFill="accent1" w:themeFillShade="80"/>
          </w:tcPr>
          <w:p w14:paraId="59FB5528" w14:textId="77777777" w:rsidR="00933DB0" w:rsidRDefault="008845DE" w:rsidP="003E69E9">
            <w:r>
              <w:rPr>
                <w:rFonts w:hint="eastAsia"/>
              </w:rPr>
              <w:t>发布者</w:t>
            </w:r>
          </w:p>
        </w:tc>
        <w:tc>
          <w:tcPr>
            <w:tcW w:w="3027" w:type="dxa"/>
          </w:tcPr>
          <w:p w14:paraId="19FEB57A" w14:textId="77777777" w:rsidR="00933DB0" w:rsidRDefault="008845DE" w:rsidP="003E69E9">
            <w:r>
              <w:rPr>
                <w:rFonts w:hint="eastAsia"/>
              </w:rPr>
              <w:t>咖啡机</w:t>
            </w:r>
          </w:p>
        </w:tc>
      </w:tr>
      <w:tr w:rsidR="00933DB0" w14:paraId="14EFFC5A" w14:textId="77777777">
        <w:trPr>
          <w:trHeight w:val="956"/>
        </w:trPr>
        <w:tc>
          <w:tcPr>
            <w:tcW w:w="1526" w:type="dxa"/>
            <w:shd w:val="clear" w:color="auto" w:fill="244061" w:themeFill="accent1" w:themeFillShade="80"/>
          </w:tcPr>
          <w:p w14:paraId="1042B927" w14:textId="77777777" w:rsidR="00933DB0" w:rsidRDefault="008845DE" w:rsidP="003E69E9">
            <w:r>
              <w:t>J</w:t>
            </w:r>
            <w:r>
              <w:rPr>
                <w:rFonts w:hint="eastAsia"/>
              </w:rPr>
              <w:t>son</w:t>
            </w:r>
            <w:r>
              <w:rPr>
                <w:rFonts w:hint="eastAsia"/>
              </w:rPr>
              <w:t>格式</w:t>
            </w:r>
          </w:p>
        </w:tc>
        <w:tc>
          <w:tcPr>
            <w:tcW w:w="6996" w:type="dxa"/>
            <w:gridSpan w:val="3"/>
          </w:tcPr>
          <w:p w14:paraId="6AC5C7E9" w14:textId="77777777" w:rsidR="00933DB0" w:rsidRDefault="008845DE" w:rsidP="003E69E9">
            <w:r>
              <w:t>{</w:t>
            </w:r>
          </w:p>
          <w:p w14:paraId="40931F12" w14:textId="77777777" w:rsidR="00933DB0" w:rsidRDefault="008845DE" w:rsidP="003E69E9">
            <w:r>
              <w:t>"</w:t>
            </w:r>
            <w:r>
              <w:rPr>
                <w:rFonts w:hint="eastAsia"/>
              </w:rPr>
              <w:t>msgId</w:t>
            </w:r>
            <w:r>
              <w:t>": "45484asd5a4d8a48a4sdads",</w:t>
            </w:r>
          </w:p>
          <w:p w14:paraId="671BBEE4" w14:textId="77777777" w:rsidR="00933DB0" w:rsidRDefault="008845DE" w:rsidP="003E69E9">
            <w:r>
              <w:t>"version": "2.0",</w:t>
            </w:r>
          </w:p>
          <w:p w14:paraId="2E772A5D" w14:textId="77777777" w:rsidR="00933DB0" w:rsidRDefault="008845DE" w:rsidP="003E69E9">
            <w:r>
              <w:t>"timestamp": "1565499360620",</w:t>
            </w:r>
          </w:p>
          <w:p w14:paraId="2CA0FD17" w14:textId="77777777" w:rsidR="00933DB0" w:rsidRDefault="008845DE" w:rsidP="003E69E9">
            <w:pPr>
              <w:rPr>
                <w:rFonts w:ascii="Consolas" w:hAnsi="Consolas" w:cs="Consolas"/>
                <w:color w:val="000000" w:themeColor="text1"/>
                <w:kern w:val="0"/>
                <w:sz w:val="20"/>
                <w:szCs w:val="20"/>
              </w:rPr>
            </w:pPr>
            <w:r>
              <w:t>"data": {</w:t>
            </w:r>
          </w:p>
          <w:p w14:paraId="371A23E3" w14:textId="77777777" w:rsidR="00933DB0" w:rsidRDefault="008845DE" w:rsidP="003E69E9">
            <w:r>
              <w:rPr>
                <w:rFonts w:hint="eastAsia"/>
                <w:color w:val="000000" w:themeColor="text1"/>
              </w:rPr>
              <w:t xml:space="preserve">    </w:t>
            </w:r>
            <w:r>
              <w:rPr>
                <w:rFonts w:hint="eastAsia"/>
              </w:rPr>
              <w:t>/**</w:t>
            </w:r>
            <w:r>
              <w:rPr>
                <w:rFonts w:hint="eastAsia"/>
              </w:rPr>
              <w:t>版本名</w:t>
            </w:r>
            <w:r>
              <w:rPr>
                <w:rFonts w:hint="eastAsia"/>
              </w:rPr>
              <w:t>*/</w:t>
            </w:r>
          </w:p>
          <w:p w14:paraId="00DF8EB7" w14:textId="77777777" w:rsidR="00933DB0" w:rsidRDefault="008845DE" w:rsidP="003E69E9">
            <w:r>
              <w:tab/>
              <w:t>"</w:t>
            </w:r>
            <w:r>
              <w:rPr>
                <w:rFonts w:hint="eastAsia"/>
              </w:rPr>
              <w:t>versionName</w:t>
            </w:r>
            <w:r>
              <w:t>":"</w:t>
            </w:r>
            <w:r>
              <w:rPr>
                <w:rFonts w:hint="eastAsia"/>
              </w:rPr>
              <w:t>...(String)</w:t>
            </w:r>
            <w:r>
              <w:t>",</w:t>
            </w:r>
          </w:p>
          <w:p w14:paraId="1B72AE64" w14:textId="77777777" w:rsidR="00933DB0" w:rsidRDefault="008845DE" w:rsidP="003E69E9">
            <w:r>
              <w:rPr>
                <w:rFonts w:hint="eastAsia"/>
              </w:rPr>
              <w:t>/**</w:t>
            </w:r>
            <w:r>
              <w:rPr>
                <w:rFonts w:hint="eastAsia"/>
              </w:rPr>
              <w:t>版本</w:t>
            </w:r>
            <w:r>
              <w:rPr>
                <w:rFonts w:hint="eastAsia"/>
              </w:rPr>
              <w:t>Code*/</w:t>
            </w:r>
          </w:p>
          <w:p w14:paraId="1998F6BE" w14:textId="77777777" w:rsidR="00933DB0" w:rsidRDefault="008845DE" w:rsidP="003E69E9">
            <w:r>
              <w:tab/>
              <w:t>"</w:t>
            </w:r>
            <w:r>
              <w:rPr>
                <w:rFonts w:hint="eastAsia"/>
              </w:rPr>
              <w:t>versionCode</w:t>
            </w:r>
            <w:r>
              <w:t>":</w:t>
            </w:r>
            <w:r>
              <w:rPr>
                <w:rFonts w:hint="eastAsia"/>
              </w:rPr>
              <w:t>20</w:t>
            </w:r>
            <w:r>
              <w:t>8</w:t>
            </w:r>
            <w:r>
              <w:rPr>
                <w:rFonts w:hint="eastAsia"/>
              </w:rPr>
              <w:t xml:space="preserve"> (int)</w:t>
            </w:r>
            <w:r>
              <w:t>,</w:t>
            </w:r>
          </w:p>
          <w:p w14:paraId="1C3E8FC9" w14:textId="77777777" w:rsidR="00933DB0" w:rsidRDefault="008845DE" w:rsidP="003E69E9">
            <w:r>
              <w:rPr>
                <w:rFonts w:hint="eastAsia"/>
              </w:rPr>
              <w:t>/**</w:t>
            </w:r>
            <w:r>
              <w:rPr>
                <w:rFonts w:hint="eastAsia"/>
              </w:rPr>
              <w:t>资源名称</w:t>
            </w:r>
            <w:r>
              <w:rPr>
                <w:rFonts w:hint="eastAsia"/>
              </w:rPr>
              <w:t>*/</w:t>
            </w:r>
          </w:p>
          <w:p w14:paraId="271EC90E" w14:textId="77777777" w:rsidR="00933DB0" w:rsidRDefault="008845DE" w:rsidP="003E69E9">
            <w:r>
              <w:tab/>
              <w:t>"</w:t>
            </w:r>
            <w:r>
              <w:rPr>
                <w:rFonts w:hint="eastAsia"/>
              </w:rPr>
              <w:t>resourceName</w:t>
            </w:r>
            <w:r>
              <w:t>":"</w:t>
            </w:r>
            <w:r>
              <w:rPr>
                <w:rFonts w:hint="eastAsia"/>
              </w:rPr>
              <w:t>...(String)</w:t>
            </w:r>
            <w:r>
              <w:t>",</w:t>
            </w:r>
          </w:p>
          <w:p w14:paraId="6313F4AA" w14:textId="77777777" w:rsidR="00933DB0" w:rsidRDefault="008845DE" w:rsidP="003E69E9">
            <w:r>
              <w:rPr>
                <w:rFonts w:hint="eastAsia"/>
              </w:rPr>
              <w:t>/**</w:t>
            </w:r>
            <w:r>
              <w:rPr>
                <w:rFonts w:hint="eastAsia"/>
              </w:rPr>
              <w:t>大小</w:t>
            </w:r>
            <w:r>
              <w:rPr>
                <w:rFonts w:hint="eastAsia"/>
              </w:rPr>
              <w:t>*/</w:t>
            </w:r>
          </w:p>
          <w:p w14:paraId="0F9E0666" w14:textId="77777777" w:rsidR="00933DB0" w:rsidRDefault="008845DE" w:rsidP="003E69E9">
            <w:r>
              <w:tab/>
              <w:t>"</w:t>
            </w:r>
            <w:r>
              <w:rPr>
                <w:rFonts w:hint="eastAsia"/>
              </w:rPr>
              <w:t>resourceSize</w:t>
            </w:r>
            <w:r>
              <w:t>":</w:t>
            </w:r>
            <w:r>
              <w:rPr>
                <w:rFonts w:hint="eastAsia"/>
              </w:rPr>
              <w:t>12700293(Long)</w:t>
            </w:r>
            <w:r>
              <w:t>,</w:t>
            </w:r>
          </w:p>
          <w:p w14:paraId="3C6830C0" w14:textId="77777777" w:rsidR="00933DB0" w:rsidRDefault="008845DE" w:rsidP="003E69E9">
            <w:r>
              <w:rPr>
                <w:rFonts w:hint="eastAsia"/>
              </w:rPr>
              <w:t>/**</w:t>
            </w:r>
            <w:r>
              <w:rPr>
                <w:rFonts w:hint="eastAsia"/>
              </w:rPr>
              <w:t>下载地址</w:t>
            </w:r>
            <w:r>
              <w:rPr>
                <w:rFonts w:hint="eastAsia"/>
              </w:rPr>
              <w:t>*/</w:t>
            </w:r>
          </w:p>
          <w:p w14:paraId="04230A59" w14:textId="77777777" w:rsidR="00933DB0" w:rsidRDefault="008845DE" w:rsidP="003E69E9">
            <w:r>
              <w:tab/>
              <w:t>"</w:t>
            </w:r>
            <w:r>
              <w:rPr>
                <w:rFonts w:hint="eastAsia"/>
              </w:rPr>
              <w:t>resourceUrl</w:t>
            </w:r>
            <w:r>
              <w:t>":"</w:t>
            </w:r>
            <w:r>
              <w:rPr>
                <w:rFonts w:hint="eastAsia"/>
              </w:rPr>
              <w:t>...(String)</w:t>
            </w:r>
            <w:r>
              <w:t>",</w:t>
            </w:r>
          </w:p>
          <w:p w14:paraId="4F50AE94" w14:textId="77777777" w:rsidR="00933DB0" w:rsidRPr="00422ED1" w:rsidRDefault="008845DE" w:rsidP="003E69E9">
            <w:r w:rsidRPr="00422ED1">
              <w:rPr>
                <w:rFonts w:hint="eastAsia"/>
              </w:rPr>
              <w:t>/**md5</w:t>
            </w:r>
            <w:r w:rsidRPr="00422ED1">
              <w:rPr>
                <w:rFonts w:hint="eastAsia"/>
              </w:rPr>
              <w:t>校验</w:t>
            </w:r>
            <w:r w:rsidRPr="00422ED1">
              <w:rPr>
                <w:rFonts w:hint="eastAsia"/>
              </w:rPr>
              <w:t>*/</w:t>
            </w:r>
          </w:p>
          <w:p w14:paraId="65465116" w14:textId="1F55A563" w:rsidR="00933DB0" w:rsidRPr="00422ED1" w:rsidRDefault="008845DE" w:rsidP="003E69E9">
            <w:r w:rsidRPr="00422ED1">
              <w:tab/>
              <w:t>"</w:t>
            </w:r>
            <w:r w:rsidRPr="00422ED1">
              <w:rPr>
                <w:rFonts w:hint="eastAsia"/>
              </w:rPr>
              <w:t>md5</w:t>
            </w:r>
            <w:r w:rsidRPr="00422ED1">
              <w:t>":"</w:t>
            </w:r>
            <w:r w:rsidRPr="00422ED1">
              <w:rPr>
                <w:rFonts w:hint="eastAsia"/>
              </w:rPr>
              <w:t>...(String)</w:t>
            </w:r>
            <w:r w:rsidRPr="00422ED1">
              <w:t>"</w:t>
            </w:r>
            <w:r w:rsidR="00422ED1" w:rsidRPr="00422ED1">
              <w:t>,</w:t>
            </w:r>
          </w:p>
          <w:p w14:paraId="59EFE239" w14:textId="77777777" w:rsidR="00422ED1" w:rsidRPr="005E1F2E" w:rsidRDefault="00422ED1" w:rsidP="003E69E9">
            <w:pPr>
              <w:rPr>
                <w:highlight w:val="yellow"/>
              </w:rPr>
            </w:pPr>
            <w:r w:rsidRPr="005E1F2E">
              <w:rPr>
                <w:highlight w:val="yellow"/>
              </w:rPr>
              <w:t xml:space="preserve">/** </w:t>
            </w:r>
            <w:r w:rsidRPr="005E1F2E">
              <w:rPr>
                <w:rFonts w:hint="eastAsia"/>
                <w:highlight w:val="yellow"/>
              </w:rPr>
              <w:t>升级任务</w:t>
            </w:r>
            <w:r w:rsidRPr="005E1F2E">
              <w:rPr>
                <w:rFonts w:hint="eastAsia"/>
                <w:highlight w:val="yellow"/>
              </w:rPr>
              <w:t>ID</w:t>
            </w:r>
            <w:r w:rsidRPr="005E1F2E">
              <w:rPr>
                <w:highlight w:val="yellow"/>
              </w:rPr>
              <w:t xml:space="preserve"> */</w:t>
            </w:r>
          </w:p>
          <w:p w14:paraId="62C67C5F" w14:textId="77777777" w:rsidR="00422ED1" w:rsidRPr="005E1F2E" w:rsidRDefault="00422ED1" w:rsidP="003E69E9">
            <w:pPr>
              <w:rPr>
                <w:highlight w:val="yellow"/>
              </w:rPr>
            </w:pPr>
            <w:r w:rsidRPr="005E1F2E">
              <w:rPr>
                <w:rFonts w:hint="eastAsia"/>
                <w:highlight w:val="yellow"/>
              </w:rPr>
              <w:t xml:space="preserve"> </w:t>
            </w:r>
            <w:r w:rsidRPr="005E1F2E">
              <w:rPr>
                <w:highlight w:val="yellow"/>
              </w:rPr>
              <w:t xml:space="preserve">        "</w:t>
            </w:r>
            <w:r w:rsidRPr="005E1F2E">
              <w:rPr>
                <w:rFonts w:hint="eastAsia"/>
                <w:highlight w:val="yellow"/>
              </w:rPr>
              <w:t>up</w:t>
            </w:r>
            <w:r w:rsidRPr="005E1F2E">
              <w:rPr>
                <w:highlight w:val="yellow"/>
              </w:rPr>
              <w:t>gradeTaskId": "</w:t>
            </w:r>
            <w:r w:rsidRPr="005E1F2E">
              <w:rPr>
                <w:rFonts w:hint="eastAsia"/>
                <w:highlight w:val="yellow"/>
              </w:rPr>
              <w:t>xxxxxx</w:t>
            </w:r>
            <w:r w:rsidRPr="005E1F2E">
              <w:rPr>
                <w:highlight w:val="yellow"/>
              </w:rPr>
              <w:t>",</w:t>
            </w:r>
          </w:p>
          <w:p w14:paraId="739E3647" w14:textId="667F2C1E" w:rsidR="00422ED1" w:rsidRPr="005E1F2E" w:rsidRDefault="00422ED1" w:rsidP="003E69E9">
            <w:pPr>
              <w:rPr>
                <w:highlight w:val="yellow"/>
              </w:rPr>
            </w:pPr>
            <w:r w:rsidRPr="005E1F2E">
              <w:rPr>
                <w:rFonts w:hint="eastAsia"/>
                <w:highlight w:val="yellow"/>
              </w:rPr>
              <w:t xml:space="preserve"> </w:t>
            </w:r>
            <w:r w:rsidRPr="005E1F2E">
              <w:rPr>
                <w:highlight w:val="yellow"/>
              </w:rPr>
              <w:t xml:space="preserve">       </w:t>
            </w:r>
            <w:r>
              <w:rPr>
                <w:highlight w:val="yellow"/>
              </w:rPr>
              <w:t xml:space="preserve"> </w:t>
            </w:r>
            <w:r w:rsidRPr="005E1F2E">
              <w:rPr>
                <w:highlight w:val="yellow"/>
              </w:rPr>
              <w:t xml:space="preserve">/** </w:t>
            </w:r>
            <w:r w:rsidRPr="005E1F2E">
              <w:rPr>
                <w:rFonts w:hint="eastAsia"/>
                <w:highlight w:val="yellow"/>
              </w:rPr>
              <w:t>签名算法（</w:t>
            </w:r>
            <w:r w:rsidRPr="005E1F2E">
              <w:rPr>
                <w:rFonts w:hint="eastAsia"/>
                <w:highlight w:val="yellow"/>
              </w:rPr>
              <w:t>MD</w:t>
            </w:r>
            <w:r w:rsidRPr="005E1F2E">
              <w:rPr>
                <w:highlight w:val="yellow"/>
              </w:rPr>
              <w:t>5</w:t>
            </w:r>
            <w:r w:rsidRPr="005E1F2E">
              <w:rPr>
                <w:rFonts w:hint="eastAsia"/>
                <w:highlight w:val="yellow"/>
              </w:rPr>
              <w:t>/</w:t>
            </w:r>
            <w:r w:rsidRPr="005E1F2E">
              <w:rPr>
                <w:highlight w:val="yellow"/>
              </w:rPr>
              <w:t>SHA256</w:t>
            </w:r>
            <w:r w:rsidRPr="005E1F2E">
              <w:rPr>
                <w:rFonts w:hint="eastAsia"/>
                <w:highlight w:val="yellow"/>
              </w:rPr>
              <w:t>）</w:t>
            </w:r>
            <w:r w:rsidRPr="005E1F2E">
              <w:rPr>
                <w:highlight w:val="yellow"/>
              </w:rPr>
              <w:t xml:space="preserve"> */</w:t>
            </w:r>
          </w:p>
          <w:p w14:paraId="179545F8" w14:textId="77777777" w:rsidR="00422ED1" w:rsidRPr="005E1F2E" w:rsidRDefault="00422ED1" w:rsidP="003E69E9">
            <w:pPr>
              <w:rPr>
                <w:highlight w:val="yellow"/>
              </w:rPr>
            </w:pPr>
            <w:r w:rsidRPr="005E1F2E">
              <w:rPr>
                <w:rFonts w:hint="eastAsia"/>
                <w:highlight w:val="yellow"/>
              </w:rPr>
              <w:t xml:space="preserve"> </w:t>
            </w:r>
            <w:r w:rsidRPr="005E1F2E">
              <w:rPr>
                <w:highlight w:val="yellow"/>
              </w:rPr>
              <w:t xml:space="preserve">        "signMethod": "MD5</w:t>
            </w:r>
            <w:r w:rsidRPr="005E1F2E">
              <w:rPr>
                <w:rFonts w:hint="eastAsia"/>
                <w:highlight w:val="yellow"/>
              </w:rPr>
              <w:t>/</w:t>
            </w:r>
            <w:r w:rsidRPr="005E1F2E">
              <w:rPr>
                <w:highlight w:val="yellow"/>
              </w:rPr>
              <w:t>SHA256",</w:t>
            </w:r>
          </w:p>
          <w:p w14:paraId="54A9FE74" w14:textId="77777777" w:rsidR="00422ED1" w:rsidRPr="005E1F2E" w:rsidRDefault="00422ED1" w:rsidP="003E69E9">
            <w:pPr>
              <w:rPr>
                <w:highlight w:val="yellow"/>
              </w:rPr>
            </w:pPr>
            <w:r w:rsidRPr="005E1F2E">
              <w:rPr>
                <w:highlight w:val="yellow"/>
              </w:rPr>
              <w:t xml:space="preserve">/** </w:t>
            </w:r>
            <w:r w:rsidRPr="005E1F2E">
              <w:rPr>
                <w:rFonts w:hint="eastAsia"/>
                <w:highlight w:val="yellow"/>
              </w:rPr>
              <w:t>签名</w:t>
            </w:r>
            <w:r>
              <w:rPr>
                <w:rFonts w:hint="eastAsia"/>
                <w:highlight w:val="yellow"/>
              </w:rPr>
              <w:t xml:space="preserve"> </w:t>
            </w:r>
            <w:r w:rsidRPr="005E1F2E">
              <w:rPr>
                <w:highlight w:val="yellow"/>
              </w:rPr>
              <w:t>*/</w:t>
            </w:r>
          </w:p>
          <w:p w14:paraId="18938D4C" w14:textId="77777777" w:rsidR="00422ED1" w:rsidRPr="003C7830" w:rsidRDefault="00422ED1" w:rsidP="003E69E9">
            <w:r w:rsidRPr="005E1F2E">
              <w:rPr>
                <w:rFonts w:hint="eastAsia"/>
                <w:highlight w:val="yellow"/>
              </w:rPr>
              <w:t xml:space="preserve"> </w:t>
            </w:r>
            <w:r w:rsidRPr="005E1F2E">
              <w:rPr>
                <w:highlight w:val="yellow"/>
              </w:rPr>
              <w:t xml:space="preserve">        "sign": "…"</w:t>
            </w:r>
          </w:p>
          <w:p w14:paraId="33B695F1" w14:textId="77777777" w:rsidR="00422ED1" w:rsidRPr="00422ED1" w:rsidRDefault="00422ED1" w:rsidP="003E69E9"/>
          <w:p w14:paraId="55A1935B" w14:textId="77777777" w:rsidR="00933DB0" w:rsidRDefault="008845DE" w:rsidP="003E69E9">
            <w:r>
              <w:rPr>
                <w:rFonts w:hint="eastAsia"/>
              </w:rPr>
              <w:t>}</w:t>
            </w:r>
          </w:p>
          <w:p w14:paraId="329EE626" w14:textId="77777777" w:rsidR="00933DB0" w:rsidRDefault="008845DE" w:rsidP="003E69E9">
            <w:r>
              <w:t>}</w:t>
            </w:r>
          </w:p>
        </w:tc>
      </w:tr>
    </w:tbl>
    <w:p w14:paraId="55B0B32E" w14:textId="77777777" w:rsidR="00933DB0" w:rsidRDefault="008845DE" w:rsidP="003E69E9">
      <w:pPr>
        <w:rPr>
          <w:bCs/>
        </w:rPr>
      </w:pPr>
      <w:r>
        <w:rPr>
          <w:rFonts w:hint="eastAsia"/>
        </w:rPr>
        <w:t>说明：设备端系统升级之前，先到云平台检验一下所需升级包是否正常状态，非正常状态不能升级</w:t>
      </w:r>
    </w:p>
    <w:p w14:paraId="76D6C52C" w14:textId="77777777" w:rsidR="00933DB0" w:rsidRDefault="008845DE" w:rsidP="003E69E9">
      <w:pPr>
        <w:pStyle w:val="4"/>
      </w:pPr>
      <w:r>
        <w:t>4</w:t>
      </w:r>
      <w:r>
        <w:rPr>
          <w:rFonts w:hint="eastAsia"/>
        </w:rPr>
        <w:t>.12</w:t>
      </w:r>
      <w:r>
        <w:t>.</w:t>
      </w:r>
      <w:r>
        <w:rPr>
          <w:rFonts w:hint="eastAsia"/>
        </w:rPr>
        <w:t xml:space="preserve">2.2 </w:t>
      </w:r>
      <w:r>
        <w:rPr>
          <w:rFonts w:hint="eastAsia"/>
        </w:rPr>
        <w:t>云服务器响应消息结构体</w:t>
      </w:r>
    </w:p>
    <w:tbl>
      <w:tblPr>
        <w:tblStyle w:val="af4"/>
        <w:tblW w:w="0" w:type="auto"/>
        <w:tblLook w:val="04A0" w:firstRow="1" w:lastRow="0" w:firstColumn="1" w:lastColumn="0" w:noHBand="0" w:noVBand="1"/>
      </w:tblPr>
      <w:tblGrid>
        <w:gridCol w:w="1526"/>
        <w:gridCol w:w="2734"/>
        <w:gridCol w:w="1235"/>
        <w:gridCol w:w="3027"/>
      </w:tblGrid>
      <w:tr w:rsidR="00933DB0" w14:paraId="51718E36" w14:textId="77777777">
        <w:tc>
          <w:tcPr>
            <w:tcW w:w="1526" w:type="dxa"/>
            <w:shd w:val="clear" w:color="auto" w:fill="244061" w:themeFill="accent1" w:themeFillShade="80"/>
          </w:tcPr>
          <w:p w14:paraId="2857248B" w14:textId="77777777" w:rsidR="00933DB0" w:rsidRDefault="008845DE" w:rsidP="003E69E9">
            <w:r>
              <w:rPr>
                <w:rFonts w:hint="eastAsia"/>
              </w:rPr>
              <w:t>消息主题</w:t>
            </w:r>
          </w:p>
        </w:tc>
        <w:tc>
          <w:tcPr>
            <w:tcW w:w="6996" w:type="dxa"/>
            <w:gridSpan w:val="3"/>
            <w:shd w:val="clear" w:color="auto" w:fill="FBD4B4" w:themeFill="accent6" w:themeFillTint="66"/>
          </w:tcPr>
          <w:p w14:paraId="3221B034" w14:textId="77777777" w:rsidR="00933DB0" w:rsidRDefault="008845DE" w:rsidP="003E69E9">
            <w:r>
              <w:rPr>
                <w:rFonts w:hint="eastAsia"/>
              </w:rPr>
              <w:t>clientid /kalerm/iot/checkSoftwareStatus/result/ack</w:t>
            </w:r>
          </w:p>
        </w:tc>
      </w:tr>
      <w:tr w:rsidR="00933DB0" w14:paraId="24153D44" w14:textId="77777777">
        <w:tc>
          <w:tcPr>
            <w:tcW w:w="1526" w:type="dxa"/>
            <w:shd w:val="clear" w:color="auto" w:fill="244061" w:themeFill="accent1" w:themeFillShade="80"/>
          </w:tcPr>
          <w:p w14:paraId="0C6986DC" w14:textId="77777777" w:rsidR="00933DB0" w:rsidRDefault="008845DE" w:rsidP="003E69E9">
            <w:r>
              <w:rPr>
                <w:rFonts w:hint="eastAsia"/>
              </w:rPr>
              <w:t>订阅者</w:t>
            </w:r>
          </w:p>
        </w:tc>
        <w:tc>
          <w:tcPr>
            <w:tcW w:w="2734" w:type="dxa"/>
          </w:tcPr>
          <w:p w14:paraId="47676636" w14:textId="77777777" w:rsidR="00933DB0" w:rsidRDefault="008845DE" w:rsidP="003E69E9">
            <w:r>
              <w:rPr>
                <w:rFonts w:hint="eastAsia"/>
              </w:rPr>
              <w:t>咖啡机</w:t>
            </w:r>
          </w:p>
        </w:tc>
        <w:tc>
          <w:tcPr>
            <w:tcW w:w="1235" w:type="dxa"/>
            <w:shd w:val="clear" w:color="auto" w:fill="244061" w:themeFill="accent1" w:themeFillShade="80"/>
          </w:tcPr>
          <w:p w14:paraId="64C8F99C" w14:textId="77777777" w:rsidR="00933DB0" w:rsidRDefault="008845DE" w:rsidP="003E69E9">
            <w:r>
              <w:rPr>
                <w:rFonts w:hint="eastAsia"/>
              </w:rPr>
              <w:t>发布者</w:t>
            </w:r>
          </w:p>
        </w:tc>
        <w:tc>
          <w:tcPr>
            <w:tcW w:w="3027" w:type="dxa"/>
          </w:tcPr>
          <w:p w14:paraId="0D1CC744" w14:textId="77777777" w:rsidR="00933DB0" w:rsidRDefault="008845DE" w:rsidP="003E69E9">
            <w:r>
              <w:rPr>
                <w:rFonts w:hint="eastAsia"/>
              </w:rPr>
              <w:t>云平台服务器</w:t>
            </w:r>
          </w:p>
        </w:tc>
      </w:tr>
      <w:tr w:rsidR="00933DB0" w14:paraId="6663A8D5" w14:textId="77777777">
        <w:trPr>
          <w:trHeight w:val="956"/>
        </w:trPr>
        <w:tc>
          <w:tcPr>
            <w:tcW w:w="1526" w:type="dxa"/>
            <w:shd w:val="clear" w:color="auto" w:fill="244061" w:themeFill="accent1" w:themeFillShade="80"/>
          </w:tcPr>
          <w:p w14:paraId="5DDC3111" w14:textId="77777777" w:rsidR="00933DB0" w:rsidRDefault="008845DE" w:rsidP="003E69E9">
            <w:r>
              <w:t>J</w:t>
            </w:r>
            <w:r>
              <w:rPr>
                <w:rFonts w:hint="eastAsia"/>
              </w:rPr>
              <w:t>son</w:t>
            </w:r>
            <w:r>
              <w:rPr>
                <w:rFonts w:hint="eastAsia"/>
              </w:rPr>
              <w:t>格式</w:t>
            </w:r>
          </w:p>
        </w:tc>
        <w:tc>
          <w:tcPr>
            <w:tcW w:w="6996" w:type="dxa"/>
            <w:gridSpan w:val="3"/>
          </w:tcPr>
          <w:p w14:paraId="6353516F" w14:textId="77777777" w:rsidR="00933DB0" w:rsidRDefault="008845DE" w:rsidP="003E69E9">
            <w:r>
              <w:t>{</w:t>
            </w:r>
          </w:p>
          <w:p w14:paraId="0E67FD9F" w14:textId="77777777" w:rsidR="00933DB0" w:rsidRDefault="008845DE" w:rsidP="003E69E9">
            <w:r>
              <w:t>"</w:t>
            </w:r>
            <w:r>
              <w:rPr>
                <w:rFonts w:hint="eastAsia"/>
              </w:rPr>
              <w:t>msgId</w:t>
            </w:r>
            <w:r>
              <w:t>": "45484asd5a4d8a48a4sdads",</w:t>
            </w:r>
          </w:p>
          <w:p w14:paraId="46797EA0" w14:textId="77777777" w:rsidR="00933DB0" w:rsidRDefault="008845DE" w:rsidP="003E69E9">
            <w:r>
              <w:t>"version": "2.0",</w:t>
            </w:r>
            <w:r>
              <w:rPr>
                <w:rFonts w:hint="eastAsia"/>
              </w:rPr>
              <w:t xml:space="preserve"> </w:t>
            </w:r>
          </w:p>
          <w:p w14:paraId="3DFB8D00" w14:textId="77777777" w:rsidR="00933DB0" w:rsidRDefault="008845DE" w:rsidP="003E69E9">
            <w:r>
              <w:t>"timestamp": "1565499360629",</w:t>
            </w:r>
          </w:p>
          <w:p w14:paraId="765D20C6" w14:textId="77777777" w:rsidR="00933DB0" w:rsidRDefault="008845DE" w:rsidP="003E69E9">
            <w:r>
              <w:t>"ackCode": "</w:t>
            </w:r>
            <w:r>
              <w:rPr>
                <w:rFonts w:hint="eastAsia"/>
              </w:rPr>
              <w:t>OK</w:t>
            </w:r>
            <w:r>
              <w:t>"</w:t>
            </w:r>
            <w:r>
              <w:rPr>
                <w:rFonts w:hint="eastAsia"/>
              </w:rPr>
              <w:t>,</w:t>
            </w:r>
          </w:p>
          <w:p w14:paraId="6DBF3BB8" w14:textId="77777777" w:rsidR="00933DB0" w:rsidRDefault="008845DE" w:rsidP="003E69E9">
            <w:r>
              <w:t>"data": {</w:t>
            </w:r>
          </w:p>
          <w:p w14:paraId="5C630258" w14:textId="77777777" w:rsidR="00933DB0" w:rsidRDefault="008845DE" w:rsidP="003E69E9">
            <w:r>
              <w:rPr>
                <w:rFonts w:hint="eastAsia"/>
              </w:rPr>
              <w:t xml:space="preserve">     //(</w:t>
            </w:r>
            <w:r>
              <w:rPr>
                <w:rFonts w:hint="eastAsia"/>
              </w:rPr>
              <w:t>必填</w:t>
            </w:r>
            <w:r>
              <w:rPr>
                <w:rFonts w:hint="eastAsia"/>
              </w:rPr>
              <w:t>)</w:t>
            </w:r>
          </w:p>
          <w:p w14:paraId="5D5DD796" w14:textId="77777777" w:rsidR="00933DB0" w:rsidRDefault="008845DE" w:rsidP="003E69E9">
            <w:r>
              <w:rPr>
                <w:rFonts w:hint="eastAsia"/>
              </w:rPr>
              <w:t xml:space="preserve">  //ackCode=OK</w:t>
            </w:r>
            <w:r>
              <w:rPr>
                <w:rFonts w:hint="eastAsia"/>
              </w:rPr>
              <w:t>时传值：传资源下载地址</w:t>
            </w:r>
          </w:p>
          <w:p w14:paraId="74248BBA" w14:textId="77777777" w:rsidR="00933DB0" w:rsidRDefault="008845DE" w:rsidP="003E69E9">
            <w:r>
              <w:rPr>
                <w:rFonts w:hint="eastAsia"/>
              </w:rPr>
              <w:t>// ackCode</w:t>
            </w:r>
            <w:r>
              <w:rPr>
                <w:rFonts w:hint="eastAsia"/>
              </w:rPr>
              <w:t>≠</w:t>
            </w:r>
            <w:r>
              <w:rPr>
                <w:rFonts w:hint="eastAsia"/>
              </w:rPr>
              <w:t>OK</w:t>
            </w:r>
            <w:r>
              <w:rPr>
                <w:rFonts w:hint="eastAsia"/>
              </w:rPr>
              <w:t>时传值：错误原因</w:t>
            </w:r>
          </w:p>
          <w:p w14:paraId="39115089" w14:textId="3BD19EF2" w:rsidR="00933DB0" w:rsidRDefault="008845DE" w:rsidP="003E69E9">
            <w:r>
              <w:t>"msg":"</w:t>
            </w:r>
            <w:r>
              <w:rPr>
                <w:rFonts w:hint="eastAsia"/>
              </w:rPr>
              <w:t>(String)</w:t>
            </w:r>
            <w:r>
              <w:t>"</w:t>
            </w:r>
            <w:r w:rsidR="00AC7702">
              <w:rPr>
                <w:rFonts w:hint="eastAsia"/>
              </w:rPr>
              <w:t>,</w:t>
            </w:r>
          </w:p>
          <w:p w14:paraId="5E235BF8" w14:textId="77777777" w:rsidR="00AC7702" w:rsidRPr="005E1F2E" w:rsidRDefault="00AC7702" w:rsidP="003E69E9">
            <w:pPr>
              <w:rPr>
                <w:highlight w:val="yellow"/>
              </w:rPr>
            </w:pPr>
            <w:r w:rsidRPr="005E1F2E">
              <w:rPr>
                <w:highlight w:val="yellow"/>
              </w:rPr>
              <w:t xml:space="preserve">/** </w:t>
            </w:r>
            <w:r w:rsidRPr="005E1F2E">
              <w:rPr>
                <w:rFonts w:hint="eastAsia"/>
                <w:highlight w:val="yellow"/>
              </w:rPr>
              <w:t>升级任务</w:t>
            </w:r>
            <w:r w:rsidRPr="005E1F2E">
              <w:rPr>
                <w:rFonts w:hint="eastAsia"/>
                <w:highlight w:val="yellow"/>
              </w:rPr>
              <w:t>ID</w:t>
            </w:r>
            <w:r w:rsidRPr="005E1F2E">
              <w:rPr>
                <w:highlight w:val="yellow"/>
              </w:rPr>
              <w:t xml:space="preserve"> */</w:t>
            </w:r>
          </w:p>
          <w:p w14:paraId="73CB6D0C" w14:textId="1205075A" w:rsidR="00AC7702" w:rsidRPr="00AC7702" w:rsidRDefault="00AC7702" w:rsidP="003E69E9">
            <w:pPr>
              <w:rPr>
                <w:rFonts w:ascii="Consolas" w:hAnsi="Consolas" w:cs="Consolas"/>
                <w:color w:val="000000" w:themeColor="text1"/>
                <w:kern w:val="0"/>
                <w:sz w:val="20"/>
                <w:szCs w:val="20"/>
              </w:rPr>
            </w:pPr>
            <w:r w:rsidRPr="005E1F2E">
              <w:rPr>
                <w:highlight w:val="yellow"/>
              </w:rPr>
              <w:t>"</w:t>
            </w:r>
            <w:r w:rsidRPr="005E1F2E">
              <w:rPr>
                <w:rFonts w:hint="eastAsia"/>
                <w:highlight w:val="yellow"/>
              </w:rPr>
              <w:t>up</w:t>
            </w:r>
            <w:r w:rsidRPr="005E1F2E">
              <w:rPr>
                <w:highlight w:val="yellow"/>
              </w:rPr>
              <w:t>gradeTaskId": "</w:t>
            </w:r>
            <w:r w:rsidRPr="005E1F2E">
              <w:rPr>
                <w:rFonts w:hint="eastAsia"/>
                <w:highlight w:val="yellow"/>
              </w:rPr>
              <w:t>xxxxxx</w:t>
            </w:r>
            <w:r w:rsidRPr="005E1F2E">
              <w:rPr>
                <w:highlight w:val="yellow"/>
              </w:rPr>
              <w:t>"</w:t>
            </w:r>
          </w:p>
          <w:p w14:paraId="684B7C3F" w14:textId="77777777" w:rsidR="00933DB0" w:rsidRDefault="008845DE" w:rsidP="003E69E9">
            <w:r>
              <w:rPr>
                <w:rFonts w:hint="eastAsia"/>
              </w:rPr>
              <w:t>}</w:t>
            </w:r>
          </w:p>
          <w:p w14:paraId="32EA6CFB" w14:textId="77777777" w:rsidR="00933DB0" w:rsidRDefault="008845DE" w:rsidP="003E69E9">
            <w:r>
              <w:t>}</w:t>
            </w:r>
          </w:p>
        </w:tc>
      </w:tr>
    </w:tbl>
    <w:p w14:paraId="1850D071" w14:textId="77777777" w:rsidR="00933DB0" w:rsidRPr="00422ED1" w:rsidRDefault="008845DE" w:rsidP="003E69E9">
      <w:pPr>
        <w:pStyle w:val="3"/>
      </w:pPr>
      <w:r w:rsidRPr="00422ED1">
        <w:rPr>
          <w:rFonts w:hint="eastAsia"/>
        </w:rPr>
        <w:t xml:space="preserve">4.12.3 </w:t>
      </w:r>
      <w:r w:rsidRPr="00422ED1">
        <w:rPr>
          <w:rFonts w:hint="eastAsia"/>
        </w:rPr>
        <w:t>消息格式</w:t>
      </w:r>
    </w:p>
    <w:p w14:paraId="6F594974" w14:textId="77777777" w:rsidR="00933DB0" w:rsidRPr="00422ED1" w:rsidRDefault="008845DE" w:rsidP="003E69E9">
      <w:r w:rsidRPr="00422ED1">
        <w:rPr>
          <w:rFonts w:hint="eastAsia"/>
        </w:rPr>
        <w:t>设备端将升级软件结果更新到云平台</w:t>
      </w:r>
    </w:p>
    <w:p w14:paraId="4F63CF24" w14:textId="77777777" w:rsidR="00933DB0" w:rsidRPr="00422ED1" w:rsidRDefault="008845DE" w:rsidP="003E69E9">
      <w:r w:rsidRPr="00422ED1">
        <w:rPr>
          <w:rFonts w:hint="eastAsia"/>
        </w:rPr>
        <w:t>云平台响应软件升级包状态</w:t>
      </w:r>
    </w:p>
    <w:p w14:paraId="430E766A" w14:textId="77777777" w:rsidR="00933DB0" w:rsidRPr="00422ED1" w:rsidRDefault="008845DE" w:rsidP="003E69E9">
      <w:pPr>
        <w:pStyle w:val="4"/>
      </w:pPr>
      <w:r w:rsidRPr="00422ED1">
        <w:t>4</w:t>
      </w:r>
      <w:r w:rsidRPr="00422ED1">
        <w:rPr>
          <w:rFonts w:hint="eastAsia"/>
        </w:rPr>
        <w:t>.12</w:t>
      </w:r>
      <w:r w:rsidRPr="00422ED1">
        <w:t>.</w:t>
      </w:r>
      <w:r w:rsidRPr="00422ED1">
        <w:rPr>
          <w:rFonts w:hint="eastAsia"/>
        </w:rPr>
        <w:t xml:space="preserve">3.1 </w:t>
      </w:r>
      <w:r w:rsidRPr="00422ED1">
        <w:rPr>
          <w:rFonts w:hint="eastAsia"/>
        </w:rPr>
        <w:t>设备端软件升级结果上报</w:t>
      </w:r>
    </w:p>
    <w:tbl>
      <w:tblPr>
        <w:tblStyle w:val="af4"/>
        <w:tblW w:w="0" w:type="auto"/>
        <w:tblLook w:val="04A0" w:firstRow="1" w:lastRow="0" w:firstColumn="1" w:lastColumn="0" w:noHBand="0" w:noVBand="1"/>
      </w:tblPr>
      <w:tblGrid>
        <w:gridCol w:w="1526"/>
        <w:gridCol w:w="2734"/>
        <w:gridCol w:w="1235"/>
        <w:gridCol w:w="3027"/>
      </w:tblGrid>
      <w:tr w:rsidR="00933DB0" w:rsidRPr="00422ED1" w14:paraId="1D08D95C" w14:textId="77777777">
        <w:tc>
          <w:tcPr>
            <w:tcW w:w="1526" w:type="dxa"/>
            <w:shd w:val="clear" w:color="auto" w:fill="244061" w:themeFill="accent1" w:themeFillShade="80"/>
          </w:tcPr>
          <w:p w14:paraId="1CE18E49" w14:textId="77777777" w:rsidR="00933DB0" w:rsidRPr="00422ED1" w:rsidRDefault="008845DE" w:rsidP="003E69E9">
            <w:r w:rsidRPr="00422ED1">
              <w:rPr>
                <w:rFonts w:hint="eastAsia"/>
              </w:rPr>
              <w:t>消息主题</w:t>
            </w:r>
          </w:p>
        </w:tc>
        <w:tc>
          <w:tcPr>
            <w:tcW w:w="6996" w:type="dxa"/>
            <w:gridSpan w:val="3"/>
            <w:shd w:val="clear" w:color="auto" w:fill="FBD4B4" w:themeFill="accent6" w:themeFillTint="66"/>
          </w:tcPr>
          <w:p w14:paraId="141C4ED4" w14:textId="77777777" w:rsidR="00933DB0" w:rsidRPr="00422ED1" w:rsidRDefault="008845DE" w:rsidP="003E69E9">
            <w:r w:rsidRPr="00422ED1">
              <w:rPr>
                <w:rFonts w:hint="eastAsia"/>
              </w:rPr>
              <w:t>update/kalerm/iot/software/result/feedback/cilentid</w:t>
            </w:r>
          </w:p>
        </w:tc>
      </w:tr>
      <w:tr w:rsidR="00933DB0" w:rsidRPr="00422ED1" w14:paraId="6C4460DE" w14:textId="77777777">
        <w:tc>
          <w:tcPr>
            <w:tcW w:w="1526" w:type="dxa"/>
            <w:shd w:val="clear" w:color="auto" w:fill="244061" w:themeFill="accent1" w:themeFillShade="80"/>
          </w:tcPr>
          <w:p w14:paraId="778756B1" w14:textId="77777777" w:rsidR="00933DB0" w:rsidRPr="00422ED1" w:rsidRDefault="008845DE" w:rsidP="003E69E9">
            <w:r w:rsidRPr="00422ED1">
              <w:rPr>
                <w:rFonts w:hint="eastAsia"/>
              </w:rPr>
              <w:t>订阅者</w:t>
            </w:r>
          </w:p>
        </w:tc>
        <w:tc>
          <w:tcPr>
            <w:tcW w:w="2734" w:type="dxa"/>
          </w:tcPr>
          <w:p w14:paraId="1E15ADF4" w14:textId="77777777" w:rsidR="00933DB0" w:rsidRPr="00422ED1" w:rsidRDefault="008845DE" w:rsidP="003E69E9">
            <w:r w:rsidRPr="00422ED1">
              <w:rPr>
                <w:rFonts w:hint="eastAsia"/>
              </w:rPr>
              <w:t>云平台服务器</w:t>
            </w:r>
          </w:p>
        </w:tc>
        <w:tc>
          <w:tcPr>
            <w:tcW w:w="1235" w:type="dxa"/>
            <w:shd w:val="clear" w:color="auto" w:fill="244061" w:themeFill="accent1" w:themeFillShade="80"/>
          </w:tcPr>
          <w:p w14:paraId="40BF219D" w14:textId="77777777" w:rsidR="00933DB0" w:rsidRPr="00422ED1" w:rsidRDefault="008845DE" w:rsidP="003E69E9">
            <w:r w:rsidRPr="00422ED1">
              <w:rPr>
                <w:rFonts w:hint="eastAsia"/>
              </w:rPr>
              <w:t>发布者</w:t>
            </w:r>
          </w:p>
        </w:tc>
        <w:tc>
          <w:tcPr>
            <w:tcW w:w="3027" w:type="dxa"/>
          </w:tcPr>
          <w:p w14:paraId="7F7951CF" w14:textId="77777777" w:rsidR="00933DB0" w:rsidRPr="00422ED1" w:rsidRDefault="008845DE" w:rsidP="003E69E9">
            <w:r w:rsidRPr="00422ED1">
              <w:rPr>
                <w:rFonts w:hint="eastAsia"/>
              </w:rPr>
              <w:t>咖啡机</w:t>
            </w:r>
          </w:p>
        </w:tc>
      </w:tr>
      <w:tr w:rsidR="00933DB0" w:rsidRPr="00422ED1" w14:paraId="08CD91A1" w14:textId="77777777">
        <w:trPr>
          <w:trHeight w:val="956"/>
        </w:trPr>
        <w:tc>
          <w:tcPr>
            <w:tcW w:w="1526" w:type="dxa"/>
            <w:shd w:val="clear" w:color="auto" w:fill="244061" w:themeFill="accent1" w:themeFillShade="80"/>
          </w:tcPr>
          <w:p w14:paraId="1645096E" w14:textId="77777777" w:rsidR="00933DB0" w:rsidRPr="00422ED1" w:rsidRDefault="008845DE" w:rsidP="003E69E9">
            <w:r w:rsidRPr="00422ED1">
              <w:t>J</w:t>
            </w:r>
            <w:r w:rsidRPr="00422ED1">
              <w:rPr>
                <w:rFonts w:hint="eastAsia"/>
              </w:rPr>
              <w:t>son</w:t>
            </w:r>
            <w:r w:rsidRPr="00422ED1">
              <w:rPr>
                <w:rFonts w:hint="eastAsia"/>
              </w:rPr>
              <w:t>格式</w:t>
            </w:r>
          </w:p>
        </w:tc>
        <w:tc>
          <w:tcPr>
            <w:tcW w:w="6996" w:type="dxa"/>
            <w:gridSpan w:val="3"/>
          </w:tcPr>
          <w:p w14:paraId="71878046" w14:textId="77777777" w:rsidR="00933DB0" w:rsidRPr="00422ED1" w:rsidRDefault="008845DE" w:rsidP="003E69E9">
            <w:r w:rsidRPr="00422ED1">
              <w:t>{</w:t>
            </w:r>
          </w:p>
          <w:p w14:paraId="7650E9EC" w14:textId="77777777" w:rsidR="00933DB0" w:rsidRPr="00422ED1" w:rsidRDefault="008845DE" w:rsidP="003E69E9">
            <w:r w:rsidRPr="00422ED1">
              <w:t>"</w:t>
            </w:r>
            <w:r w:rsidRPr="00422ED1">
              <w:rPr>
                <w:rFonts w:hint="eastAsia"/>
              </w:rPr>
              <w:t>msgId</w:t>
            </w:r>
            <w:r w:rsidRPr="00422ED1">
              <w:t>": "45484asd5a4d8a48a4sdads",</w:t>
            </w:r>
          </w:p>
          <w:p w14:paraId="192B038A" w14:textId="77777777" w:rsidR="00933DB0" w:rsidRPr="00422ED1" w:rsidRDefault="008845DE" w:rsidP="003E69E9">
            <w:r w:rsidRPr="00422ED1">
              <w:t>"version": "2.0",</w:t>
            </w:r>
          </w:p>
          <w:p w14:paraId="223381E7" w14:textId="77777777" w:rsidR="00933DB0" w:rsidRPr="00422ED1" w:rsidRDefault="008845DE" w:rsidP="003E69E9">
            <w:r w:rsidRPr="00422ED1">
              <w:t>"timestamp": "1565499360620",</w:t>
            </w:r>
          </w:p>
          <w:p w14:paraId="2D0B3A4F" w14:textId="77777777" w:rsidR="00933DB0" w:rsidRPr="00422ED1" w:rsidRDefault="008845DE" w:rsidP="003E69E9">
            <w:pPr>
              <w:rPr>
                <w:rFonts w:ascii="Consolas" w:hAnsi="Consolas" w:cs="Consolas"/>
                <w:color w:val="000000" w:themeColor="text1"/>
                <w:kern w:val="0"/>
                <w:sz w:val="20"/>
                <w:szCs w:val="20"/>
              </w:rPr>
            </w:pPr>
            <w:r w:rsidRPr="00422ED1">
              <w:t>"data": {</w:t>
            </w:r>
          </w:p>
          <w:p w14:paraId="22C8B5CD" w14:textId="77777777" w:rsidR="00933DB0" w:rsidRPr="00422ED1" w:rsidRDefault="008845DE" w:rsidP="003E69E9">
            <w:r w:rsidRPr="00422ED1">
              <w:rPr>
                <w:rFonts w:hint="eastAsia"/>
              </w:rPr>
              <w:t>/**</w:t>
            </w:r>
            <w:r w:rsidRPr="00422ED1">
              <w:rPr>
                <w:rFonts w:hint="eastAsia"/>
              </w:rPr>
              <w:t>机型</w:t>
            </w:r>
            <w:r w:rsidRPr="00422ED1">
              <w:rPr>
                <w:rFonts w:hint="eastAsia"/>
              </w:rPr>
              <w:t>*/</w:t>
            </w:r>
          </w:p>
          <w:p w14:paraId="08F34FCB" w14:textId="77777777" w:rsidR="00933DB0" w:rsidRPr="00422ED1" w:rsidRDefault="008845DE" w:rsidP="003E69E9">
            <w:r w:rsidRPr="00422ED1">
              <w:rPr>
                <w:rFonts w:hint="eastAsia"/>
              </w:rPr>
              <w:t xml:space="preserve"> </w:t>
            </w:r>
            <w:r w:rsidRPr="00422ED1">
              <w:t xml:space="preserve">     "</w:t>
            </w:r>
            <w:r w:rsidRPr="00422ED1">
              <w:rPr>
                <w:rFonts w:hint="eastAsia"/>
              </w:rPr>
              <w:t>deviceType</w:t>
            </w:r>
            <w:r w:rsidRPr="00422ED1">
              <w:t>":"</w:t>
            </w:r>
            <w:r w:rsidRPr="00422ED1">
              <w:rPr>
                <w:rFonts w:hint="eastAsia"/>
              </w:rPr>
              <w:t>(String)</w:t>
            </w:r>
            <w:r w:rsidRPr="00422ED1">
              <w:t>",</w:t>
            </w:r>
          </w:p>
          <w:p w14:paraId="7948DBCF" w14:textId="77777777" w:rsidR="00933DB0" w:rsidRPr="00422ED1" w:rsidRDefault="008845DE" w:rsidP="003E69E9">
            <w:r w:rsidRPr="00422ED1">
              <w:rPr>
                <w:rFonts w:hint="eastAsia"/>
                <w:color w:val="000000" w:themeColor="text1"/>
              </w:rPr>
              <w:t xml:space="preserve">      </w:t>
            </w:r>
            <w:r w:rsidRPr="00422ED1">
              <w:rPr>
                <w:rFonts w:hint="eastAsia"/>
              </w:rPr>
              <w:t xml:space="preserve">/** </w:t>
            </w:r>
            <w:r w:rsidRPr="00422ED1">
              <w:rPr>
                <w:rFonts w:hint="eastAsia"/>
              </w:rPr>
              <w:t>软件类型</w:t>
            </w:r>
            <w:r w:rsidRPr="00422ED1">
              <w:rPr>
                <w:rFonts w:hint="eastAsia"/>
              </w:rPr>
              <w:t xml:space="preserve"> 1:HMI; 2:CTR; 3:HMI+CTR */</w:t>
            </w:r>
          </w:p>
          <w:p w14:paraId="7B2595D2" w14:textId="77777777" w:rsidR="00933DB0" w:rsidRPr="00422ED1" w:rsidRDefault="008845DE" w:rsidP="003E69E9">
            <w:r w:rsidRPr="00422ED1">
              <w:tab/>
            </w:r>
            <w:r w:rsidRPr="00422ED1">
              <w:rPr>
                <w:rFonts w:hint="eastAsia"/>
              </w:rPr>
              <w:t xml:space="preserve">  </w:t>
            </w:r>
            <w:r w:rsidRPr="00422ED1">
              <w:t>"</w:t>
            </w:r>
            <w:r w:rsidRPr="00422ED1">
              <w:rPr>
                <w:rFonts w:hint="eastAsia"/>
              </w:rPr>
              <w:t>softwareType</w:t>
            </w:r>
            <w:r w:rsidRPr="00422ED1">
              <w:t>":</w:t>
            </w:r>
            <w:r w:rsidRPr="00422ED1">
              <w:rPr>
                <w:rFonts w:hint="eastAsia"/>
              </w:rPr>
              <w:t>1 (int)</w:t>
            </w:r>
            <w:r w:rsidRPr="00422ED1">
              <w:t>,</w:t>
            </w:r>
          </w:p>
          <w:p w14:paraId="6BF1A2C8" w14:textId="77777777" w:rsidR="00933DB0" w:rsidRPr="00422ED1" w:rsidRDefault="008845DE" w:rsidP="003E69E9">
            <w:r w:rsidRPr="00422ED1">
              <w:rPr>
                <w:rFonts w:hint="eastAsia"/>
                <w:color w:val="000000" w:themeColor="text1"/>
              </w:rPr>
              <w:t xml:space="preserve">      </w:t>
            </w:r>
            <w:r w:rsidRPr="00422ED1">
              <w:rPr>
                <w:rFonts w:hint="eastAsia"/>
              </w:rPr>
              <w:t>/**</w:t>
            </w:r>
            <w:r w:rsidRPr="00422ED1">
              <w:rPr>
                <w:rFonts w:hint="eastAsia"/>
              </w:rPr>
              <w:t>版本名</w:t>
            </w:r>
            <w:r w:rsidRPr="00422ED1">
              <w:rPr>
                <w:rFonts w:hint="eastAsia"/>
              </w:rPr>
              <w:t>*/</w:t>
            </w:r>
          </w:p>
          <w:p w14:paraId="2FFEB87C" w14:textId="77777777" w:rsidR="00933DB0" w:rsidRPr="00422ED1" w:rsidRDefault="008845DE" w:rsidP="003E69E9">
            <w:r w:rsidRPr="00422ED1">
              <w:tab/>
            </w:r>
            <w:r w:rsidRPr="00422ED1">
              <w:rPr>
                <w:rFonts w:hint="eastAsia"/>
              </w:rPr>
              <w:t xml:space="preserve">  </w:t>
            </w:r>
            <w:r w:rsidRPr="00422ED1">
              <w:t>"</w:t>
            </w:r>
            <w:r w:rsidRPr="00422ED1">
              <w:rPr>
                <w:rFonts w:hint="eastAsia"/>
              </w:rPr>
              <w:t>versionName</w:t>
            </w:r>
            <w:r w:rsidRPr="00422ED1">
              <w:t>":"</w:t>
            </w:r>
            <w:r w:rsidRPr="00422ED1">
              <w:rPr>
                <w:rFonts w:hint="eastAsia"/>
              </w:rPr>
              <w:t>(String)</w:t>
            </w:r>
            <w:r w:rsidRPr="00422ED1">
              <w:t>",</w:t>
            </w:r>
          </w:p>
          <w:p w14:paraId="59F84131" w14:textId="77777777" w:rsidR="00933DB0" w:rsidRPr="00422ED1" w:rsidRDefault="008845DE" w:rsidP="003E69E9">
            <w:r w:rsidRPr="00422ED1">
              <w:rPr>
                <w:rFonts w:hint="eastAsia"/>
              </w:rPr>
              <w:t>/**</w:t>
            </w:r>
            <w:r w:rsidRPr="00422ED1">
              <w:rPr>
                <w:rFonts w:hint="eastAsia"/>
              </w:rPr>
              <w:t>版本</w:t>
            </w:r>
            <w:r w:rsidRPr="00422ED1">
              <w:rPr>
                <w:rFonts w:hint="eastAsia"/>
              </w:rPr>
              <w:t>Code*/</w:t>
            </w:r>
          </w:p>
          <w:p w14:paraId="23E9CDF8" w14:textId="77777777" w:rsidR="00933DB0" w:rsidRPr="00422ED1" w:rsidRDefault="008845DE" w:rsidP="003E69E9">
            <w:r w:rsidRPr="00422ED1">
              <w:tab/>
            </w:r>
            <w:r w:rsidRPr="00422ED1">
              <w:rPr>
                <w:rFonts w:hint="eastAsia"/>
              </w:rPr>
              <w:t xml:space="preserve">  </w:t>
            </w:r>
            <w:r w:rsidRPr="00422ED1">
              <w:t>"</w:t>
            </w:r>
            <w:r w:rsidRPr="00422ED1">
              <w:rPr>
                <w:rFonts w:hint="eastAsia"/>
              </w:rPr>
              <w:t>versionCode</w:t>
            </w:r>
            <w:r w:rsidRPr="00422ED1">
              <w:t>":</w:t>
            </w:r>
            <w:r w:rsidRPr="00422ED1">
              <w:rPr>
                <w:rFonts w:hint="eastAsia"/>
              </w:rPr>
              <w:t>20</w:t>
            </w:r>
            <w:r w:rsidRPr="00422ED1">
              <w:t>8</w:t>
            </w:r>
            <w:r w:rsidRPr="00422ED1">
              <w:rPr>
                <w:rFonts w:hint="eastAsia"/>
              </w:rPr>
              <w:t xml:space="preserve"> (int)</w:t>
            </w:r>
            <w:r w:rsidRPr="00422ED1">
              <w:t>,</w:t>
            </w:r>
          </w:p>
          <w:p w14:paraId="5B8F5C6A" w14:textId="77777777" w:rsidR="00933DB0" w:rsidRPr="00422ED1" w:rsidRDefault="008845DE" w:rsidP="003E69E9">
            <w:r w:rsidRPr="00422ED1">
              <w:rPr>
                <w:rFonts w:hint="eastAsia"/>
              </w:rPr>
              <w:t>/**</w:t>
            </w:r>
            <w:r w:rsidRPr="00422ED1">
              <w:rPr>
                <w:rFonts w:hint="eastAsia"/>
              </w:rPr>
              <w:t>升级概要</w:t>
            </w:r>
            <w:r w:rsidRPr="00422ED1">
              <w:rPr>
                <w:rFonts w:hint="eastAsia"/>
              </w:rPr>
              <w:t>*/</w:t>
            </w:r>
          </w:p>
          <w:p w14:paraId="25D926A0" w14:textId="77777777" w:rsidR="00933DB0" w:rsidRPr="00422ED1" w:rsidRDefault="008845DE" w:rsidP="003E69E9">
            <w:r w:rsidRPr="00422ED1">
              <w:tab/>
            </w:r>
            <w:r w:rsidRPr="00422ED1">
              <w:rPr>
                <w:rFonts w:hint="eastAsia"/>
              </w:rPr>
              <w:t xml:space="preserve">  </w:t>
            </w:r>
            <w:r w:rsidRPr="00422ED1">
              <w:t>"</w:t>
            </w:r>
            <w:r w:rsidRPr="00422ED1">
              <w:rPr>
                <w:rFonts w:hint="eastAsia"/>
              </w:rPr>
              <w:t>summary</w:t>
            </w:r>
            <w:r w:rsidRPr="00422ED1">
              <w:t>":"</w:t>
            </w:r>
            <w:r w:rsidRPr="00422ED1">
              <w:rPr>
                <w:rFonts w:hint="eastAsia"/>
              </w:rPr>
              <w:t>...(String)</w:t>
            </w:r>
            <w:r w:rsidRPr="00422ED1">
              <w:t>",</w:t>
            </w:r>
          </w:p>
          <w:p w14:paraId="16AB92FB" w14:textId="77777777" w:rsidR="00933DB0" w:rsidRPr="00422ED1" w:rsidRDefault="008845DE" w:rsidP="003E69E9">
            <w:r w:rsidRPr="00422ED1">
              <w:rPr>
                <w:rFonts w:hint="eastAsia"/>
              </w:rPr>
              <w:t>/**</w:t>
            </w:r>
            <w:r w:rsidRPr="00422ED1">
              <w:rPr>
                <w:rFonts w:hint="eastAsia"/>
              </w:rPr>
              <w:t>更新日志</w:t>
            </w:r>
            <w:r w:rsidRPr="00422ED1">
              <w:rPr>
                <w:rFonts w:hint="eastAsia"/>
              </w:rPr>
              <w:t>*/</w:t>
            </w:r>
          </w:p>
          <w:p w14:paraId="4F326C44" w14:textId="77777777" w:rsidR="00933DB0" w:rsidRPr="00422ED1" w:rsidRDefault="008845DE" w:rsidP="003E69E9">
            <w:r w:rsidRPr="00422ED1">
              <w:tab/>
            </w:r>
            <w:r w:rsidRPr="00422ED1">
              <w:rPr>
                <w:rFonts w:hint="eastAsia"/>
              </w:rPr>
              <w:t xml:space="preserve">  </w:t>
            </w:r>
            <w:r w:rsidRPr="00422ED1">
              <w:t>"</w:t>
            </w:r>
            <w:r w:rsidRPr="00422ED1">
              <w:rPr>
                <w:rFonts w:hint="eastAsia"/>
              </w:rPr>
              <w:t>updateLog</w:t>
            </w:r>
            <w:r w:rsidRPr="00422ED1">
              <w:t>":"</w:t>
            </w:r>
            <w:r w:rsidRPr="00422ED1">
              <w:rPr>
                <w:rFonts w:hint="eastAsia"/>
              </w:rPr>
              <w:t>...(String)</w:t>
            </w:r>
            <w:r w:rsidRPr="00422ED1">
              <w:t>",</w:t>
            </w:r>
          </w:p>
          <w:p w14:paraId="5C7058AC" w14:textId="77777777" w:rsidR="00933DB0" w:rsidRPr="00422ED1" w:rsidRDefault="008845DE" w:rsidP="003E69E9">
            <w:r w:rsidRPr="00422ED1">
              <w:rPr>
                <w:rFonts w:hint="eastAsia"/>
              </w:rPr>
              <w:t>/**</w:t>
            </w:r>
            <w:r w:rsidRPr="00422ED1">
              <w:rPr>
                <w:rFonts w:hint="eastAsia"/>
              </w:rPr>
              <w:t>资源名称</w:t>
            </w:r>
            <w:r w:rsidRPr="00422ED1">
              <w:rPr>
                <w:rFonts w:hint="eastAsia"/>
              </w:rPr>
              <w:t>*/</w:t>
            </w:r>
          </w:p>
          <w:p w14:paraId="5D06B4DF" w14:textId="77777777" w:rsidR="00933DB0" w:rsidRPr="00422ED1" w:rsidRDefault="008845DE" w:rsidP="003E69E9">
            <w:r w:rsidRPr="00422ED1">
              <w:tab/>
            </w:r>
            <w:r w:rsidRPr="00422ED1">
              <w:rPr>
                <w:rFonts w:hint="eastAsia"/>
              </w:rPr>
              <w:t xml:space="preserve">  </w:t>
            </w:r>
            <w:r w:rsidRPr="00422ED1">
              <w:t>"</w:t>
            </w:r>
            <w:r w:rsidRPr="00422ED1">
              <w:rPr>
                <w:rFonts w:hint="eastAsia"/>
              </w:rPr>
              <w:t>resourceName</w:t>
            </w:r>
            <w:r w:rsidRPr="00422ED1">
              <w:t>":"</w:t>
            </w:r>
            <w:r w:rsidRPr="00422ED1">
              <w:rPr>
                <w:rFonts w:hint="eastAsia"/>
              </w:rPr>
              <w:t>...(String)</w:t>
            </w:r>
            <w:r w:rsidRPr="00422ED1">
              <w:t>",</w:t>
            </w:r>
          </w:p>
          <w:p w14:paraId="6555A88D" w14:textId="77777777" w:rsidR="00933DB0" w:rsidRPr="00422ED1" w:rsidRDefault="008845DE" w:rsidP="003E69E9">
            <w:r w:rsidRPr="00422ED1">
              <w:rPr>
                <w:rFonts w:hint="eastAsia"/>
              </w:rPr>
              <w:t>/**</w:t>
            </w:r>
            <w:r w:rsidRPr="00422ED1">
              <w:rPr>
                <w:rFonts w:hint="eastAsia"/>
              </w:rPr>
              <w:t>大小</w:t>
            </w:r>
            <w:r w:rsidRPr="00422ED1">
              <w:rPr>
                <w:rFonts w:hint="eastAsia"/>
              </w:rPr>
              <w:t>*/</w:t>
            </w:r>
          </w:p>
          <w:p w14:paraId="22300563" w14:textId="77777777" w:rsidR="00933DB0" w:rsidRPr="00422ED1" w:rsidRDefault="008845DE" w:rsidP="003E69E9">
            <w:r w:rsidRPr="00422ED1">
              <w:tab/>
            </w:r>
            <w:r w:rsidRPr="00422ED1">
              <w:rPr>
                <w:rFonts w:hint="eastAsia"/>
              </w:rPr>
              <w:t xml:space="preserve">  </w:t>
            </w:r>
            <w:r w:rsidRPr="00422ED1">
              <w:t>"</w:t>
            </w:r>
            <w:r w:rsidRPr="00422ED1">
              <w:rPr>
                <w:rFonts w:hint="eastAsia"/>
              </w:rPr>
              <w:t>resourceSize</w:t>
            </w:r>
            <w:r w:rsidRPr="00422ED1">
              <w:t>":</w:t>
            </w:r>
            <w:r w:rsidRPr="00422ED1">
              <w:rPr>
                <w:rFonts w:hint="eastAsia"/>
              </w:rPr>
              <w:t>12700293(Long)</w:t>
            </w:r>
            <w:r w:rsidRPr="00422ED1">
              <w:t>,</w:t>
            </w:r>
          </w:p>
          <w:p w14:paraId="274B6A7A" w14:textId="77777777" w:rsidR="00933DB0" w:rsidRPr="00422ED1" w:rsidRDefault="008845DE" w:rsidP="003E69E9">
            <w:r w:rsidRPr="00422ED1">
              <w:rPr>
                <w:rFonts w:hint="eastAsia"/>
              </w:rPr>
              <w:t>/**</w:t>
            </w:r>
            <w:r w:rsidRPr="00422ED1">
              <w:rPr>
                <w:rFonts w:hint="eastAsia"/>
              </w:rPr>
              <w:t>下载地址</w:t>
            </w:r>
            <w:r w:rsidRPr="00422ED1">
              <w:rPr>
                <w:rFonts w:hint="eastAsia"/>
              </w:rPr>
              <w:t>*/</w:t>
            </w:r>
          </w:p>
          <w:p w14:paraId="1340970D" w14:textId="77777777" w:rsidR="00933DB0" w:rsidRPr="00422ED1" w:rsidRDefault="008845DE" w:rsidP="003E69E9">
            <w:r w:rsidRPr="00422ED1">
              <w:tab/>
            </w:r>
            <w:r w:rsidRPr="00422ED1">
              <w:rPr>
                <w:rFonts w:hint="eastAsia"/>
              </w:rPr>
              <w:t xml:space="preserve">  </w:t>
            </w:r>
            <w:r w:rsidRPr="00422ED1">
              <w:t>"</w:t>
            </w:r>
            <w:r w:rsidRPr="00422ED1">
              <w:rPr>
                <w:rFonts w:hint="eastAsia"/>
              </w:rPr>
              <w:t>resourceUrl</w:t>
            </w:r>
            <w:r w:rsidRPr="00422ED1">
              <w:t>":"</w:t>
            </w:r>
            <w:r w:rsidRPr="00422ED1">
              <w:rPr>
                <w:rFonts w:hint="eastAsia"/>
              </w:rPr>
              <w:t>...(String)</w:t>
            </w:r>
            <w:r w:rsidRPr="00422ED1">
              <w:t>",</w:t>
            </w:r>
          </w:p>
          <w:p w14:paraId="2FEF8133" w14:textId="77777777" w:rsidR="00933DB0" w:rsidRPr="00422ED1" w:rsidRDefault="008845DE" w:rsidP="003E69E9">
            <w:r w:rsidRPr="00422ED1">
              <w:rPr>
                <w:rFonts w:hint="eastAsia"/>
              </w:rPr>
              <w:t>/**md5</w:t>
            </w:r>
            <w:r w:rsidRPr="00422ED1">
              <w:rPr>
                <w:rFonts w:hint="eastAsia"/>
              </w:rPr>
              <w:t>校验</w:t>
            </w:r>
            <w:r w:rsidRPr="00422ED1">
              <w:rPr>
                <w:rFonts w:hint="eastAsia"/>
              </w:rPr>
              <w:t>*/</w:t>
            </w:r>
          </w:p>
          <w:p w14:paraId="123C5334" w14:textId="77777777" w:rsidR="00933DB0" w:rsidRPr="00422ED1" w:rsidRDefault="008845DE" w:rsidP="003E69E9">
            <w:r w:rsidRPr="00422ED1">
              <w:tab/>
            </w:r>
            <w:r w:rsidRPr="00422ED1">
              <w:rPr>
                <w:rFonts w:hint="eastAsia"/>
              </w:rPr>
              <w:t xml:space="preserve">  </w:t>
            </w:r>
            <w:r w:rsidRPr="00422ED1">
              <w:t>"</w:t>
            </w:r>
            <w:r w:rsidRPr="00422ED1">
              <w:rPr>
                <w:rFonts w:hint="eastAsia"/>
              </w:rPr>
              <w:t>md5</w:t>
            </w:r>
            <w:r w:rsidRPr="00422ED1">
              <w:t>":"</w:t>
            </w:r>
            <w:r w:rsidRPr="00422ED1">
              <w:rPr>
                <w:rFonts w:hint="eastAsia"/>
              </w:rPr>
              <w:t>...(String)</w:t>
            </w:r>
            <w:r w:rsidRPr="00422ED1">
              <w:t>",</w:t>
            </w:r>
          </w:p>
          <w:p w14:paraId="2F50A4EB" w14:textId="77777777" w:rsidR="00933DB0" w:rsidRPr="00422ED1" w:rsidRDefault="008845DE" w:rsidP="003E69E9">
            <w:r w:rsidRPr="00422ED1">
              <w:rPr>
                <w:rFonts w:hint="eastAsia"/>
              </w:rPr>
              <w:t>/**</w:t>
            </w:r>
            <w:r w:rsidRPr="00422ED1">
              <w:rPr>
                <w:rFonts w:hint="eastAsia"/>
              </w:rPr>
              <w:t>重要程度优先级</w:t>
            </w:r>
            <w:r w:rsidRPr="00422ED1">
              <w:rPr>
                <w:rFonts w:hint="eastAsia"/>
              </w:rPr>
              <w:t>*/</w:t>
            </w:r>
          </w:p>
          <w:p w14:paraId="43D39999" w14:textId="77777777" w:rsidR="00933DB0" w:rsidRPr="00422ED1" w:rsidRDefault="008845DE" w:rsidP="003E69E9">
            <w:r w:rsidRPr="00422ED1">
              <w:tab/>
            </w:r>
            <w:r w:rsidRPr="00422ED1">
              <w:rPr>
                <w:rFonts w:hint="eastAsia"/>
              </w:rPr>
              <w:t xml:space="preserve">  </w:t>
            </w:r>
            <w:r w:rsidRPr="00422ED1">
              <w:t>"</w:t>
            </w:r>
            <w:r w:rsidRPr="00422ED1">
              <w:rPr>
                <w:rFonts w:hint="eastAsia"/>
              </w:rPr>
              <w:t>priority</w:t>
            </w:r>
            <w:r w:rsidRPr="00422ED1">
              <w:t>":</w:t>
            </w:r>
            <w:r w:rsidRPr="00422ED1">
              <w:rPr>
                <w:rFonts w:hint="eastAsia"/>
              </w:rPr>
              <w:t>0 (int),</w:t>
            </w:r>
          </w:p>
          <w:p w14:paraId="27B84E56" w14:textId="77777777" w:rsidR="00933DB0" w:rsidRPr="00422ED1" w:rsidRDefault="008845DE" w:rsidP="003E69E9">
            <w:r w:rsidRPr="00422ED1">
              <w:rPr>
                <w:rFonts w:hint="eastAsia"/>
              </w:rPr>
              <w:t>/**</w:t>
            </w:r>
            <w:r w:rsidRPr="00422ED1">
              <w:rPr>
                <w:rFonts w:hint="eastAsia"/>
              </w:rPr>
              <w:t>软件升级结果</w:t>
            </w:r>
            <w:r w:rsidRPr="00422ED1">
              <w:rPr>
                <w:rFonts w:hint="eastAsia"/>
              </w:rPr>
              <w:t xml:space="preserve"> 0:</w:t>
            </w:r>
            <w:r w:rsidRPr="00422ED1">
              <w:rPr>
                <w:rFonts w:hint="eastAsia"/>
              </w:rPr>
              <w:t>成功；</w:t>
            </w:r>
            <w:r w:rsidRPr="00422ED1">
              <w:rPr>
                <w:rFonts w:hint="eastAsia"/>
              </w:rPr>
              <w:t>1:</w:t>
            </w:r>
            <w:r w:rsidRPr="00422ED1">
              <w:rPr>
                <w:rFonts w:hint="eastAsia"/>
              </w:rPr>
              <w:t>失败</w:t>
            </w:r>
            <w:r w:rsidRPr="00422ED1">
              <w:rPr>
                <w:rFonts w:hint="eastAsia"/>
              </w:rPr>
              <w:t>*/</w:t>
            </w:r>
          </w:p>
          <w:p w14:paraId="64A20538" w14:textId="77777777" w:rsidR="00933DB0" w:rsidRPr="00422ED1" w:rsidRDefault="008845DE" w:rsidP="003E69E9">
            <w:r w:rsidRPr="00422ED1">
              <w:tab/>
            </w:r>
            <w:r w:rsidRPr="00422ED1">
              <w:rPr>
                <w:rFonts w:hint="eastAsia"/>
              </w:rPr>
              <w:t xml:space="preserve">  </w:t>
            </w:r>
            <w:r w:rsidRPr="00422ED1">
              <w:t>"</w:t>
            </w:r>
            <w:r w:rsidRPr="00422ED1">
              <w:rPr>
                <w:rFonts w:hint="eastAsia"/>
              </w:rPr>
              <w:t>updateResult</w:t>
            </w:r>
            <w:r w:rsidRPr="00422ED1">
              <w:t>":</w:t>
            </w:r>
            <w:r w:rsidRPr="00422ED1">
              <w:rPr>
                <w:rFonts w:hint="eastAsia"/>
              </w:rPr>
              <w:t>0 (int),</w:t>
            </w:r>
          </w:p>
          <w:p w14:paraId="36AF163A" w14:textId="77777777" w:rsidR="00933DB0" w:rsidRPr="00422ED1" w:rsidRDefault="008845DE" w:rsidP="003E69E9">
            <w:r w:rsidRPr="00422ED1">
              <w:rPr>
                <w:rFonts w:hint="eastAsia"/>
              </w:rPr>
              <w:t>/**</w:t>
            </w:r>
            <w:r w:rsidRPr="00422ED1">
              <w:rPr>
                <w:rFonts w:hint="eastAsia"/>
              </w:rPr>
              <w:t>软件升级失败结果说明</w:t>
            </w:r>
            <w:r w:rsidRPr="00422ED1">
              <w:rPr>
                <w:rFonts w:hint="eastAsia"/>
              </w:rPr>
              <w:t>*/</w:t>
            </w:r>
          </w:p>
          <w:p w14:paraId="75F48396" w14:textId="77777777" w:rsidR="00933DB0" w:rsidRPr="00422ED1" w:rsidRDefault="008845DE" w:rsidP="003E69E9">
            <w:r w:rsidRPr="00422ED1">
              <w:tab/>
            </w:r>
            <w:r w:rsidRPr="00422ED1">
              <w:rPr>
                <w:rFonts w:hint="eastAsia"/>
              </w:rPr>
              <w:t xml:space="preserve">  </w:t>
            </w:r>
            <w:r w:rsidRPr="00422ED1">
              <w:t>"</w:t>
            </w:r>
            <w:r w:rsidRPr="00422ED1">
              <w:rPr>
                <w:rFonts w:hint="eastAsia"/>
              </w:rPr>
              <w:t>updateResultMsg</w:t>
            </w:r>
            <w:r w:rsidRPr="00422ED1">
              <w:t>":"</w:t>
            </w:r>
            <w:r w:rsidRPr="00422ED1">
              <w:rPr>
                <w:rFonts w:hint="eastAsia"/>
              </w:rPr>
              <w:t>...(String)</w:t>
            </w:r>
            <w:r w:rsidRPr="00422ED1">
              <w:t>"</w:t>
            </w:r>
          </w:p>
          <w:p w14:paraId="40690D80" w14:textId="77777777" w:rsidR="00933DB0" w:rsidRPr="00422ED1" w:rsidRDefault="008845DE" w:rsidP="003E69E9">
            <w:r w:rsidRPr="00422ED1">
              <w:rPr>
                <w:rFonts w:hint="eastAsia"/>
              </w:rPr>
              <w:t>}</w:t>
            </w:r>
          </w:p>
          <w:p w14:paraId="1937B2A8" w14:textId="77777777" w:rsidR="00933DB0" w:rsidRPr="00422ED1" w:rsidRDefault="008845DE" w:rsidP="003E69E9">
            <w:r w:rsidRPr="00422ED1">
              <w:t>}</w:t>
            </w:r>
          </w:p>
        </w:tc>
      </w:tr>
    </w:tbl>
    <w:p w14:paraId="5158829D" w14:textId="77777777" w:rsidR="00933DB0" w:rsidRPr="00422ED1" w:rsidRDefault="008845DE" w:rsidP="003E69E9">
      <w:pPr>
        <w:pStyle w:val="4"/>
      </w:pPr>
      <w:r w:rsidRPr="00422ED1">
        <w:t>4</w:t>
      </w:r>
      <w:r w:rsidRPr="00422ED1">
        <w:rPr>
          <w:rFonts w:hint="eastAsia"/>
        </w:rPr>
        <w:t>.12</w:t>
      </w:r>
      <w:r w:rsidRPr="00422ED1">
        <w:t>.</w:t>
      </w:r>
      <w:r w:rsidRPr="00422ED1">
        <w:rPr>
          <w:rFonts w:hint="eastAsia"/>
        </w:rPr>
        <w:t xml:space="preserve">3.2 </w:t>
      </w:r>
      <w:r w:rsidRPr="00422ED1">
        <w:rPr>
          <w:rFonts w:hint="eastAsia"/>
        </w:rPr>
        <w:t>云服务器响应消息结构体</w:t>
      </w:r>
    </w:p>
    <w:tbl>
      <w:tblPr>
        <w:tblStyle w:val="af4"/>
        <w:tblW w:w="0" w:type="auto"/>
        <w:tblLook w:val="04A0" w:firstRow="1" w:lastRow="0" w:firstColumn="1" w:lastColumn="0" w:noHBand="0" w:noVBand="1"/>
      </w:tblPr>
      <w:tblGrid>
        <w:gridCol w:w="1526"/>
        <w:gridCol w:w="2734"/>
        <w:gridCol w:w="1235"/>
        <w:gridCol w:w="3027"/>
      </w:tblGrid>
      <w:tr w:rsidR="00933DB0" w:rsidRPr="00422ED1" w14:paraId="39CC9CE3" w14:textId="77777777">
        <w:tc>
          <w:tcPr>
            <w:tcW w:w="1526" w:type="dxa"/>
            <w:shd w:val="clear" w:color="auto" w:fill="244061" w:themeFill="accent1" w:themeFillShade="80"/>
          </w:tcPr>
          <w:p w14:paraId="4B97928F" w14:textId="77777777" w:rsidR="00933DB0" w:rsidRPr="00422ED1" w:rsidRDefault="008845DE" w:rsidP="003E69E9">
            <w:r w:rsidRPr="00422ED1">
              <w:rPr>
                <w:rFonts w:hint="eastAsia"/>
              </w:rPr>
              <w:t>消息主题</w:t>
            </w:r>
          </w:p>
        </w:tc>
        <w:tc>
          <w:tcPr>
            <w:tcW w:w="6996" w:type="dxa"/>
            <w:gridSpan w:val="3"/>
            <w:shd w:val="clear" w:color="auto" w:fill="FBD4B4" w:themeFill="accent6" w:themeFillTint="66"/>
          </w:tcPr>
          <w:p w14:paraId="10DE4368" w14:textId="77777777" w:rsidR="00933DB0" w:rsidRPr="00422ED1" w:rsidRDefault="008845DE" w:rsidP="003E69E9">
            <w:r w:rsidRPr="00422ED1">
              <w:rPr>
                <w:rFonts w:hint="eastAsia"/>
              </w:rPr>
              <w:t>clientid /kalerm/iot/software/result/feedback/ack</w:t>
            </w:r>
          </w:p>
        </w:tc>
      </w:tr>
      <w:tr w:rsidR="00933DB0" w:rsidRPr="00422ED1" w14:paraId="1A5F0778" w14:textId="77777777">
        <w:tc>
          <w:tcPr>
            <w:tcW w:w="1526" w:type="dxa"/>
            <w:shd w:val="clear" w:color="auto" w:fill="244061" w:themeFill="accent1" w:themeFillShade="80"/>
          </w:tcPr>
          <w:p w14:paraId="79AB7B77" w14:textId="77777777" w:rsidR="00933DB0" w:rsidRPr="00422ED1" w:rsidRDefault="008845DE" w:rsidP="003E69E9">
            <w:r w:rsidRPr="00422ED1">
              <w:rPr>
                <w:rFonts w:hint="eastAsia"/>
              </w:rPr>
              <w:t>订阅者</w:t>
            </w:r>
          </w:p>
        </w:tc>
        <w:tc>
          <w:tcPr>
            <w:tcW w:w="2734" w:type="dxa"/>
          </w:tcPr>
          <w:p w14:paraId="42AC7D9D" w14:textId="77777777" w:rsidR="00933DB0" w:rsidRPr="00422ED1" w:rsidRDefault="008845DE" w:rsidP="003E69E9">
            <w:r w:rsidRPr="00422ED1">
              <w:rPr>
                <w:rFonts w:hint="eastAsia"/>
              </w:rPr>
              <w:t>咖啡机</w:t>
            </w:r>
          </w:p>
        </w:tc>
        <w:tc>
          <w:tcPr>
            <w:tcW w:w="1235" w:type="dxa"/>
            <w:shd w:val="clear" w:color="auto" w:fill="244061" w:themeFill="accent1" w:themeFillShade="80"/>
          </w:tcPr>
          <w:p w14:paraId="6E5BD3C3" w14:textId="77777777" w:rsidR="00933DB0" w:rsidRPr="00422ED1" w:rsidRDefault="008845DE" w:rsidP="003E69E9">
            <w:r w:rsidRPr="00422ED1">
              <w:rPr>
                <w:rFonts w:hint="eastAsia"/>
              </w:rPr>
              <w:t>发布者</w:t>
            </w:r>
          </w:p>
        </w:tc>
        <w:tc>
          <w:tcPr>
            <w:tcW w:w="3027" w:type="dxa"/>
          </w:tcPr>
          <w:p w14:paraId="53D7D6FA" w14:textId="77777777" w:rsidR="00933DB0" w:rsidRPr="00422ED1" w:rsidRDefault="008845DE" w:rsidP="003E69E9">
            <w:r w:rsidRPr="00422ED1">
              <w:rPr>
                <w:rFonts w:hint="eastAsia"/>
              </w:rPr>
              <w:t>云平台服务器</w:t>
            </w:r>
          </w:p>
        </w:tc>
      </w:tr>
      <w:tr w:rsidR="00933DB0" w:rsidRPr="00422ED1" w14:paraId="48A95644" w14:textId="77777777">
        <w:trPr>
          <w:trHeight w:val="956"/>
        </w:trPr>
        <w:tc>
          <w:tcPr>
            <w:tcW w:w="1526" w:type="dxa"/>
            <w:shd w:val="clear" w:color="auto" w:fill="244061" w:themeFill="accent1" w:themeFillShade="80"/>
          </w:tcPr>
          <w:p w14:paraId="4AAE477B" w14:textId="77777777" w:rsidR="00933DB0" w:rsidRPr="00422ED1" w:rsidRDefault="008845DE" w:rsidP="003E69E9">
            <w:r w:rsidRPr="00422ED1">
              <w:t>J</w:t>
            </w:r>
            <w:r w:rsidRPr="00422ED1">
              <w:rPr>
                <w:rFonts w:hint="eastAsia"/>
              </w:rPr>
              <w:t>son</w:t>
            </w:r>
            <w:r w:rsidRPr="00422ED1">
              <w:rPr>
                <w:rFonts w:hint="eastAsia"/>
              </w:rPr>
              <w:t>格式</w:t>
            </w:r>
          </w:p>
        </w:tc>
        <w:tc>
          <w:tcPr>
            <w:tcW w:w="6996" w:type="dxa"/>
            <w:gridSpan w:val="3"/>
          </w:tcPr>
          <w:p w14:paraId="1AF91F10" w14:textId="77777777" w:rsidR="00933DB0" w:rsidRPr="00422ED1" w:rsidRDefault="008845DE" w:rsidP="003E69E9">
            <w:r w:rsidRPr="00422ED1">
              <w:t>{</w:t>
            </w:r>
          </w:p>
          <w:p w14:paraId="6229796F" w14:textId="77777777" w:rsidR="00933DB0" w:rsidRPr="00422ED1" w:rsidRDefault="008845DE" w:rsidP="003E69E9">
            <w:r w:rsidRPr="00422ED1">
              <w:t>"</w:t>
            </w:r>
            <w:r w:rsidRPr="00422ED1">
              <w:rPr>
                <w:rFonts w:hint="eastAsia"/>
              </w:rPr>
              <w:t>msgId</w:t>
            </w:r>
            <w:r w:rsidRPr="00422ED1">
              <w:t>": "45484asd5a4d8a48a4sdads",</w:t>
            </w:r>
          </w:p>
          <w:p w14:paraId="6C24823F" w14:textId="77777777" w:rsidR="00933DB0" w:rsidRPr="00422ED1" w:rsidRDefault="008845DE" w:rsidP="003E69E9">
            <w:r w:rsidRPr="00422ED1">
              <w:t>"version": "2.0",</w:t>
            </w:r>
            <w:r w:rsidRPr="00422ED1">
              <w:rPr>
                <w:rFonts w:hint="eastAsia"/>
              </w:rPr>
              <w:t xml:space="preserve"> </w:t>
            </w:r>
          </w:p>
          <w:p w14:paraId="4FA58C71" w14:textId="77777777" w:rsidR="00933DB0" w:rsidRPr="00422ED1" w:rsidRDefault="008845DE" w:rsidP="003E69E9">
            <w:r w:rsidRPr="00422ED1">
              <w:t>"timestamp": "1565499360629",</w:t>
            </w:r>
          </w:p>
          <w:p w14:paraId="1D09B813" w14:textId="77777777" w:rsidR="00933DB0" w:rsidRPr="00422ED1" w:rsidRDefault="008845DE" w:rsidP="003E69E9">
            <w:r w:rsidRPr="00422ED1">
              <w:t>"ackCode": "</w:t>
            </w:r>
            <w:r w:rsidRPr="00422ED1">
              <w:rPr>
                <w:rFonts w:hint="eastAsia"/>
              </w:rPr>
              <w:t>OK</w:t>
            </w:r>
            <w:r w:rsidRPr="00422ED1">
              <w:t>"</w:t>
            </w:r>
            <w:r w:rsidRPr="00422ED1">
              <w:rPr>
                <w:rFonts w:hint="eastAsia"/>
              </w:rPr>
              <w:t>,</w:t>
            </w:r>
          </w:p>
          <w:p w14:paraId="18E76F65" w14:textId="77777777" w:rsidR="00933DB0" w:rsidRPr="00422ED1" w:rsidRDefault="008845DE" w:rsidP="003E69E9">
            <w:r w:rsidRPr="00422ED1">
              <w:t>"data": {</w:t>
            </w:r>
          </w:p>
          <w:p w14:paraId="01A93BE7" w14:textId="77777777" w:rsidR="00933DB0" w:rsidRPr="00422ED1" w:rsidRDefault="008845DE" w:rsidP="003E69E9">
            <w:r w:rsidRPr="00422ED1">
              <w:rPr>
                <w:rFonts w:hint="eastAsia"/>
              </w:rPr>
              <w:t xml:space="preserve">// </w:t>
            </w:r>
            <w:r w:rsidRPr="00422ED1">
              <w:rPr>
                <w:rFonts w:hint="eastAsia"/>
              </w:rPr>
              <w:t>错误原因</w:t>
            </w:r>
            <w:r w:rsidRPr="00422ED1">
              <w:rPr>
                <w:rFonts w:hint="eastAsia"/>
              </w:rPr>
              <w:t>(ackCode</w:t>
            </w:r>
            <w:r w:rsidRPr="00422ED1">
              <w:rPr>
                <w:rFonts w:hint="eastAsia"/>
              </w:rPr>
              <w:t>≠</w:t>
            </w:r>
            <w:r w:rsidRPr="00422ED1">
              <w:rPr>
                <w:rFonts w:hint="eastAsia"/>
              </w:rPr>
              <w:t>OK</w:t>
            </w:r>
            <w:r w:rsidRPr="00422ED1">
              <w:rPr>
                <w:rFonts w:hint="eastAsia"/>
              </w:rPr>
              <w:t>时传值，非必填</w:t>
            </w:r>
            <w:r w:rsidRPr="00422ED1">
              <w:rPr>
                <w:rFonts w:hint="eastAsia"/>
              </w:rPr>
              <w:t>)</w:t>
            </w:r>
          </w:p>
          <w:p w14:paraId="546BC7F6" w14:textId="77777777" w:rsidR="00933DB0" w:rsidRPr="00422ED1" w:rsidRDefault="008845DE" w:rsidP="003E69E9">
            <w:r w:rsidRPr="00422ED1">
              <w:t>"msg":"</w:t>
            </w:r>
            <w:r w:rsidRPr="00422ED1">
              <w:rPr>
                <w:rFonts w:hint="eastAsia"/>
              </w:rPr>
              <w:t>(String)</w:t>
            </w:r>
            <w:r w:rsidRPr="00422ED1">
              <w:t>"</w:t>
            </w:r>
          </w:p>
          <w:p w14:paraId="45E3074D" w14:textId="77777777" w:rsidR="00933DB0" w:rsidRPr="00422ED1" w:rsidRDefault="008845DE" w:rsidP="003E69E9">
            <w:r w:rsidRPr="00422ED1">
              <w:rPr>
                <w:rFonts w:hint="eastAsia"/>
              </w:rPr>
              <w:t>}</w:t>
            </w:r>
          </w:p>
          <w:p w14:paraId="319BFF99" w14:textId="77777777" w:rsidR="00933DB0" w:rsidRPr="00422ED1" w:rsidRDefault="008845DE" w:rsidP="003E69E9">
            <w:r w:rsidRPr="00422ED1">
              <w:t>}</w:t>
            </w:r>
          </w:p>
        </w:tc>
      </w:tr>
    </w:tbl>
    <w:p w14:paraId="72F4FA2A" w14:textId="77777777" w:rsidR="00422ED1" w:rsidRPr="007F6DC3" w:rsidRDefault="00422ED1" w:rsidP="003E69E9">
      <w:pPr>
        <w:pStyle w:val="3"/>
        <w:rPr>
          <w:highlight w:val="yellow"/>
        </w:rPr>
      </w:pPr>
      <w:r w:rsidRPr="007F6DC3">
        <w:rPr>
          <w:rFonts w:hint="eastAsia"/>
          <w:highlight w:val="yellow"/>
        </w:rPr>
        <w:t>4.12.</w:t>
      </w:r>
      <w:r w:rsidRPr="007F6DC3">
        <w:rPr>
          <w:highlight w:val="yellow"/>
        </w:rPr>
        <w:t>4</w:t>
      </w:r>
      <w:r w:rsidRPr="007F6DC3">
        <w:rPr>
          <w:rFonts w:hint="eastAsia"/>
          <w:highlight w:val="yellow"/>
        </w:rPr>
        <w:t xml:space="preserve"> </w:t>
      </w:r>
      <w:r w:rsidRPr="007F6DC3">
        <w:rPr>
          <w:rFonts w:hint="eastAsia"/>
          <w:highlight w:val="yellow"/>
        </w:rPr>
        <w:t>上报升级状态</w:t>
      </w:r>
    </w:p>
    <w:p w14:paraId="3B2E0E07" w14:textId="77777777" w:rsidR="00422ED1" w:rsidRPr="007F6DC3" w:rsidRDefault="00422ED1" w:rsidP="003E69E9">
      <w:pPr>
        <w:rPr>
          <w:highlight w:val="yellow"/>
        </w:rPr>
      </w:pPr>
      <w:r w:rsidRPr="007F6DC3">
        <w:rPr>
          <w:rFonts w:hint="eastAsia"/>
          <w:highlight w:val="yellow"/>
        </w:rPr>
        <w:t>设备端将升级过程中的状态上报到云平台</w:t>
      </w:r>
    </w:p>
    <w:p w14:paraId="70DCE441" w14:textId="77777777" w:rsidR="00422ED1" w:rsidRPr="007F6DC3" w:rsidRDefault="00422ED1" w:rsidP="003E69E9">
      <w:pPr>
        <w:pStyle w:val="4"/>
        <w:rPr>
          <w:rFonts w:ascii="黑体" w:hAnsi="黑体"/>
          <w:highlight w:val="yellow"/>
        </w:rPr>
      </w:pPr>
      <w:r w:rsidRPr="007F6DC3">
        <w:rPr>
          <w:highlight w:val="yellow"/>
        </w:rPr>
        <w:t>4</w:t>
      </w:r>
      <w:r w:rsidRPr="007F6DC3">
        <w:rPr>
          <w:rFonts w:hint="eastAsia"/>
          <w:highlight w:val="yellow"/>
        </w:rPr>
        <w:t>.12</w:t>
      </w:r>
      <w:r w:rsidRPr="007F6DC3">
        <w:rPr>
          <w:highlight w:val="yellow"/>
        </w:rPr>
        <w:t>.4</w:t>
      </w:r>
      <w:r w:rsidRPr="007F6DC3">
        <w:rPr>
          <w:rFonts w:hint="eastAsia"/>
          <w:highlight w:val="yellow"/>
        </w:rPr>
        <w:t xml:space="preserve">.1 </w:t>
      </w:r>
      <w:r w:rsidRPr="007F6DC3">
        <w:rPr>
          <w:rFonts w:hint="eastAsia"/>
          <w:highlight w:val="yellow"/>
        </w:rPr>
        <w:t>设备端上报升级过程中的状态</w:t>
      </w:r>
    </w:p>
    <w:tbl>
      <w:tblPr>
        <w:tblStyle w:val="af4"/>
        <w:tblW w:w="0" w:type="auto"/>
        <w:tblLook w:val="04A0" w:firstRow="1" w:lastRow="0" w:firstColumn="1" w:lastColumn="0" w:noHBand="0" w:noVBand="1"/>
      </w:tblPr>
      <w:tblGrid>
        <w:gridCol w:w="1526"/>
        <w:gridCol w:w="2734"/>
        <w:gridCol w:w="1235"/>
        <w:gridCol w:w="3027"/>
      </w:tblGrid>
      <w:tr w:rsidR="007F6DC3" w:rsidRPr="007F6DC3" w14:paraId="2673D83A" w14:textId="77777777" w:rsidTr="00FA34A6">
        <w:tc>
          <w:tcPr>
            <w:tcW w:w="1526" w:type="dxa"/>
            <w:shd w:val="clear" w:color="auto" w:fill="244061" w:themeFill="accent1" w:themeFillShade="80"/>
          </w:tcPr>
          <w:p w14:paraId="652D76EA" w14:textId="77777777" w:rsidR="00422ED1" w:rsidRPr="007F6DC3" w:rsidRDefault="00422ED1" w:rsidP="003E69E9">
            <w:pPr>
              <w:rPr>
                <w:highlight w:val="yellow"/>
              </w:rPr>
            </w:pPr>
            <w:r w:rsidRPr="007F6DC3">
              <w:rPr>
                <w:rFonts w:hint="eastAsia"/>
                <w:highlight w:val="yellow"/>
              </w:rPr>
              <w:t>消息主题</w:t>
            </w:r>
          </w:p>
        </w:tc>
        <w:tc>
          <w:tcPr>
            <w:tcW w:w="6996" w:type="dxa"/>
            <w:gridSpan w:val="3"/>
            <w:shd w:val="clear" w:color="auto" w:fill="FBD4B4" w:themeFill="accent6" w:themeFillTint="66"/>
          </w:tcPr>
          <w:p w14:paraId="1C37DF07" w14:textId="77777777" w:rsidR="00422ED1" w:rsidRPr="007F6DC3" w:rsidRDefault="00422ED1" w:rsidP="003E69E9">
            <w:pPr>
              <w:rPr>
                <w:highlight w:val="yellow"/>
              </w:rPr>
            </w:pPr>
            <w:r w:rsidRPr="007F6DC3">
              <w:rPr>
                <w:highlight w:val="yellow"/>
              </w:rPr>
              <w:t>upgrade</w:t>
            </w:r>
            <w:r w:rsidRPr="007F6DC3">
              <w:rPr>
                <w:rFonts w:hint="eastAsia"/>
                <w:highlight w:val="yellow"/>
              </w:rPr>
              <w:t>/kalerm/iot/software</w:t>
            </w:r>
            <w:r w:rsidRPr="007F6DC3">
              <w:rPr>
                <w:highlight w:val="yellow"/>
              </w:rPr>
              <w:t>/status</w:t>
            </w:r>
            <w:r w:rsidRPr="007F6DC3">
              <w:rPr>
                <w:rFonts w:hint="eastAsia"/>
                <w:highlight w:val="yellow"/>
              </w:rPr>
              <w:t>/cilentid</w:t>
            </w:r>
          </w:p>
        </w:tc>
      </w:tr>
      <w:tr w:rsidR="007F6DC3" w:rsidRPr="007F6DC3" w14:paraId="55340307" w14:textId="77777777" w:rsidTr="00FA34A6">
        <w:tc>
          <w:tcPr>
            <w:tcW w:w="1526" w:type="dxa"/>
            <w:shd w:val="clear" w:color="auto" w:fill="244061" w:themeFill="accent1" w:themeFillShade="80"/>
          </w:tcPr>
          <w:p w14:paraId="453AE3E4" w14:textId="77777777" w:rsidR="00422ED1" w:rsidRPr="007F6DC3" w:rsidRDefault="00422ED1" w:rsidP="003E69E9">
            <w:pPr>
              <w:rPr>
                <w:highlight w:val="yellow"/>
              </w:rPr>
            </w:pPr>
            <w:r w:rsidRPr="007F6DC3">
              <w:rPr>
                <w:rFonts w:hint="eastAsia"/>
                <w:highlight w:val="yellow"/>
              </w:rPr>
              <w:t>订阅者</w:t>
            </w:r>
          </w:p>
        </w:tc>
        <w:tc>
          <w:tcPr>
            <w:tcW w:w="2734" w:type="dxa"/>
          </w:tcPr>
          <w:p w14:paraId="7F456BDB" w14:textId="77777777" w:rsidR="00422ED1" w:rsidRPr="007F6DC3" w:rsidRDefault="00422ED1" w:rsidP="003E69E9">
            <w:pPr>
              <w:rPr>
                <w:highlight w:val="yellow"/>
              </w:rPr>
            </w:pPr>
            <w:r w:rsidRPr="007F6DC3">
              <w:rPr>
                <w:rFonts w:hint="eastAsia"/>
                <w:highlight w:val="yellow"/>
              </w:rPr>
              <w:t>云平台服务器</w:t>
            </w:r>
          </w:p>
        </w:tc>
        <w:tc>
          <w:tcPr>
            <w:tcW w:w="1235" w:type="dxa"/>
            <w:shd w:val="clear" w:color="auto" w:fill="244061" w:themeFill="accent1" w:themeFillShade="80"/>
          </w:tcPr>
          <w:p w14:paraId="25479C15" w14:textId="77777777" w:rsidR="00422ED1" w:rsidRPr="007F6DC3" w:rsidRDefault="00422ED1" w:rsidP="003E69E9">
            <w:pPr>
              <w:rPr>
                <w:highlight w:val="yellow"/>
              </w:rPr>
            </w:pPr>
            <w:r w:rsidRPr="007F6DC3">
              <w:rPr>
                <w:rFonts w:hint="eastAsia"/>
                <w:highlight w:val="yellow"/>
              </w:rPr>
              <w:t>发布者</w:t>
            </w:r>
          </w:p>
        </w:tc>
        <w:tc>
          <w:tcPr>
            <w:tcW w:w="3027" w:type="dxa"/>
          </w:tcPr>
          <w:p w14:paraId="473B9E48" w14:textId="77777777" w:rsidR="00422ED1" w:rsidRPr="007F6DC3" w:rsidRDefault="00422ED1" w:rsidP="003E69E9">
            <w:pPr>
              <w:rPr>
                <w:highlight w:val="yellow"/>
              </w:rPr>
            </w:pPr>
            <w:r w:rsidRPr="007F6DC3">
              <w:rPr>
                <w:rFonts w:hint="eastAsia"/>
                <w:highlight w:val="yellow"/>
              </w:rPr>
              <w:t>咖啡机</w:t>
            </w:r>
          </w:p>
        </w:tc>
      </w:tr>
      <w:tr w:rsidR="007F6DC3" w:rsidRPr="007F6DC3" w14:paraId="0E0ABD19" w14:textId="77777777" w:rsidTr="00FA34A6">
        <w:trPr>
          <w:trHeight w:val="956"/>
        </w:trPr>
        <w:tc>
          <w:tcPr>
            <w:tcW w:w="1526" w:type="dxa"/>
            <w:shd w:val="clear" w:color="auto" w:fill="244061" w:themeFill="accent1" w:themeFillShade="80"/>
          </w:tcPr>
          <w:p w14:paraId="4764F956" w14:textId="77777777" w:rsidR="00422ED1" w:rsidRPr="007F6DC3" w:rsidRDefault="00422ED1" w:rsidP="003E69E9">
            <w:pPr>
              <w:rPr>
                <w:highlight w:val="yellow"/>
              </w:rPr>
            </w:pPr>
            <w:r w:rsidRPr="007F6DC3">
              <w:rPr>
                <w:highlight w:val="yellow"/>
              </w:rPr>
              <w:t>J</w:t>
            </w:r>
            <w:r w:rsidRPr="007F6DC3">
              <w:rPr>
                <w:rFonts w:hint="eastAsia"/>
                <w:highlight w:val="yellow"/>
              </w:rPr>
              <w:t>son</w:t>
            </w:r>
            <w:r w:rsidRPr="007F6DC3">
              <w:rPr>
                <w:rFonts w:hint="eastAsia"/>
                <w:highlight w:val="yellow"/>
              </w:rPr>
              <w:t>格式</w:t>
            </w:r>
          </w:p>
        </w:tc>
        <w:tc>
          <w:tcPr>
            <w:tcW w:w="6996" w:type="dxa"/>
            <w:gridSpan w:val="3"/>
          </w:tcPr>
          <w:p w14:paraId="07BE3143" w14:textId="77777777" w:rsidR="00422ED1" w:rsidRPr="007F6DC3" w:rsidRDefault="00422ED1" w:rsidP="003E69E9">
            <w:pPr>
              <w:rPr>
                <w:highlight w:val="yellow"/>
              </w:rPr>
            </w:pPr>
            <w:r w:rsidRPr="007F6DC3">
              <w:rPr>
                <w:highlight w:val="yellow"/>
              </w:rPr>
              <w:t>{</w:t>
            </w:r>
          </w:p>
          <w:p w14:paraId="267482BA" w14:textId="77777777" w:rsidR="00422ED1" w:rsidRPr="007F6DC3" w:rsidRDefault="00422ED1" w:rsidP="003E69E9">
            <w:pPr>
              <w:rPr>
                <w:highlight w:val="yellow"/>
              </w:rPr>
            </w:pPr>
            <w:r w:rsidRPr="007F6DC3">
              <w:rPr>
                <w:highlight w:val="yellow"/>
              </w:rPr>
              <w:t>"</w:t>
            </w:r>
            <w:r w:rsidRPr="007F6DC3">
              <w:rPr>
                <w:rFonts w:hint="eastAsia"/>
                <w:highlight w:val="yellow"/>
              </w:rPr>
              <w:t>msgId</w:t>
            </w:r>
            <w:r w:rsidRPr="007F6DC3">
              <w:rPr>
                <w:highlight w:val="yellow"/>
              </w:rPr>
              <w:t>": "45484asd5a4d8a48a4sdads",</w:t>
            </w:r>
          </w:p>
          <w:p w14:paraId="5EC7D390" w14:textId="77777777" w:rsidR="00422ED1" w:rsidRPr="007F6DC3" w:rsidRDefault="00422ED1" w:rsidP="003E69E9">
            <w:pPr>
              <w:rPr>
                <w:highlight w:val="yellow"/>
              </w:rPr>
            </w:pPr>
            <w:r w:rsidRPr="007F6DC3">
              <w:rPr>
                <w:highlight w:val="yellow"/>
              </w:rPr>
              <w:t>"version": "2.0",</w:t>
            </w:r>
          </w:p>
          <w:p w14:paraId="330C2BC8" w14:textId="77777777" w:rsidR="00422ED1" w:rsidRPr="007F6DC3" w:rsidRDefault="00422ED1" w:rsidP="003E69E9">
            <w:pPr>
              <w:rPr>
                <w:highlight w:val="yellow"/>
              </w:rPr>
            </w:pPr>
            <w:r w:rsidRPr="007F6DC3">
              <w:rPr>
                <w:highlight w:val="yellow"/>
              </w:rPr>
              <w:t>"timestamp": "1565499360620",</w:t>
            </w:r>
          </w:p>
          <w:p w14:paraId="74F863C8" w14:textId="77777777" w:rsidR="00422ED1" w:rsidRPr="007F6DC3" w:rsidRDefault="00422ED1" w:rsidP="003E69E9">
            <w:pPr>
              <w:rPr>
                <w:highlight w:val="yellow"/>
              </w:rPr>
            </w:pPr>
            <w:r w:rsidRPr="007F6DC3">
              <w:rPr>
                <w:highlight w:val="yellow"/>
              </w:rPr>
              <w:t>"data": {</w:t>
            </w:r>
          </w:p>
          <w:p w14:paraId="7818DE79" w14:textId="6AEDD376" w:rsidR="00422ED1" w:rsidRPr="007F6DC3" w:rsidRDefault="00422ED1" w:rsidP="003E69E9">
            <w:pPr>
              <w:rPr>
                <w:highlight w:val="yellow"/>
              </w:rPr>
            </w:pPr>
            <w:r w:rsidRPr="007F6DC3">
              <w:rPr>
                <w:rFonts w:hint="eastAsia"/>
                <w:highlight w:val="yellow"/>
              </w:rPr>
              <w:t xml:space="preserve">/** </w:t>
            </w:r>
            <w:r w:rsidRPr="007F6DC3">
              <w:rPr>
                <w:rFonts w:hint="eastAsia"/>
                <w:highlight w:val="yellow"/>
              </w:rPr>
              <w:t>软件类型</w:t>
            </w:r>
            <w:r w:rsidRPr="007F6DC3">
              <w:rPr>
                <w:rFonts w:hint="eastAsia"/>
                <w:highlight w:val="yellow"/>
              </w:rPr>
              <w:t xml:space="preserve"> 1:HMI; 2:CTR; 3:HMI+CTR </w:t>
            </w:r>
            <w:r w:rsidR="00CE5F9B">
              <w:rPr>
                <w:rFonts w:hint="eastAsia"/>
              </w:rPr>
              <w:t>，</w:t>
            </w:r>
            <w:r w:rsidR="00CE5F9B" w:rsidRPr="00AB6636">
              <w:rPr>
                <w:rFonts w:hint="eastAsia"/>
                <w:highlight w:val="yellow"/>
              </w:rPr>
              <w:t>4</w:t>
            </w:r>
            <w:r w:rsidR="00CE5F9B" w:rsidRPr="00AB6636">
              <w:rPr>
                <w:rFonts w:hint="eastAsia"/>
                <w:highlight w:val="yellow"/>
              </w:rPr>
              <w:t>：</w:t>
            </w:r>
            <w:r w:rsidR="00CE5F9B" w:rsidRPr="00AB6636">
              <w:rPr>
                <w:highlight w:val="yellow"/>
              </w:rPr>
              <w:t>压缩包（不支持</w:t>
            </w:r>
            <w:r w:rsidR="00CE5F9B" w:rsidRPr="00AB6636">
              <w:rPr>
                <w:highlight w:val="yellow"/>
              </w:rPr>
              <w:t>HMI+CTR</w:t>
            </w:r>
            <w:r w:rsidR="00CE5F9B" w:rsidRPr="00AB6636">
              <w:rPr>
                <w:highlight w:val="yellow"/>
              </w:rPr>
              <w:t>；支持</w:t>
            </w:r>
            <w:r w:rsidR="00CE5F9B" w:rsidRPr="00AB6636">
              <w:rPr>
                <w:highlight w:val="yellow"/>
              </w:rPr>
              <w:t>HMI</w:t>
            </w:r>
            <w:r w:rsidR="00CE5F9B" w:rsidRPr="00AB6636">
              <w:rPr>
                <w:highlight w:val="yellow"/>
              </w:rPr>
              <w:t>、标定、补丁随意组合；支持</w:t>
            </w:r>
            <w:r w:rsidR="00CE5F9B" w:rsidRPr="00AB6636">
              <w:rPr>
                <w:highlight w:val="yellow"/>
              </w:rPr>
              <w:t>CTR</w:t>
            </w:r>
            <w:r w:rsidR="00CE5F9B" w:rsidRPr="00AB6636">
              <w:rPr>
                <w:highlight w:val="yellow"/>
              </w:rPr>
              <w:t>、标定、补丁随意组合）</w:t>
            </w:r>
            <w:r w:rsidRPr="007F6DC3">
              <w:rPr>
                <w:rFonts w:hint="eastAsia"/>
                <w:highlight w:val="yellow"/>
              </w:rPr>
              <w:t>*/</w:t>
            </w:r>
          </w:p>
          <w:p w14:paraId="6D1BBAAB" w14:textId="77777777" w:rsidR="00422ED1" w:rsidRPr="007F6DC3" w:rsidRDefault="00422ED1" w:rsidP="003E69E9">
            <w:pPr>
              <w:rPr>
                <w:highlight w:val="yellow"/>
              </w:rPr>
            </w:pPr>
            <w:r w:rsidRPr="007F6DC3">
              <w:rPr>
                <w:highlight w:val="yellow"/>
              </w:rPr>
              <w:tab/>
            </w:r>
            <w:r w:rsidRPr="007F6DC3">
              <w:rPr>
                <w:rFonts w:hint="eastAsia"/>
                <w:highlight w:val="yellow"/>
              </w:rPr>
              <w:t xml:space="preserve">  </w:t>
            </w:r>
            <w:r w:rsidRPr="007F6DC3">
              <w:rPr>
                <w:highlight w:val="yellow"/>
              </w:rPr>
              <w:t>"</w:t>
            </w:r>
            <w:r w:rsidRPr="007F6DC3">
              <w:rPr>
                <w:rFonts w:hint="eastAsia"/>
                <w:highlight w:val="yellow"/>
              </w:rPr>
              <w:t>softwareType</w:t>
            </w:r>
            <w:r w:rsidRPr="007F6DC3">
              <w:rPr>
                <w:highlight w:val="yellow"/>
              </w:rPr>
              <w:t>":</w:t>
            </w:r>
            <w:r w:rsidRPr="007F6DC3">
              <w:rPr>
                <w:rFonts w:hint="eastAsia"/>
                <w:highlight w:val="yellow"/>
              </w:rPr>
              <w:t>1 (int)</w:t>
            </w:r>
            <w:r w:rsidRPr="007F6DC3">
              <w:rPr>
                <w:highlight w:val="yellow"/>
              </w:rPr>
              <w:t>,</w:t>
            </w:r>
          </w:p>
          <w:p w14:paraId="5BD535EB" w14:textId="77777777" w:rsidR="00422ED1" w:rsidRPr="007F6DC3" w:rsidRDefault="00422ED1" w:rsidP="003E69E9">
            <w:pPr>
              <w:rPr>
                <w:highlight w:val="yellow"/>
              </w:rPr>
            </w:pPr>
            <w:r w:rsidRPr="007F6DC3">
              <w:rPr>
                <w:rFonts w:hint="eastAsia"/>
                <w:highlight w:val="yellow"/>
              </w:rPr>
              <w:t xml:space="preserve">    </w:t>
            </w:r>
            <w:r w:rsidRPr="007F6DC3">
              <w:rPr>
                <w:highlight w:val="yellow"/>
              </w:rPr>
              <w:t xml:space="preserve">    </w:t>
            </w:r>
            <w:r w:rsidRPr="007F6DC3">
              <w:rPr>
                <w:rFonts w:hint="eastAsia"/>
                <w:highlight w:val="yellow"/>
              </w:rPr>
              <w:t>/**</w:t>
            </w:r>
            <w:r w:rsidRPr="007F6DC3">
              <w:rPr>
                <w:rFonts w:hint="eastAsia"/>
                <w:highlight w:val="yellow"/>
              </w:rPr>
              <w:t>版本名</w:t>
            </w:r>
            <w:r w:rsidRPr="007F6DC3">
              <w:rPr>
                <w:rFonts w:hint="eastAsia"/>
                <w:highlight w:val="yellow"/>
              </w:rPr>
              <w:t>*/</w:t>
            </w:r>
          </w:p>
          <w:p w14:paraId="1D8265B2" w14:textId="77777777" w:rsidR="00422ED1" w:rsidRPr="007F6DC3" w:rsidRDefault="00422ED1" w:rsidP="003E69E9">
            <w:pPr>
              <w:rPr>
                <w:highlight w:val="yellow"/>
              </w:rPr>
            </w:pPr>
            <w:r w:rsidRPr="007F6DC3">
              <w:rPr>
                <w:highlight w:val="yellow"/>
              </w:rPr>
              <w:tab/>
              <w:t>"</w:t>
            </w:r>
            <w:r w:rsidRPr="007F6DC3">
              <w:rPr>
                <w:rFonts w:hint="eastAsia"/>
                <w:highlight w:val="yellow"/>
              </w:rPr>
              <w:t>versionName</w:t>
            </w:r>
            <w:r w:rsidRPr="007F6DC3">
              <w:rPr>
                <w:highlight w:val="yellow"/>
              </w:rPr>
              <w:t>":"</w:t>
            </w:r>
            <w:r w:rsidRPr="007F6DC3">
              <w:rPr>
                <w:rFonts w:hint="eastAsia"/>
                <w:highlight w:val="yellow"/>
              </w:rPr>
              <w:t>...(String)</w:t>
            </w:r>
            <w:r w:rsidRPr="007F6DC3">
              <w:rPr>
                <w:highlight w:val="yellow"/>
              </w:rPr>
              <w:t>",</w:t>
            </w:r>
          </w:p>
          <w:p w14:paraId="2E8411AA" w14:textId="77777777" w:rsidR="00422ED1" w:rsidRPr="007F6DC3" w:rsidRDefault="00422ED1" w:rsidP="003E69E9">
            <w:pPr>
              <w:rPr>
                <w:highlight w:val="yellow"/>
              </w:rPr>
            </w:pPr>
            <w:r w:rsidRPr="007F6DC3">
              <w:rPr>
                <w:rFonts w:hint="eastAsia"/>
                <w:highlight w:val="yellow"/>
              </w:rPr>
              <w:t>/**</w:t>
            </w:r>
            <w:r w:rsidRPr="007F6DC3">
              <w:rPr>
                <w:rFonts w:hint="eastAsia"/>
                <w:highlight w:val="yellow"/>
              </w:rPr>
              <w:t>版本</w:t>
            </w:r>
            <w:r w:rsidRPr="007F6DC3">
              <w:rPr>
                <w:rFonts w:hint="eastAsia"/>
                <w:highlight w:val="yellow"/>
              </w:rPr>
              <w:t>Code*/</w:t>
            </w:r>
          </w:p>
          <w:p w14:paraId="1BA682D9" w14:textId="77777777" w:rsidR="00422ED1" w:rsidRPr="007F6DC3" w:rsidRDefault="00422ED1" w:rsidP="003E69E9">
            <w:pPr>
              <w:rPr>
                <w:highlight w:val="yellow"/>
              </w:rPr>
            </w:pPr>
            <w:r w:rsidRPr="007F6DC3">
              <w:rPr>
                <w:highlight w:val="yellow"/>
              </w:rPr>
              <w:tab/>
              <w:t>"</w:t>
            </w:r>
            <w:r w:rsidRPr="007F6DC3">
              <w:rPr>
                <w:rFonts w:hint="eastAsia"/>
                <w:highlight w:val="yellow"/>
              </w:rPr>
              <w:t>versionCode</w:t>
            </w:r>
            <w:r w:rsidRPr="007F6DC3">
              <w:rPr>
                <w:highlight w:val="yellow"/>
              </w:rPr>
              <w:t>":</w:t>
            </w:r>
            <w:r w:rsidRPr="007F6DC3">
              <w:rPr>
                <w:rFonts w:hint="eastAsia"/>
                <w:highlight w:val="yellow"/>
              </w:rPr>
              <w:t>20</w:t>
            </w:r>
            <w:r w:rsidRPr="007F6DC3">
              <w:rPr>
                <w:highlight w:val="yellow"/>
              </w:rPr>
              <w:t>8</w:t>
            </w:r>
            <w:r w:rsidRPr="007F6DC3">
              <w:rPr>
                <w:rFonts w:hint="eastAsia"/>
                <w:highlight w:val="yellow"/>
              </w:rPr>
              <w:t xml:space="preserve"> (int)</w:t>
            </w:r>
            <w:r w:rsidRPr="007F6DC3">
              <w:rPr>
                <w:highlight w:val="yellow"/>
              </w:rPr>
              <w:t>,</w:t>
            </w:r>
          </w:p>
          <w:p w14:paraId="5DF67B5F" w14:textId="77777777" w:rsidR="00422ED1" w:rsidRPr="007F6DC3" w:rsidRDefault="00422ED1" w:rsidP="003E69E9">
            <w:pPr>
              <w:rPr>
                <w:highlight w:val="yellow"/>
              </w:rPr>
            </w:pPr>
            <w:r w:rsidRPr="007F6DC3">
              <w:rPr>
                <w:rFonts w:hint="eastAsia"/>
                <w:highlight w:val="yellow"/>
              </w:rPr>
              <w:t>/**</w:t>
            </w:r>
            <w:r w:rsidRPr="007F6DC3">
              <w:rPr>
                <w:rFonts w:hint="eastAsia"/>
                <w:highlight w:val="yellow"/>
              </w:rPr>
              <w:t>资源名称</w:t>
            </w:r>
            <w:r w:rsidRPr="007F6DC3">
              <w:rPr>
                <w:rFonts w:hint="eastAsia"/>
                <w:highlight w:val="yellow"/>
              </w:rPr>
              <w:t>*/</w:t>
            </w:r>
          </w:p>
          <w:p w14:paraId="53E7E2B9" w14:textId="77777777" w:rsidR="00422ED1" w:rsidRPr="007F6DC3" w:rsidRDefault="00422ED1" w:rsidP="003E69E9">
            <w:pPr>
              <w:rPr>
                <w:highlight w:val="yellow"/>
              </w:rPr>
            </w:pPr>
            <w:r w:rsidRPr="007F6DC3">
              <w:rPr>
                <w:highlight w:val="yellow"/>
              </w:rPr>
              <w:tab/>
              <w:t>"</w:t>
            </w:r>
            <w:r w:rsidRPr="007F6DC3">
              <w:rPr>
                <w:rFonts w:hint="eastAsia"/>
                <w:highlight w:val="yellow"/>
              </w:rPr>
              <w:t>resourceName</w:t>
            </w:r>
            <w:r w:rsidRPr="007F6DC3">
              <w:rPr>
                <w:highlight w:val="yellow"/>
              </w:rPr>
              <w:t>":"</w:t>
            </w:r>
            <w:r w:rsidRPr="007F6DC3">
              <w:rPr>
                <w:rFonts w:hint="eastAsia"/>
                <w:highlight w:val="yellow"/>
              </w:rPr>
              <w:t>...(String)</w:t>
            </w:r>
            <w:r w:rsidRPr="007F6DC3">
              <w:rPr>
                <w:highlight w:val="yellow"/>
              </w:rPr>
              <w:t>",</w:t>
            </w:r>
          </w:p>
          <w:p w14:paraId="01F1ACAD" w14:textId="77777777" w:rsidR="00422ED1" w:rsidRPr="007F6DC3" w:rsidRDefault="00422ED1" w:rsidP="003E69E9">
            <w:pPr>
              <w:rPr>
                <w:highlight w:val="yellow"/>
              </w:rPr>
            </w:pPr>
            <w:r w:rsidRPr="007F6DC3">
              <w:rPr>
                <w:rFonts w:hint="eastAsia"/>
                <w:highlight w:val="yellow"/>
              </w:rPr>
              <w:t>/**</w:t>
            </w:r>
            <w:r w:rsidRPr="007F6DC3">
              <w:rPr>
                <w:rFonts w:hint="eastAsia"/>
                <w:highlight w:val="yellow"/>
              </w:rPr>
              <w:t>下载地址</w:t>
            </w:r>
            <w:r w:rsidRPr="007F6DC3">
              <w:rPr>
                <w:rFonts w:hint="eastAsia"/>
                <w:highlight w:val="yellow"/>
              </w:rPr>
              <w:t>*/</w:t>
            </w:r>
          </w:p>
          <w:p w14:paraId="2F7A17AE" w14:textId="77777777" w:rsidR="00422ED1" w:rsidRPr="007F6DC3" w:rsidRDefault="00422ED1" w:rsidP="003E69E9">
            <w:pPr>
              <w:rPr>
                <w:highlight w:val="yellow"/>
              </w:rPr>
            </w:pPr>
            <w:r w:rsidRPr="007F6DC3">
              <w:rPr>
                <w:highlight w:val="yellow"/>
              </w:rPr>
              <w:tab/>
              <w:t>"</w:t>
            </w:r>
            <w:r w:rsidRPr="007F6DC3">
              <w:rPr>
                <w:rFonts w:hint="eastAsia"/>
                <w:highlight w:val="yellow"/>
              </w:rPr>
              <w:t>resourceUrl</w:t>
            </w:r>
            <w:r w:rsidRPr="007F6DC3">
              <w:rPr>
                <w:highlight w:val="yellow"/>
              </w:rPr>
              <w:t>":"</w:t>
            </w:r>
            <w:r w:rsidRPr="007F6DC3">
              <w:rPr>
                <w:rFonts w:hint="eastAsia"/>
                <w:highlight w:val="yellow"/>
              </w:rPr>
              <w:t>...(String)</w:t>
            </w:r>
            <w:r w:rsidRPr="007F6DC3">
              <w:rPr>
                <w:highlight w:val="yellow"/>
              </w:rPr>
              <w:t>",</w:t>
            </w:r>
          </w:p>
          <w:p w14:paraId="79EB35D7" w14:textId="77777777" w:rsidR="00422ED1" w:rsidRPr="007F6DC3" w:rsidRDefault="00422ED1" w:rsidP="003E69E9">
            <w:pPr>
              <w:rPr>
                <w:highlight w:val="yellow"/>
              </w:rPr>
            </w:pPr>
            <w:r w:rsidRPr="007F6DC3">
              <w:rPr>
                <w:highlight w:val="yellow"/>
              </w:rPr>
              <w:t xml:space="preserve">/** </w:t>
            </w:r>
            <w:r w:rsidRPr="007F6DC3">
              <w:rPr>
                <w:rFonts w:hint="eastAsia"/>
                <w:highlight w:val="yellow"/>
              </w:rPr>
              <w:t>升级任务</w:t>
            </w:r>
            <w:r w:rsidRPr="007F6DC3">
              <w:rPr>
                <w:rFonts w:hint="eastAsia"/>
                <w:highlight w:val="yellow"/>
              </w:rPr>
              <w:t>ID</w:t>
            </w:r>
            <w:r w:rsidRPr="007F6DC3">
              <w:rPr>
                <w:highlight w:val="yellow"/>
              </w:rPr>
              <w:t xml:space="preserve"> */</w:t>
            </w:r>
          </w:p>
          <w:p w14:paraId="4F7D82D3" w14:textId="77777777" w:rsidR="00422ED1" w:rsidRPr="007F6DC3" w:rsidRDefault="00422ED1" w:rsidP="003E69E9">
            <w:pPr>
              <w:rPr>
                <w:highlight w:val="yellow"/>
              </w:rPr>
            </w:pPr>
            <w:r w:rsidRPr="007F6DC3">
              <w:rPr>
                <w:rFonts w:hint="eastAsia"/>
                <w:highlight w:val="yellow"/>
              </w:rPr>
              <w:t xml:space="preserve"> </w:t>
            </w:r>
            <w:r w:rsidRPr="007F6DC3">
              <w:rPr>
                <w:highlight w:val="yellow"/>
              </w:rPr>
              <w:t xml:space="preserve">        "</w:t>
            </w:r>
            <w:r w:rsidRPr="007F6DC3">
              <w:rPr>
                <w:rFonts w:hint="eastAsia"/>
                <w:highlight w:val="yellow"/>
              </w:rPr>
              <w:t>up</w:t>
            </w:r>
            <w:r w:rsidRPr="007F6DC3">
              <w:rPr>
                <w:highlight w:val="yellow"/>
              </w:rPr>
              <w:t>gradeTaskId": "</w:t>
            </w:r>
            <w:r w:rsidRPr="007F6DC3">
              <w:rPr>
                <w:rFonts w:hint="eastAsia"/>
                <w:highlight w:val="yellow"/>
              </w:rPr>
              <w:t>xxxxxx</w:t>
            </w:r>
            <w:r w:rsidRPr="007F6DC3">
              <w:rPr>
                <w:highlight w:val="yellow"/>
              </w:rPr>
              <w:t>",</w:t>
            </w:r>
          </w:p>
          <w:p w14:paraId="1D10AD19" w14:textId="77777777" w:rsidR="00422ED1" w:rsidRPr="007F6DC3" w:rsidRDefault="00422ED1" w:rsidP="003E69E9">
            <w:pPr>
              <w:rPr>
                <w:highlight w:val="yellow"/>
              </w:rPr>
            </w:pPr>
            <w:r w:rsidRPr="007F6DC3">
              <w:rPr>
                <w:rFonts w:hint="eastAsia"/>
                <w:highlight w:val="yellow"/>
              </w:rPr>
              <w:t xml:space="preserve"> </w:t>
            </w:r>
            <w:r w:rsidRPr="007F6DC3">
              <w:rPr>
                <w:highlight w:val="yellow"/>
              </w:rPr>
              <w:t xml:space="preserve">       /** </w:t>
            </w:r>
            <w:r w:rsidRPr="007F6DC3">
              <w:rPr>
                <w:rFonts w:hint="eastAsia"/>
                <w:highlight w:val="yellow"/>
              </w:rPr>
              <w:t>签名算法（</w:t>
            </w:r>
            <w:r w:rsidRPr="007F6DC3">
              <w:rPr>
                <w:rFonts w:hint="eastAsia"/>
                <w:highlight w:val="yellow"/>
              </w:rPr>
              <w:t>MD</w:t>
            </w:r>
            <w:r w:rsidRPr="007F6DC3">
              <w:rPr>
                <w:highlight w:val="yellow"/>
              </w:rPr>
              <w:t>5</w:t>
            </w:r>
            <w:r w:rsidRPr="007F6DC3">
              <w:rPr>
                <w:rFonts w:hint="eastAsia"/>
                <w:highlight w:val="yellow"/>
              </w:rPr>
              <w:t>/</w:t>
            </w:r>
            <w:r w:rsidRPr="007F6DC3">
              <w:rPr>
                <w:highlight w:val="yellow"/>
              </w:rPr>
              <w:t>SHA256</w:t>
            </w:r>
            <w:r w:rsidRPr="007F6DC3">
              <w:rPr>
                <w:rFonts w:hint="eastAsia"/>
                <w:highlight w:val="yellow"/>
              </w:rPr>
              <w:t>）</w:t>
            </w:r>
            <w:r w:rsidRPr="007F6DC3">
              <w:rPr>
                <w:highlight w:val="yellow"/>
              </w:rPr>
              <w:t xml:space="preserve"> */</w:t>
            </w:r>
          </w:p>
          <w:p w14:paraId="23CD66C2" w14:textId="77777777" w:rsidR="00422ED1" w:rsidRPr="007F6DC3" w:rsidRDefault="00422ED1" w:rsidP="003E69E9">
            <w:pPr>
              <w:rPr>
                <w:highlight w:val="yellow"/>
              </w:rPr>
            </w:pPr>
            <w:r w:rsidRPr="007F6DC3">
              <w:rPr>
                <w:rFonts w:hint="eastAsia"/>
                <w:highlight w:val="yellow"/>
              </w:rPr>
              <w:t xml:space="preserve"> </w:t>
            </w:r>
            <w:r w:rsidRPr="007F6DC3">
              <w:rPr>
                <w:highlight w:val="yellow"/>
              </w:rPr>
              <w:t xml:space="preserve">        "signMethod": "MD5</w:t>
            </w:r>
            <w:r w:rsidRPr="007F6DC3">
              <w:rPr>
                <w:rFonts w:hint="eastAsia"/>
                <w:highlight w:val="yellow"/>
              </w:rPr>
              <w:t>/</w:t>
            </w:r>
            <w:r w:rsidRPr="007F6DC3">
              <w:rPr>
                <w:highlight w:val="yellow"/>
              </w:rPr>
              <w:t>SHA256",</w:t>
            </w:r>
          </w:p>
          <w:p w14:paraId="19EBEFAE" w14:textId="77777777" w:rsidR="00422ED1" w:rsidRPr="007F6DC3" w:rsidRDefault="00422ED1" w:rsidP="003E69E9">
            <w:pPr>
              <w:rPr>
                <w:highlight w:val="yellow"/>
              </w:rPr>
            </w:pPr>
            <w:r w:rsidRPr="007F6DC3">
              <w:rPr>
                <w:highlight w:val="yellow"/>
              </w:rPr>
              <w:t xml:space="preserve">/** </w:t>
            </w:r>
            <w:r w:rsidRPr="007F6DC3">
              <w:rPr>
                <w:rFonts w:hint="eastAsia"/>
                <w:highlight w:val="yellow"/>
              </w:rPr>
              <w:t>签名</w:t>
            </w:r>
            <w:r w:rsidRPr="007F6DC3">
              <w:rPr>
                <w:highlight w:val="yellow"/>
              </w:rPr>
              <w:t>*/</w:t>
            </w:r>
          </w:p>
          <w:p w14:paraId="0B569977" w14:textId="77777777" w:rsidR="00422ED1" w:rsidRPr="007F6DC3" w:rsidRDefault="00422ED1" w:rsidP="003E69E9">
            <w:pPr>
              <w:rPr>
                <w:highlight w:val="yellow"/>
              </w:rPr>
            </w:pPr>
            <w:r w:rsidRPr="007F6DC3">
              <w:rPr>
                <w:rFonts w:hint="eastAsia"/>
                <w:highlight w:val="yellow"/>
              </w:rPr>
              <w:t xml:space="preserve"> </w:t>
            </w:r>
            <w:r w:rsidRPr="007F6DC3">
              <w:rPr>
                <w:highlight w:val="yellow"/>
              </w:rPr>
              <w:t xml:space="preserve">        "sign": "…",</w:t>
            </w:r>
          </w:p>
          <w:p w14:paraId="144A2700" w14:textId="6F36AA57" w:rsidR="00422ED1" w:rsidRPr="007F6DC3" w:rsidRDefault="00422ED1" w:rsidP="003E69E9">
            <w:pPr>
              <w:rPr>
                <w:highlight w:val="yellow"/>
              </w:rPr>
            </w:pPr>
            <w:r w:rsidRPr="007F6DC3">
              <w:rPr>
                <w:rFonts w:hint="eastAsia"/>
                <w:highlight w:val="yellow"/>
              </w:rPr>
              <w:t xml:space="preserve"> </w:t>
            </w:r>
            <w:r w:rsidRPr="007F6DC3">
              <w:rPr>
                <w:highlight w:val="yellow"/>
              </w:rPr>
              <w:t xml:space="preserve">       /** </w:t>
            </w:r>
            <w:r w:rsidRPr="007F6DC3">
              <w:rPr>
                <w:rFonts w:hint="eastAsia"/>
                <w:highlight w:val="yellow"/>
              </w:rPr>
              <w:t>升级状态</w:t>
            </w:r>
            <w:r w:rsidRPr="007F6DC3">
              <w:rPr>
                <w:rFonts w:hint="eastAsia"/>
                <w:highlight w:val="yellow"/>
              </w:rPr>
              <w:t xml:space="preserve"> </w:t>
            </w:r>
            <w:r w:rsidRPr="007F6DC3">
              <w:rPr>
                <w:highlight w:val="yellow"/>
              </w:rPr>
              <w:t xml:space="preserve"> </w:t>
            </w:r>
            <w:r w:rsidRPr="007F6DC3">
              <w:rPr>
                <w:rFonts w:hint="eastAsia"/>
                <w:highlight w:val="yellow"/>
              </w:rPr>
              <w:t>见</w:t>
            </w:r>
            <w:r w:rsidRPr="007F6DC3">
              <w:rPr>
                <w:highlight w:val="yellow"/>
              </w:rPr>
              <w:fldChar w:fldCharType="begin"/>
            </w:r>
            <w:r w:rsidRPr="007F6DC3">
              <w:rPr>
                <w:highlight w:val="yellow"/>
              </w:rPr>
              <w:instrText xml:space="preserve"> </w:instrText>
            </w:r>
            <w:r w:rsidRPr="007F6DC3">
              <w:rPr>
                <w:rFonts w:hint="eastAsia"/>
                <w:highlight w:val="yellow"/>
              </w:rPr>
              <w:instrText>REF _Ref169015193 \h</w:instrText>
            </w:r>
            <w:r w:rsidRPr="007F6DC3">
              <w:rPr>
                <w:highlight w:val="yellow"/>
              </w:rPr>
              <w:instrText xml:space="preserve"> </w:instrText>
            </w:r>
            <w:r w:rsidR="007F6DC3">
              <w:rPr>
                <w:highlight w:val="yellow"/>
              </w:rPr>
              <w:instrText xml:space="preserve"> \* MERGEFORMAT </w:instrText>
            </w:r>
            <w:r w:rsidRPr="007F6DC3">
              <w:rPr>
                <w:highlight w:val="yellow"/>
              </w:rPr>
            </w:r>
            <w:r w:rsidRPr="007F6DC3">
              <w:rPr>
                <w:highlight w:val="yellow"/>
              </w:rPr>
              <w:fldChar w:fldCharType="separate"/>
            </w:r>
            <w:r w:rsidR="000321E3" w:rsidRPr="000321E3">
              <w:rPr>
                <w:rFonts w:hint="eastAsia"/>
                <w:highlight w:val="yellow"/>
              </w:rPr>
              <w:t>附录</w:t>
            </w:r>
            <w:r w:rsidR="000321E3" w:rsidRPr="000321E3">
              <w:rPr>
                <w:highlight w:val="yellow"/>
              </w:rPr>
              <w:t>U</w:t>
            </w:r>
            <w:r w:rsidR="000321E3" w:rsidRPr="000321E3">
              <w:rPr>
                <w:rFonts w:hint="eastAsia"/>
                <w:highlight w:val="yellow"/>
              </w:rPr>
              <w:t>：</w:t>
            </w:r>
            <w:r w:rsidR="000321E3" w:rsidRPr="000321E3">
              <w:rPr>
                <w:highlight w:val="yellow"/>
              </w:rPr>
              <w:t>OTA</w:t>
            </w:r>
            <w:r w:rsidR="000321E3" w:rsidRPr="000321E3">
              <w:rPr>
                <w:rFonts w:hint="eastAsia"/>
                <w:highlight w:val="yellow"/>
              </w:rPr>
              <w:t>升级状态表</w:t>
            </w:r>
            <w:r w:rsidRPr="007F6DC3">
              <w:rPr>
                <w:highlight w:val="yellow"/>
              </w:rPr>
              <w:fldChar w:fldCharType="end"/>
            </w:r>
            <w:r w:rsidRPr="007F6DC3">
              <w:rPr>
                <w:highlight w:val="yellow"/>
              </w:rPr>
              <w:t>*/</w:t>
            </w:r>
          </w:p>
          <w:p w14:paraId="7BC6EA63" w14:textId="77777777" w:rsidR="00422ED1" w:rsidRPr="007F6DC3" w:rsidRDefault="00422ED1" w:rsidP="003E69E9">
            <w:pPr>
              <w:rPr>
                <w:highlight w:val="yellow"/>
              </w:rPr>
            </w:pPr>
            <w:r w:rsidRPr="007F6DC3">
              <w:rPr>
                <w:highlight w:val="yellow"/>
              </w:rPr>
              <w:t>"upgradeStatus": 0 (int) ,</w:t>
            </w:r>
          </w:p>
          <w:p w14:paraId="191ACB6F" w14:textId="77777777" w:rsidR="00422ED1" w:rsidRPr="007F6DC3" w:rsidRDefault="00422ED1" w:rsidP="003E69E9">
            <w:pPr>
              <w:rPr>
                <w:highlight w:val="yellow"/>
              </w:rPr>
            </w:pPr>
            <w:r w:rsidRPr="007F6DC3">
              <w:rPr>
                <w:highlight w:val="yellow"/>
              </w:rPr>
              <w:t xml:space="preserve">/** </w:t>
            </w:r>
            <w:r w:rsidRPr="007F6DC3">
              <w:rPr>
                <w:rFonts w:hint="eastAsia"/>
                <w:highlight w:val="yellow"/>
              </w:rPr>
              <w:t>升级状态对应的说明</w:t>
            </w:r>
            <w:r w:rsidRPr="007F6DC3">
              <w:rPr>
                <w:highlight w:val="yellow"/>
              </w:rPr>
              <w:t xml:space="preserve"> */</w:t>
            </w:r>
          </w:p>
          <w:p w14:paraId="33FB115B" w14:textId="77777777" w:rsidR="00422ED1" w:rsidRPr="007F6DC3" w:rsidRDefault="00422ED1" w:rsidP="003E69E9">
            <w:pPr>
              <w:rPr>
                <w:highlight w:val="yellow"/>
              </w:rPr>
            </w:pPr>
            <w:r w:rsidRPr="007F6DC3">
              <w:rPr>
                <w:highlight w:val="yellow"/>
              </w:rPr>
              <w:t>"message": “xxxxxx (String)”</w:t>
            </w:r>
          </w:p>
          <w:p w14:paraId="41D59418" w14:textId="77777777" w:rsidR="00422ED1" w:rsidRPr="007F6DC3" w:rsidRDefault="00422ED1" w:rsidP="003E69E9">
            <w:pPr>
              <w:rPr>
                <w:highlight w:val="yellow"/>
              </w:rPr>
            </w:pPr>
          </w:p>
          <w:p w14:paraId="399F33DC" w14:textId="77777777" w:rsidR="00422ED1" w:rsidRPr="007F6DC3" w:rsidRDefault="00422ED1" w:rsidP="003E69E9">
            <w:pPr>
              <w:rPr>
                <w:highlight w:val="yellow"/>
              </w:rPr>
            </w:pPr>
          </w:p>
          <w:p w14:paraId="2B956247" w14:textId="77777777" w:rsidR="00422ED1" w:rsidRPr="007F6DC3" w:rsidRDefault="00422ED1" w:rsidP="003E69E9">
            <w:pPr>
              <w:rPr>
                <w:highlight w:val="yellow"/>
              </w:rPr>
            </w:pPr>
            <w:r w:rsidRPr="007F6DC3">
              <w:rPr>
                <w:rFonts w:hint="eastAsia"/>
                <w:highlight w:val="yellow"/>
              </w:rPr>
              <w:t>}</w:t>
            </w:r>
          </w:p>
          <w:p w14:paraId="1CE81217" w14:textId="77777777" w:rsidR="00422ED1" w:rsidRPr="007F6DC3" w:rsidRDefault="00422ED1" w:rsidP="003E69E9">
            <w:pPr>
              <w:rPr>
                <w:highlight w:val="yellow"/>
              </w:rPr>
            </w:pPr>
            <w:r w:rsidRPr="007F6DC3">
              <w:rPr>
                <w:highlight w:val="yellow"/>
              </w:rPr>
              <w:t>}</w:t>
            </w:r>
          </w:p>
        </w:tc>
      </w:tr>
    </w:tbl>
    <w:p w14:paraId="4D051929" w14:textId="77777777" w:rsidR="00422ED1" w:rsidRPr="007F6DC3" w:rsidRDefault="00422ED1" w:rsidP="003E69E9">
      <w:pPr>
        <w:rPr>
          <w:highlight w:val="yellow"/>
        </w:rPr>
      </w:pPr>
      <w:r w:rsidRPr="007F6DC3">
        <w:rPr>
          <w:rFonts w:hint="eastAsia"/>
          <w:highlight w:val="yellow"/>
        </w:rPr>
        <w:t>说明：设备端在以下状态上报升级状态：</w:t>
      </w:r>
    </w:p>
    <w:p w14:paraId="57A312C2" w14:textId="77777777" w:rsidR="00422ED1" w:rsidRPr="007F6DC3" w:rsidRDefault="00422ED1" w:rsidP="003E69E9">
      <w:pPr>
        <w:pStyle w:val="af7"/>
        <w:numPr>
          <w:ilvl w:val="0"/>
          <w:numId w:val="6"/>
        </w:numPr>
        <w:ind w:firstLineChars="0"/>
        <w:rPr>
          <w:highlight w:val="yellow"/>
        </w:rPr>
      </w:pPr>
      <w:r w:rsidRPr="007F6DC3">
        <w:rPr>
          <w:rFonts w:hint="eastAsia"/>
          <w:highlight w:val="yellow"/>
        </w:rPr>
        <w:t>下载升级包成功</w:t>
      </w:r>
    </w:p>
    <w:p w14:paraId="261386A7" w14:textId="77777777" w:rsidR="00422ED1" w:rsidRPr="007F6DC3" w:rsidRDefault="00422ED1" w:rsidP="003E69E9">
      <w:pPr>
        <w:pStyle w:val="af7"/>
        <w:numPr>
          <w:ilvl w:val="0"/>
          <w:numId w:val="6"/>
        </w:numPr>
        <w:ind w:firstLineChars="0"/>
        <w:rPr>
          <w:highlight w:val="yellow"/>
        </w:rPr>
      </w:pPr>
      <w:r w:rsidRPr="007F6DC3">
        <w:rPr>
          <w:rFonts w:hint="eastAsia"/>
          <w:highlight w:val="yellow"/>
        </w:rPr>
        <w:t>下载升级包失败</w:t>
      </w:r>
    </w:p>
    <w:p w14:paraId="562176E7" w14:textId="77777777" w:rsidR="00422ED1" w:rsidRPr="007F6DC3" w:rsidRDefault="00422ED1" w:rsidP="003E69E9">
      <w:pPr>
        <w:pStyle w:val="af7"/>
        <w:numPr>
          <w:ilvl w:val="0"/>
          <w:numId w:val="6"/>
        </w:numPr>
        <w:ind w:firstLineChars="0"/>
        <w:rPr>
          <w:highlight w:val="yellow"/>
        </w:rPr>
      </w:pPr>
      <w:r w:rsidRPr="007F6DC3">
        <w:rPr>
          <w:rFonts w:hint="eastAsia"/>
          <w:highlight w:val="yellow"/>
        </w:rPr>
        <w:t>校验下载的升级包不通过</w:t>
      </w:r>
    </w:p>
    <w:p w14:paraId="5CDB6BA2" w14:textId="77777777" w:rsidR="00422ED1" w:rsidRPr="007F6DC3" w:rsidRDefault="00422ED1" w:rsidP="003E69E9">
      <w:pPr>
        <w:pStyle w:val="af7"/>
        <w:numPr>
          <w:ilvl w:val="0"/>
          <w:numId w:val="6"/>
        </w:numPr>
        <w:ind w:firstLineChars="0"/>
        <w:rPr>
          <w:highlight w:val="yellow"/>
        </w:rPr>
      </w:pPr>
      <w:r w:rsidRPr="007F6DC3">
        <w:rPr>
          <w:rFonts w:hint="eastAsia"/>
          <w:highlight w:val="yellow"/>
        </w:rPr>
        <w:t>升级包烧写失败</w:t>
      </w:r>
    </w:p>
    <w:p w14:paraId="68BD1F62" w14:textId="08267402" w:rsidR="00422ED1" w:rsidRDefault="00422ED1" w:rsidP="003E69E9">
      <w:pPr>
        <w:pStyle w:val="af7"/>
        <w:numPr>
          <w:ilvl w:val="0"/>
          <w:numId w:val="6"/>
        </w:numPr>
        <w:ind w:firstLineChars="0"/>
        <w:rPr>
          <w:highlight w:val="yellow"/>
        </w:rPr>
      </w:pPr>
      <w:r w:rsidRPr="007F6DC3">
        <w:rPr>
          <w:rFonts w:hint="eastAsia"/>
          <w:highlight w:val="yellow"/>
        </w:rPr>
        <w:t>升级成功</w:t>
      </w:r>
    </w:p>
    <w:p w14:paraId="463D166A" w14:textId="7A22B357" w:rsidR="00DB2F4C" w:rsidRDefault="00DB2F4C" w:rsidP="003E69E9">
      <w:pPr>
        <w:pStyle w:val="af7"/>
        <w:numPr>
          <w:ilvl w:val="0"/>
          <w:numId w:val="6"/>
        </w:numPr>
        <w:ind w:firstLineChars="0"/>
        <w:rPr>
          <w:highlight w:val="yellow"/>
        </w:rPr>
      </w:pPr>
      <w:r>
        <w:rPr>
          <w:rFonts w:hint="eastAsia"/>
          <w:highlight w:val="yellow"/>
        </w:rPr>
        <w:t>补丁安装成功</w:t>
      </w:r>
    </w:p>
    <w:p w14:paraId="20470A37" w14:textId="5D8A80F5" w:rsidR="00DB2F4C" w:rsidRDefault="00DB2F4C" w:rsidP="003E69E9">
      <w:pPr>
        <w:pStyle w:val="af7"/>
        <w:numPr>
          <w:ilvl w:val="0"/>
          <w:numId w:val="6"/>
        </w:numPr>
        <w:ind w:firstLineChars="0"/>
        <w:rPr>
          <w:highlight w:val="yellow"/>
        </w:rPr>
      </w:pPr>
      <w:r>
        <w:rPr>
          <w:rFonts w:hint="eastAsia"/>
          <w:highlight w:val="yellow"/>
        </w:rPr>
        <w:t>补丁安装失败</w:t>
      </w:r>
    </w:p>
    <w:p w14:paraId="7D8FFE37" w14:textId="681E2653" w:rsidR="00DB2F4C" w:rsidRDefault="00DB2F4C" w:rsidP="003E69E9">
      <w:pPr>
        <w:pStyle w:val="af7"/>
        <w:numPr>
          <w:ilvl w:val="0"/>
          <w:numId w:val="6"/>
        </w:numPr>
        <w:ind w:firstLineChars="0"/>
        <w:rPr>
          <w:highlight w:val="yellow"/>
        </w:rPr>
      </w:pPr>
      <w:r>
        <w:rPr>
          <w:rFonts w:hint="eastAsia"/>
          <w:highlight w:val="yellow"/>
        </w:rPr>
        <w:t>标定安装成功</w:t>
      </w:r>
    </w:p>
    <w:p w14:paraId="67B13416" w14:textId="29A4BD50" w:rsidR="00DB2F4C" w:rsidRDefault="00DB2F4C" w:rsidP="003E69E9">
      <w:pPr>
        <w:pStyle w:val="af7"/>
        <w:numPr>
          <w:ilvl w:val="0"/>
          <w:numId w:val="6"/>
        </w:numPr>
        <w:ind w:firstLineChars="0"/>
        <w:rPr>
          <w:highlight w:val="yellow"/>
        </w:rPr>
      </w:pPr>
      <w:r>
        <w:rPr>
          <w:rFonts w:hint="eastAsia"/>
          <w:highlight w:val="yellow"/>
        </w:rPr>
        <w:t>标定安装失败</w:t>
      </w:r>
    </w:p>
    <w:p w14:paraId="4325CA7D" w14:textId="77777777" w:rsidR="0060252A" w:rsidRDefault="0060252A" w:rsidP="003E69E9">
      <w:pPr>
        <w:pStyle w:val="af7"/>
        <w:numPr>
          <w:ilvl w:val="0"/>
          <w:numId w:val="6"/>
        </w:numPr>
        <w:ind w:firstLineChars="0"/>
        <w:rPr>
          <w:highlight w:val="yellow"/>
        </w:rPr>
      </w:pPr>
      <w:r>
        <w:rPr>
          <w:rFonts w:hint="eastAsia"/>
          <w:highlight w:val="yellow"/>
        </w:rPr>
        <w:t>程序错误</w:t>
      </w:r>
    </w:p>
    <w:p w14:paraId="2FFF68AD" w14:textId="77777777" w:rsidR="0060252A" w:rsidRPr="007F6DC3" w:rsidRDefault="0060252A" w:rsidP="003E69E9">
      <w:pPr>
        <w:pStyle w:val="af7"/>
        <w:numPr>
          <w:ilvl w:val="0"/>
          <w:numId w:val="6"/>
        </w:numPr>
        <w:ind w:firstLineChars="0"/>
        <w:rPr>
          <w:highlight w:val="yellow"/>
        </w:rPr>
      </w:pPr>
    </w:p>
    <w:p w14:paraId="3A69E445" w14:textId="77777777" w:rsidR="00422ED1" w:rsidRDefault="00422ED1" w:rsidP="003E69E9">
      <w:pPr>
        <w:pStyle w:val="4"/>
      </w:pPr>
      <w:r>
        <w:t>4</w:t>
      </w:r>
      <w:r>
        <w:rPr>
          <w:rFonts w:hint="eastAsia"/>
        </w:rPr>
        <w:t>.12</w:t>
      </w:r>
      <w:r>
        <w:t>.4</w:t>
      </w:r>
      <w:r>
        <w:rPr>
          <w:rFonts w:hint="eastAsia"/>
        </w:rPr>
        <w:t xml:space="preserve">.2 </w:t>
      </w:r>
      <w:r>
        <w:rPr>
          <w:rFonts w:hint="eastAsia"/>
        </w:rPr>
        <w:t>云服务器响应消息结构体</w:t>
      </w:r>
    </w:p>
    <w:tbl>
      <w:tblPr>
        <w:tblStyle w:val="af4"/>
        <w:tblW w:w="0" w:type="auto"/>
        <w:tblLook w:val="04A0" w:firstRow="1" w:lastRow="0" w:firstColumn="1" w:lastColumn="0" w:noHBand="0" w:noVBand="1"/>
      </w:tblPr>
      <w:tblGrid>
        <w:gridCol w:w="1526"/>
        <w:gridCol w:w="2734"/>
        <w:gridCol w:w="1235"/>
        <w:gridCol w:w="3027"/>
      </w:tblGrid>
      <w:tr w:rsidR="00422ED1" w14:paraId="07E5224A" w14:textId="77777777" w:rsidTr="00FA34A6">
        <w:tc>
          <w:tcPr>
            <w:tcW w:w="1526" w:type="dxa"/>
            <w:shd w:val="clear" w:color="auto" w:fill="244061" w:themeFill="accent1" w:themeFillShade="80"/>
          </w:tcPr>
          <w:p w14:paraId="0B66F39A" w14:textId="77777777" w:rsidR="00422ED1" w:rsidRDefault="00422ED1" w:rsidP="003E69E9">
            <w:r>
              <w:rPr>
                <w:rFonts w:hint="eastAsia"/>
              </w:rPr>
              <w:t>消息主题</w:t>
            </w:r>
          </w:p>
        </w:tc>
        <w:tc>
          <w:tcPr>
            <w:tcW w:w="6996" w:type="dxa"/>
            <w:gridSpan w:val="3"/>
            <w:shd w:val="clear" w:color="auto" w:fill="FBD4B4" w:themeFill="accent6" w:themeFillTint="66"/>
          </w:tcPr>
          <w:p w14:paraId="079C07D5" w14:textId="77777777" w:rsidR="00422ED1" w:rsidRDefault="00422ED1" w:rsidP="003E69E9">
            <w:r>
              <w:rPr>
                <w:rFonts w:hint="eastAsia"/>
              </w:rPr>
              <w:t>clientid /kalerm/iot/</w:t>
            </w:r>
            <w:r>
              <w:t>software/upgrade/status</w:t>
            </w:r>
            <w:r>
              <w:rPr>
                <w:rFonts w:hint="eastAsia"/>
              </w:rPr>
              <w:t>/ack</w:t>
            </w:r>
          </w:p>
        </w:tc>
      </w:tr>
      <w:tr w:rsidR="00422ED1" w14:paraId="74C22359" w14:textId="77777777" w:rsidTr="00FA34A6">
        <w:tc>
          <w:tcPr>
            <w:tcW w:w="1526" w:type="dxa"/>
            <w:shd w:val="clear" w:color="auto" w:fill="244061" w:themeFill="accent1" w:themeFillShade="80"/>
          </w:tcPr>
          <w:p w14:paraId="7C61354A" w14:textId="77777777" w:rsidR="00422ED1" w:rsidRDefault="00422ED1" w:rsidP="003E69E9">
            <w:r>
              <w:rPr>
                <w:rFonts w:hint="eastAsia"/>
              </w:rPr>
              <w:t>订阅者</w:t>
            </w:r>
          </w:p>
        </w:tc>
        <w:tc>
          <w:tcPr>
            <w:tcW w:w="2734" w:type="dxa"/>
          </w:tcPr>
          <w:p w14:paraId="384651DE" w14:textId="77777777" w:rsidR="00422ED1" w:rsidRDefault="00422ED1" w:rsidP="003E69E9">
            <w:r>
              <w:rPr>
                <w:rFonts w:hint="eastAsia"/>
              </w:rPr>
              <w:t>咖啡机</w:t>
            </w:r>
          </w:p>
        </w:tc>
        <w:tc>
          <w:tcPr>
            <w:tcW w:w="1235" w:type="dxa"/>
            <w:shd w:val="clear" w:color="auto" w:fill="244061" w:themeFill="accent1" w:themeFillShade="80"/>
          </w:tcPr>
          <w:p w14:paraId="7CBF8065" w14:textId="77777777" w:rsidR="00422ED1" w:rsidRDefault="00422ED1" w:rsidP="003E69E9">
            <w:r>
              <w:rPr>
                <w:rFonts w:hint="eastAsia"/>
              </w:rPr>
              <w:t>发布者</w:t>
            </w:r>
          </w:p>
        </w:tc>
        <w:tc>
          <w:tcPr>
            <w:tcW w:w="3027" w:type="dxa"/>
          </w:tcPr>
          <w:p w14:paraId="59AD9F39" w14:textId="77777777" w:rsidR="00422ED1" w:rsidRDefault="00422ED1" w:rsidP="003E69E9">
            <w:r>
              <w:rPr>
                <w:rFonts w:hint="eastAsia"/>
              </w:rPr>
              <w:t>云平台服务器</w:t>
            </w:r>
          </w:p>
        </w:tc>
      </w:tr>
      <w:tr w:rsidR="00422ED1" w14:paraId="366E8641" w14:textId="77777777" w:rsidTr="00FA34A6">
        <w:trPr>
          <w:trHeight w:val="956"/>
        </w:trPr>
        <w:tc>
          <w:tcPr>
            <w:tcW w:w="1526" w:type="dxa"/>
            <w:shd w:val="clear" w:color="auto" w:fill="244061" w:themeFill="accent1" w:themeFillShade="80"/>
          </w:tcPr>
          <w:p w14:paraId="56D2FEC6" w14:textId="77777777" w:rsidR="00422ED1" w:rsidRDefault="00422ED1" w:rsidP="003E69E9">
            <w:r>
              <w:t>J</w:t>
            </w:r>
            <w:r>
              <w:rPr>
                <w:rFonts w:hint="eastAsia"/>
              </w:rPr>
              <w:t>son</w:t>
            </w:r>
            <w:r>
              <w:rPr>
                <w:rFonts w:hint="eastAsia"/>
              </w:rPr>
              <w:t>格式</w:t>
            </w:r>
          </w:p>
        </w:tc>
        <w:tc>
          <w:tcPr>
            <w:tcW w:w="6996" w:type="dxa"/>
            <w:gridSpan w:val="3"/>
          </w:tcPr>
          <w:p w14:paraId="7784CC11" w14:textId="77777777" w:rsidR="00422ED1" w:rsidRDefault="00422ED1" w:rsidP="003E69E9">
            <w:r>
              <w:t>{</w:t>
            </w:r>
          </w:p>
          <w:p w14:paraId="3C9595B9" w14:textId="77777777" w:rsidR="00422ED1" w:rsidRDefault="00422ED1" w:rsidP="003E69E9">
            <w:r>
              <w:t>"</w:t>
            </w:r>
            <w:r>
              <w:rPr>
                <w:rFonts w:hint="eastAsia"/>
              </w:rPr>
              <w:t>msgId</w:t>
            </w:r>
            <w:r>
              <w:t>": "45484asd5a4d8a48a4sdads",</w:t>
            </w:r>
          </w:p>
          <w:p w14:paraId="519DA343" w14:textId="77777777" w:rsidR="00422ED1" w:rsidRDefault="00422ED1" w:rsidP="003E69E9">
            <w:r>
              <w:t>"version": "2.0",</w:t>
            </w:r>
            <w:r>
              <w:rPr>
                <w:rFonts w:hint="eastAsia"/>
              </w:rPr>
              <w:t xml:space="preserve"> </w:t>
            </w:r>
          </w:p>
          <w:p w14:paraId="278D1F01" w14:textId="77777777" w:rsidR="00422ED1" w:rsidRDefault="00422ED1" w:rsidP="003E69E9">
            <w:r>
              <w:t>"timestamp": "1565499360629",</w:t>
            </w:r>
          </w:p>
          <w:p w14:paraId="6BEB1EC9" w14:textId="77777777" w:rsidR="00422ED1" w:rsidRDefault="00422ED1" w:rsidP="003E69E9">
            <w:r>
              <w:t>"ackCode": "</w:t>
            </w:r>
            <w:r>
              <w:rPr>
                <w:rFonts w:hint="eastAsia"/>
              </w:rPr>
              <w:t>OK</w:t>
            </w:r>
            <w:r>
              <w:t>"</w:t>
            </w:r>
            <w:r>
              <w:rPr>
                <w:rFonts w:hint="eastAsia"/>
              </w:rPr>
              <w:t>,</w:t>
            </w:r>
          </w:p>
          <w:p w14:paraId="3608F26A" w14:textId="77777777" w:rsidR="00422ED1" w:rsidRDefault="00422ED1" w:rsidP="003E69E9">
            <w:r>
              <w:t>"data": {</w:t>
            </w:r>
          </w:p>
          <w:p w14:paraId="1048ADD8" w14:textId="6979A962" w:rsidR="00422ED1" w:rsidRDefault="00422ED1" w:rsidP="003E69E9">
            <w:r>
              <w:rPr>
                <w:rFonts w:hint="eastAsia"/>
              </w:rPr>
              <w:t xml:space="preserve">    </w:t>
            </w:r>
            <w:r w:rsidR="0075539F">
              <w:t xml:space="preserve">    </w:t>
            </w:r>
            <w:r>
              <w:rPr>
                <w:rFonts w:hint="eastAsia"/>
              </w:rPr>
              <w:t xml:space="preserve"> //(</w:t>
            </w:r>
            <w:r>
              <w:rPr>
                <w:rFonts w:hint="eastAsia"/>
              </w:rPr>
              <w:t>必填</w:t>
            </w:r>
            <w:r>
              <w:rPr>
                <w:rFonts w:hint="eastAsia"/>
              </w:rPr>
              <w:t>)</w:t>
            </w:r>
          </w:p>
          <w:p w14:paraId="4F41E912" w14:textId="32F1298B" w:rsidR="00422ED1" w:rsidRDefault="00422ED1" w:rsidP="003E69E9">
            <w:r>
              <w:rPr>
                <w:rFonts w:hint="eastAsia"/>
              </w:rPr>
              <w:t xml:space="preserve">  </w:t>
            </w:r>
            <w:r w:rsidR="0075539F">
              <w:t xml:space="preserve">      </w:t>
            </w:r>
            <w:r>
              <w:rPr>
                <w:rFonts w:hint="eastAsia"/>
              </w:rPr>
              <w:t>//ackCode=OK</w:t>
            </w:r>
            <w:r>
              <w:rPr>
                <w:rFonts w:hint="eastAsia"/>
              </w:rPr>
              <w:t>时传值：传资源下载地址</w:t>
            </w:r>
          </w:p>
          <w:p w14:paraId="2E973AD2" w14:textId="77777777" w:rsidR="00422ED1" w:rsidRDefault="00422ED1" w:rsidP="003E69E9">
            <w:r>
              <w:rPr>
                <w:rFonts w:hint="eastAsia"/>
              </w:rPr>
              <w:t>// ackCode</w:t>
            </w:r>
            <w:r>
              <w:rPr>
                <w:rFonts w:hint="eastAsia"/>
              </w:rPr>
              <w:t>≠</w:t>
            </w:r>
            <w:r>
              <w:rPr>
                <w:rFonts w:hint="eastAsia"/>
              </w:rPr>
              <w:t>OK</w:t>
            </w:r>
            <w:r>
              <w:rPr>
                <w:rFonts w:hint="eastAsia"/>
              </w:rPr>
              <w:t>时传值：错误原因</w:t>
            </w:r>
          </w:p>
          <w:p w14:paraId="7AB8579D" w14:textId="6A1E56ED" w:rsidR="00422ED1" w:rsidRDefault="00422ED1" w:rsidP="003E69E9">
            <w:r>
              <w:t>"msg":"</w:t>
            </w:r>
            <w:r>
              <w:rPr>
                <w:rFonts w:hint="eastAsia"/>
              </w:rPr>
              <w:t>(String)</w:t>
            </w:r>
            <w:r>
              <w:t>"</w:t>
            </w:r>
            <w:r w:rsidR="0075539F">
              <w:t>,</w:t>
            </w:r>
          </w:p>
          <w:p w14:paraId="0EA02CAB" w14:textId="77777777" w:rsidR="0075539F" w:rsidRPr="005E1F2E" w:rsidRDefault="0075539F" w:rsidP="003E69E9">
            <w:pPr>
              <w:rPr>
                <w:highlight w:val="yellow"/>
              </w:rPr>
            </w:pPr>
            <w:r w:rsidRPr="005E1F2E">
              <w:rPr>
                <w:highlight w:val="yellow"/>
              </w:rPr>
              <w:t xml:space="preserve">/** </w:t>
            </w:r>
            <w:r w:rsidRPr="005E1F2E">
              <w:rPr>
                <w:rFonts w:hint="eastAsia"/>
                <w:highlight w:val="yellow"/>
              </w:rPr>
              <w:t>升级任务</w:t>
            </w:r>
            <w:r w:rsidRPr="005E1F2E">
              <w:rPr>
                <w:rFonts w:hint="eastAsia"/>
                <w:highlight w:val="yellow"/>
              </w:rPr>
              <w:t>ID</w:t>
            </w:r>
            <w:r w:rsidRPr="005E1F2E">
              <w:rPr>
                <w:highlight w:val="yellow"/>
              </w:rPr>
              <w:t xml:space="preserve"> */</w:t>
            </w:r>
          </w:p>
          <w:p w14:paraId="31DE53CB" w14:textId="77777777" w:rsidR="0075539F" w:rsidRPr="00D46828" w:rsidRDefault="0075539F" w:rsidP="003E69E9">
            <w:pPr>
              <w:rPr>
                <w:rFonts w:ascii="Consolas" w:hAnsi="Consolas" w:cs="Consolas"/>
                <w:color w:val="000000" w:themeColor="text1"/>
                <w:kern w:val="0"/>
                <w:sz w:val="20"/>
                <w:szCs w:val="20"/>
              </w:rPr>
            </w:pPr>
            <w:r w:rsidRPr="005E1F2E">
              <w:rPr>
                <w:highlight w:val="yellow"/>
              </w:rPr>
              <w:t>"</w:t>
            </w:r>
            <w:r w:rsidRPr="005E1F2E">
              <w:rPr>
                <w:rFonts w:hint="eastAsia"/>
                <w:highlight w:val="yellow"/>
              </w:rPr>
              <w:t>up</w:t>
            </w:r>
            <w:r w:rsidRPr="005E1F2E">
              <w:rPr>
                <w:highlight w:val="yellow"/>
              </w:rPr>
              <w:t>gradeTaskId": "</w:t>
            </w:r>
            <w:r w:rsidRPr="005E1F2E">
              <w:rPr>
                <w:rFonts w:hint="eastAsia"/>
                <w:highlight w:val="yellow"/>
              </w:rPr>
              <w:t>xxxxxx</w:t>
            </w:r>
            <w:r w:rsidRPr="005E1F2E">
              <w:rPr>
                <w:highlight w:val="yellow"/>
              </w:rPr>
              <w:t>"</w:t>
            </w:r>
          </w:p>
          <w:p w14:paraId="28F9B4F7" w14:textId="77777777" w:rsidR="0075539F" w:rsidRDefault="0075539F" w:rsidP="003E69E9"/>
          <w:p w14:paraId="0D060D43" w14:textId="77777777" w:rsidR="00422ED1" w:rsidRDefault="00422ED1" w:rsidP="003E69E9">
            <w:r>
              <w:rPr>
                <w:rFonts w:hint="eastAsia"/>
              </w:rPr>
              <w:t>}</w:t>
            </w:r>
          </w:p>
          <w:p w14:paraId="3C37741E" w14:textId="77777777" w:rsidR="00422ED1" w:rsidRDefault="00422ED1" w:rsidP="003E69E9">
            <w:r>
              <w:t>}</w:t>
            </w:r>
          </w:p>
        </w:tc>
      </w:tr>
    </w:tbl>
    <w:p w14:paraId="552DD31F" w14:textId="411F58EA" w:rsidR="00422ED1" w:rsidRDefault="003222C5" w:rsidP="003E69E9">
      <w:r>
        <w:t xml:space="preserve"> </w:t>
      </w:r>
    </w:p>
    <w:p w14:paraId="48F3569C" w14:textId="052A4C4C" w:rsidR="00933DB0" w:rsidRDefault="008845DE" w:rsidP="003E69E9">
      <w:pPr>
        <w:pStyle w:val="2"/>
      </w:pPr>
      <w:r>
        <w:rPr>
          <w:rFonts w:hint="eastAsia"/>
        </w:rPr>
        <w:t xml:space="preserve">4.13 </w:t>
      </w:r>
      <w:r>
        <w:rPr>
          <w:rFonts w:hint="eastAsia"/>
        </w:rPr>
        <w:t>设备定制化资源消息</w:t>
      </w:r>
    </w:p>
    <w:p w14:paraId="3A4E7D4F" w14:textId="77777777" w:rsidR="00933DB0" w:rsidRDefault="008845DE" w:rsidP="003E69E9">
      <w:pPr>
        <w:pStyle w:val="3"/>
      </w:pPr>
      <w:r>
        <w:rPr>
          <w:rFonts w:hint="eastAsia"/>
        </w:rPr>
        <w:t xml:space="preserve">4.13.1 </w:t>
      </w:r>
      <w:r>
        <w:rPr>
          <w:rFonts w:hint="eastAsia"/>
        </w:rPr>
        <w:t>消息格式</w:t>
      </w:r>
    </w:p>
    <w:p w14:paraId="702A02FB" w14:textId="77777777" w:rsidR="00933DB0" w:rsidRDefault="008845DE" w:rsidP="003E69E9">
      <w:r>
        <w:rPr>
          <w:rFonts w:hint="eastAsia"/>
        </w:rPr>
        <w:t>描述：机器向云平台上报机器本身的基本配置信息</w:t>
      </w:r>
    </w:p>
    <w:p w14:paraId="16C15BBC" w14:textId="77777777" w:rsidR="00933DB0" w:rsidRDefault="008845DE" w:rsidP="003E69E9">
      <w:r>
        <w:rPr>
          <w:rFonts w:hint="eastAsia"/>
        </w:rPr>
        <w:t xml:space="preserve">PS: </w:t>
      </w:r>
      <w:r>
        <w:rPr>
          <w:rFonts w:hint="eastAsia"/>
        </w:rPr>
        <w:t>每次开机上报一次</w:t>
      </w:r>
    </w:p>
    <w:p w14:paraId="12E8FB37" w14:textId="77777777" w:rsidR="00933DB0" w:rsidRDefault="008845DE" w:rsidP="003E69E9">
      <w:pPr>
        <w:pStyle w:val="4"/>
      </w:pPr>
      <w:r>
        <w:t>4</w:t>
      </w:r>
      <w:r>
        <w:rPr>
          <w:rFonts w:hint="eastAsia"/>
        </w:rPr>
        <w:t>.13</w:t>
      </w:r>
      <w:r>
        <w:t>.1</w:t>
      </w:r>
      <w:r>
        <w:rPr>
          <w:rFonts w:hint="eastAsia"/>
        </w:rPr>
        <w:t xml:space="preserve">.1 </w:t>
      </w:r>
      <w:r>
        <w:rPr>
          <w:rFonts w:hint="eastAsia"/>
        </w:rPr>
        <w:t>设备基础配置信息上报结构体</w:t>
      </w:r>
    </w:p>
    <w:tbl>
      <w:tblPr>
        <w:tblStyle w:val="af4"/>
        <w:tblW w:w="0" w:type="auto"/>
        <w:tblLook w:val="04A0" w:firstRow="1" w:lastRow="0" w:firstColumn="1" w:lastColumn="0" w:noHBand="0" w:noVBand="1"/>
      </w:tblPr>
      <w:tblGrid>
        <w:gridCol w:w="1526"/>
        <w:gridCol w:w="2734"/>
        <w:gridCol w:w="1235"/>
        <w:gridCol w:w="3027"/>
      </w:tblGrid>
      <w:tr w:rsidR="00933DB0" w14:paraId="67F29720" w14:textId="77777777">
        <w:tc>
          <w:tcPr>
            <w:tcW w:w="1526" w:type="dxa"/>
            <w:shd w:val="clear" w:color="auto" w:fill="244061" w:themeFill="accent1" w:themeFillShade="80"/>
          </w:tcPr>
          <w:p w14:paraId="0EFA1E23" w14:textId="77777777" w:rsidR="00933DB0" w:rsidRDefault="008845DE" w:rsidP="003E69E9">
            <w:r>
              <w:rPr>
                <w:rFonts w:hint="eastAsia"/>
              </w:rPr>
              <w:t>消息主题</w:t>
            </w:r>
          </w:p>
        </w:tc>
        <w:tc>
          <w:tcPr>
            <w:tcW w:w="6996" w:type="dxa"/>
            <w:gridSpan w:val="3"/>
            <w:shd w:val="clear" w:color="auto" w:fill="FBD4B4" w:themeFill="accent6" w:themeFillTint="66"/>
          </w:tcPr>
          <w:p w14:paraId="2C62DE30" w14:textId="77777777" w:rsidR="00933DB0" w:rsidRDefault="008845DE" w:rsidP="003E69E9">
            <w:r>
              <w:rPr>
                <w:rFonts w:hint="eastAsia"/>
              </w:rPr>
              <w:t>report/kalerm/iot/device/info/clientid</w:t>
            </w:r>
          </w:p>
        </w:tc>
      </w:tr>
      <w:tr w:rsidR="00933DB0" w14:paraId="2515E156" w14:textId="77777777">
        <w:tc>
          <w:tcPr>
            <w:tcW w:w="1526" w:type="dxa"/>
            <w:shd w:val="clear" w:color="auto" w:fill="244061" w:themeFill="accent1" w:themeFillShade="80"/>
          </w:tcPr>
          <w:p w14:paraId="609C8F99" w14:textId="77777777" w:rsidR="00933DB0" w:rsidRDefault="008845DE" w:rsidP="003E69E9">
            <w:r>
              <w:rPr>
                <w:rFonts w:hint="eastAsia"/>
              </w:rPr>
              <w:t>订阅者</w:t>
            </w:r>
          </w:p>
        </w:tc>
        <w:tc>
          <w:tcPr>
            <w:tcW w:w="2734" w:type="dxa"/>
          </w:tcPr>
          <w:p w14:paraId="713DCCC7" w14:textId="77777777" w:rsidR="00933DB0" w:rsidRDefault="008845DE" w:rsidP="003E69E9">
            <w:r>
              <w:rPr>
                <w:rFonts w:hint="eastAsia"/>
              </w:rPr>
              <w:t>云平台服务器</w:t>
            </w:r>
          </w:p>
        </w:tc>
        <w:tc>
          <w:tcPr>
            <w:tcW w:w="1235" w:type="dxa"/>
            <w:shd w:val="clear" w:color="auto" w:fill="244061" w:themeFill="accent1" w:themeFillShade="80"/>
          </w:tcPr>
          <w:p w14:paraId="6AE5D338" w14:textId="77777777" w:rsidR="00933DB0" w:rsidRDefault="008845DE" w:rsidP="003E69E9">
            <w:r>
              <w:rPr>
                <w:rFonts w:hint="eastAsia"/>
              </w:rPr>
              <w:t>发布者</w:t>
            </w:r>
          </w:p>
        </w:tc>
        <w:tc>
          <w:tcPr>
            <w:tcW w:w="3027" w:type="dxa"/>
          </w:tcPr>
          <w:p w14:paraId="0DE4FEF6" w14:textId="77777777" w:rsidR="00933DB0" w:rsidRDefault="008845DE" w:rsidP="003E69E9">
            <w:r>
              <w:rPr>
                <w:rFonts w:hint="eastAsia"/>
              </w:rPr>
              <w:t>咖啡机</w:t>
            </w:r>
          </w:p>
        </w:tc>
      </w:tr>
      <w:tr w:rsidR="00933DB0" w14:paraId="32CDE0FE" w14:textId="77777777">
        <w:trPr>
          <w:trHeight w:val="956"/>
        </w:trPr>
        <w:tc>
          <w:tcPr>
            <w:tcW w:w="1526" w:type="dxa"/>
            <w:shd w:val="clear" w:color="auto" w:fill="244061" w:themeFill="accent1" w:themeFillShade="80"/>
          </w:tcPr>
          <w:p w14:paraId="53725C09" w14:textId="77777777" w:rsidR="00933DB0" w:rsidRDefault="008845DE" w:rsidP="003E69E9">
            <w:r>
              <w:t>J</w:t>
            </w:r>
            <w:r>
              <w:rPr>
                <w:rFonts w:hint="eastAsia"/>
              </w:rPr>
              <w:t>son</w:t>
            </w:r>
            <w:r>
              <w:rPr>
                <w:rFonts w:hint="eastAsia"/>
              </w:rPr>
              <w:t>格式</w:t>
            </w:r>
          </w:p>
        </w:tc>
        <w:tc>
          <w:tcPr>
            <w:tcW w:w="6996" w:type="dxa"/>
            <w:gridSpan w:val="3"/>
          </w:tcPr>
          <w:p w14:paraId="65419D29" w14:textId="77777777" w:rsidR="00933DB0" w:rsidRDefault="008845DE" w:rsidP="003E69E9">
            <w:r>
              <w:t>{</w:t>
            </w:r>
          </w:p>
          <w:p w14:paraId="21370A35" w14:textId="77777777" w:rsidR="00933DB0" w:rsidRDefault="008845DE" w:rsidP="003E69E9">
            <w:r>
              <w:t>"</w:t>
            </w:r>
            <w:r>
              <w:rPr>
                <w:rFonts w:hint="eastAsia"/>
              </w:rPr>
              <w:t>msgId</w:t>
            </w:r>
            <w:r>
              <w:t>": "45484asd5a4d8a48a4sdads",</w:t>
            </w:r>
          </w:p>
          <w:p w14:paraId="578F64B3" w14:textId="77777777" w:rsidR="00933DB0" w:rsidRDefault="008845DE" w:rsidP="003E69E9">
            <w:r>
              <w:t>"version": "2.0",</w:t>
            </w:r>
          </w:p>
          <w:p w14:paraId="331711E0" w14:textId="77777777" w:rsidR="00933DB0" w:rsidRDefault="008845DE" w:rsidP="003E69E9">
            <w:r>
              <w:t>"timestamp": "1565499360620",</w:t>
            </w:r>
          </w:p>
          <w:p w14:paraId="171598F7" w14:textId="77777777" w:rsidR="00933DB0" w:rsidRDefault="008845DE" w:rsidP="003E69E9">
            <w:pPr>
              <w:rPr>
                <w:rFonts w:ascii="Consolas" w:hAnsi="Consolas" w:cs="Consolas"/>
                <w:color w:val="000000" w:themeColor="text1"/>
                <w:kern w:val="0"/>
                <w:sz w:val="20"/>
                <w:szCs w:val="20"/>
              </w:rPr>
            </w:pPr>
            <w:r>
              <w:t>"data": {</w:t>
            </w:r>
          </w:p>
          <w:p w14:paraId="329A065C" w14:textId="77777777" w:rsidR="00933DB0" w:rsidRDefault="008845DE" w:rsidP="003E69E9">
            <w:pPr>
              <w:rPr>
                <w:color w:val="000000" w:themeColor="text1"/>
              </w:rPr>
            </w:pPr>
            <w:r>
              <w:rPr>
                <w:rFonts w:hint="eastAsia"/>
                <w:color w:val="000000" w:themeColor="text1"/>
              </w:rPr>
              <w:t xml:space="preserve">    </w:t>
            </w:r>
            <w:r>
              <w:t>/*</w:t>
            </w:r>
            <w:r>
              <w:rPr>
                <w:rFonts w:hint="eastAsia"/>
              </w:rPr>
              <w:t>设备序列号</w:t>
            </w:r>
            <w:r>
              <w:t>*/</w:t>
            </w:r>
          </w:p>
          <w:p w14:paraId="59F2CDF6" w14:textId="77777777" w:rsidR="00933DB0" w:rsidRDefault="008845DE" w:rsidP="003E69E9">
            <w:r>
              <w:rPr>
                <w:color w:val="2A00FF"/>
              </w:rPr>
              <w:tab/>
            </w:r>
            <w:r>
              <w:t>"</w:t>
            </w:r>
            <w:r>
              <w:rPr>
                <w:rFonts w:hint="eastAsia"/>
              </w:rPr>
              <w:t>deviceId</w:t>
            </w:r>
            <w:r>
              <w:t>":"xx</w:t>
            </w:r>
            <w:r>
              <w:rPr>
                <w:rFonts w:hint="eastAsia"/>
              </w:rPr>
              <w:t>xx</w:t>
            </w:r>
            <w:r>
              <w:t>(</w:t>
            </w:r>
            <w:r>
              <w:rPr>
                <w:rFonts w:hint="eastAsia"/>
              </w:rPr>
              <w:t>String</w:t>
            </w:r>
            <w:r>
              <w:t>)"</w:t>
            </w:r>
            <w:r>
              <w:rPr>
                <w:rFonts w:hint="eastAsia"/>
              </w:rPr>
              <w:t>,</w:t>
            </w:r>
          </w:p>
          <w:p w14:paraId="52D44EB4" w14:textId="77777777" w:rsidR="00933DB0" w:rsidRDefault="008845DE" w:rsidP="003E69E9">
            <w:r>
              <w:rPr>
                <w:rFonts w:hint="eastAsia"/>
                <w:color w:val="000000" w:themeColor="text1"/>
              </w:rPr>
              <w:t xml:space="preserve">    </w:t>
            </w:r>
            <w:r>
              <w:t>/*</w:t>
            </w:r>
            <w:r>
              <w:rPr>
                <w:rFonts w:hint="eastAsia"/>
              </w:rPr>
              <w:t>是否支持图片库</w:t>
            </w:r>
            <w:r>
              <w:rPr>
                <w:rFonts w:hint="eastAsia"/>
              </w:rPr>
              <w:t xml:space="preserve"> </w:t>
            </w:r>
            <w:r>
              <w:rPr>
                <w:rFonts w:hint="eastAsia"/>
                <w:b/>
                <w:bCs/>
              </w:rPr>
              <w:t>0:</w:t>
            </w:r>
            <w:r>
              <w:rPr>
                <w:rFonts w:hint="eastAsia"/>
                <w:b/>
                <w:bCs/>
              </w:rPr>
              <w:t>不支持</w:t>
            </w:r>
            <w:r>
              <w:rPr>
                <w:rFonts w:hint="eastAsia"/>
              </w:rPr>
              <w:t>；</w:t>
            </w:r>
            <w:r>
              <w:rPr>
                <w:rFonts w:hint="eastAsia"/>
                <w:b/>
                <w:bCs/>
              </w:rPr>
              <w:t>1:</w:t>
            </w:r>
            <w:r>
              <w:rPr>
                <w:rFonts w:hint="eastAsia"/>
                <w:b/>
                <w:bCs/>
              </w:rPr>
              <w:t>支持</w:t>
            </w:r>
            <w:r>
              <w:t>*/</w:t>
            </w:r>
          </w:p>
          <w:p w14:paraId="35DC1E4B" w14:textId="77777777" w:rsidR="00933DB0" w:rsidRDefault="008845DE" w:rsidP="003E69E9">
            <w:r>
              <w:rPr>
                <w:color w:val="2A00FF"/>
              </w:rPr>
              <w:tab/>
            </w:r>
            <w:r>
              <w:t>"</w:t>
            </w:r>
            <w:r>
              <w:rPr>
                <w:rFonts w:hint="eastAsia"/>
              </w:rPr>
              <w:t>pictureLibrary</w:t>
            </w:r>
            <w:r>
              <w:t>":"xx(int)"</w:t>
            </w:r>
          </w:p>
          <w:p w14:paraId="5882E0FC" w14:textId="77777777" w:rsidR="00933DB0" w:rsidRDefault="00933DB0" w:rsidP="003E69E9"/>
          <w:p w14:paraId="2FFE172A" w14:textId="77777777" w:rsidR="00933DB0" w:rsidRDefault="008845DE" w:rsidP="003E69E9">
            <w:r>
              <w:rPr>
                <w:rFonts w:hint="eastAsia"/>
              </w:rPr>
              <w:t>}</w:t>
            </w:r>
          </w:p>
          <w:p w14:paraId="41CB6426" w14:textId="77777777" w:rsidR="00933DB0" w:rsidRDefault="008845DE" w:rsidP="003E69E9">
            <w:r>
              <w:t>}</w:t>
            </w:r>
          </w:p>
        </w:tc>
      </w:tr>
    </w:tbl>
    <w:p w14:paraId="1F3D4C4A" w14:textId="77777777" w:rsidR="00933DB0" w:rsidRDefault="008845DE" w:rsidP="003E69E9">
      <w:pPr>
        <w:pStyle w:val="3"/>
      </w:pPr>
      <w:r>
        <w:rPr>
          <w:rFonts w:hint="eastAsia"/>
        </w:rPr>
        <w:t xml:space="preserve">4.13.2 </w:t>
      </w:r>
      <w:r>
        <w:rPr>
          <w:rFonts w:hint="eastAsia"/>
        </w:rPr>
        <w:t>消息格式</w:t>
      </w:r>
    </w:p>
    <w:p w14:paraId="0DA46876" w14:textId="77777777" w:rsidR="00933DB0" w:rsidRDefault="008845DE" w:rsidP="003E69E9">
      <w:r>
        <w:rPr>
          <w:rFonts w:hint="eastAsia"/>
          <w:b/>
          <w:bCs/>
        </w:rPr>
        <w:t>描述：</w:t>
      </w:r>
      <w:r>
        <w:rPr>
          <w:rFonts w:hint="eastAsia"/>
        </w:rPr>
        <w:t>向设备下发拉取图片资源信息，设备端收到后在返回</w:t>
      </w:r>
      <w:r>
        <w:rPr>
          <w:rFonts w:hint="eastAsia"/>
        </w:rPr>
        <w:t>ACK</w:t>
      </w:r>
      <w:r>
        <w:rPr>
          <w:rFonts w:hint="eastAsia"/>
        </w:rPr>
        <w:t>中携带设备上的图片资源信息给云平台</w:t>
      </w:r>
    </w:p>
    <w:p w14:paraId="77482578" w14:textId="77777777" w:rsidR="00933DB0" w:rsidRDefault="008845DE" w:rsidP="003E69E9">
      <w:r>
        <w:rPr>
          <w:rFonts w:hint="eastAsia"/>
        </w:rPr>
        <w:t xml:space="preserve">msgId </w:t>
      </w:r>
      <w:r>
        <w:rPr>
          <w:rFonts w:hint="eastAsia"/>
        </w:rPr>
        <w:t>消息唯一标识（命令</w:t>
      </w:r>
      <w:r>
        <w:rPr>
          <w:rFonts w:hint="eastAsia"/>
          <w:b/>
          <w:bCs/>
        </w:rPr>
        <w:t>下发</w:t>
      </w:r>
      <w:r>
        <w:rPr>
          <w:rFonts w:hint="eastAsia"/>
        </w:rPr>
        <w:t>与</w:t>
      </w:r>
      <w:r>
        <w:rPr>
          <w:rFonts w:hint="eastAsia"/>
          <w:b/>
          <w:bCs/>
        </w:rPr>
        <w:t>响应</w:t>
      </w:r>
      <w:r>
        <w:rPr>
          <w:rFonts w:hint="eastAsia"/>
        </w:rPr>
        <w:t>共用一个）</w:t>
      </w:r>
    </w:p>
    <w:p w14:paraId="25D26C0C" w14:textId="77777777" w:rsidR="00933DB0" w:rsidRDefault="008845DE" w:rsidP="003E69E9">
      <w:pPr>
        <w:pStyle w:val="4"/>
      </w:pPr>
      <w:r>
        <w:t>4</w:t>
      </w:r>
      <w:r>
        <w:rPr>
          <w:rFonts w:hint="eastAsia"/>
        </w:rPr>
        <w:t>.13</w:t>
      </w:r>
      <w:r>
        <w:t>.</w:t>
      </w:r>
      <w:r>
        <w:rPr>
          <w:rFonts w:hint="eastAsia"/>
        </w:rPr>
        <w:t xml:space="preserve">2.1 </w:t>
      </w:r>
      <w:r>
        <w:rPr>
          <w:rFonts w:hint="eastAsia"/>
        </w:rPr>
        <w:t>获取设备图片资源信息下发结构体</w:t>
      </w:r>
    </w:p>
    <w:tbl>
      <w:tblPr>
        <w:tblStyle w:val="af4"/>
        <w:tblW w:w="0" w:type="auto"/>
        <w:tblLook w:val="04A0" w:firstRow="1" w:lastRow="0" w:firstColumn="1" w:lastColumn="0" w:noHBand="0" w:noVBand="1"/>
      </w:tblPr>
      <w:tblGrid>
        <w:gridCol w:w="1526"/>
        <w:gridCol w:w="2734"/>
        <w:gridCol w:w="1235"/>
        <w:gridCol w:w="3027"/>
      </w:tblGrid>
      <w:tr w:rsidR="00933DB0" w14:paraId="01B80374" w14:textId="77777777">
        <w:tc>
          <w:tcPr>
            <w:tcW w:w="1526" w:type="dxa"/>
            <w:shd w:val="clear" w:color="auto" w:fill="244061" w:themeFill="accent1" w:themeFillShade="80"/>
          </w:tcPr>
          <w:p w14:paraId="1487E127" w14:textId="77777777" w:rsidR="00933DB0" w:rsidRDefault="008845DE" w:rsidP="003E69E9">
            <w:r>
              <w:rPr>
                <w:rFonts w:hint="eastAsia"/>
              </w:rPr>
              <w:t>消息主题</w:t>
            </w:r>
          </w:p>
        </w:tc>
        <w:tc>
          <w:tcPr>
            <w:tcW w:w="6996" w:type="dxa"/>
            <w:gridSpan w:val="3"/>
            <w:shd w:val="clear" w:color="auto" w:fill="FBD4B4" w:themeFill="accent6" w:themeFillTint="66"/>
          </w:tcPr>
          <w:p w14:paraId="3BD55203" w14:textId="77777777" w:rsidR="00933DB0" w:rsidRDefault="008845DE" w:rsidP="003E69E9">
            <w:r>
              <w:rPr>
                <w:rFonts w:hint="eastAsia"/>
              </w:rPr>
              <w:t>clientid/kalerm/iot/image/resources</w:t>
            </w:r>
          </w:p>
        </w:tc>
      </w:tr>
      <w:tr w:rsidR="00933DB0" w14:paraId="522F1EE9" w14:textId="77777777">
        <w:tc>
          <w:tcPr>
            <w:tcW w:w="1526" w:type="dxa"/>
            <w:shd w:val="clear" w:color="auto" w:fill="244061" w:themeFill="accent1" w:themeFillShade="80"/>
          </w:tcPr>
          <w:p w14:paraId="0B691BC3" w14:textId="77777777" w:rsidR="00933DB0" w:rsidRDefault="008845DE" w:rsidP="003E69E9">
            <w:r>
              <w:rPr>
                <w:rFonts w:hint="eastAsia"/>
              </w:rPr>
              <w:t>订阅者</w:t>
            </w:r>
          </w:p>
        </w:tc>
        <w:tc>
          <w:tcPr>
            <w:tcW w:w="2734" w:type="dxa"/>
          </w:tcPr>
          <w:p w14:paraId="5A5AB82B" w14:textId="77777777" w:rsidR="00933DB0" w:rsidRDefault="008845DE" w:rsidP="003E69E9">
            <w:r>
              <w:rPr>
                <w:rFonts w:hint="eastAsia"/>
              </w:rPr>
              <w:t>咖啡机</w:t>
            </w:r>
          </w:p>
        </w:tc>
        <w:tc>
          <w:tcPr>
            <w:tcW w:w="1235" w:type="dxa"/>
            <w:shd w:val="clear" w:color="auto" w:fill="244061" w:themeFill="accent1" w:themeFillShade="80"/>
          </w:tcPr>
          <w:p w14:paraId="65584085" w14:textId="77777777" w:rsidR="00933DB0" w:rsidRDefault="008845DE" w:rsidP="003E69E9">
            <w:r>
              <w:rPr>
                <w:rFonts w:hint="eastAsia"/>
              </w:rPr>
              <w:t>发布者</w:t>
            </w:r>
          </w:p>
        </w:tc>
        <w:tc>
          <w:tcPr>
            <w:tcW w:w="3027" w:type="dxa"/>
          </w:tcPr>
          <w:p w14:paraId="05B0295A" w14:textId="77777777" w:rsidR="00933DB0" w:rsidRDefault="008845DE" w:rsidP="003E69E9">
            <w:r>
              <w:rPr>
                <w:rFonts w:hint="eastAsia"/>
              </w:rPr>
              <w:t>云平台服务器</w:t>
            </w:r>
          </w:p>
        </w:tc>
      </w:tr>
      <w:tr w:rsidR="00933DB0" w14:paraId="7C4E9D9A" w14:textId="77777777">
        <w:trPr>
          <w:trHeight w:val="956"/>
        </w:trPr>
        <w:tc>
          <w:tcPr>
            <w:tcW w:w="1526" w:type="dxa"/>
            <w:shd w:val="clear" w:color="auto" w:fill="244061" w:themeFill="accent1" w:themeFillShade="80"/>
          </w:tcPr>
          <w:p w14:paraId="74C1B9D7" w14:textId="77777777" w:rsidR="00933DB0" w:rsidRDefault="008845DE" w:rsidP="003E69E9">
            <w:r>
              <w:t>J</w:t>
            </w:r>
            <w:r>
              <w:rPr>
                <w:rFonts w:hint="eastAsia"/>
              </w:rPr>
              <w:t>son</w:t>
            </w:r>
            <w:r>
              <w:rPr>
                <w:rFonts w:hint="eastAsia"/>
              </w:rPr>
              <w:t>格式</w:t>
            </w:r>
          </w:p>
        </w:tc>
        <w:tc>
          <w:tcPr>
            <w:tcW w:w="6996" w:type="dxa"/>
            <w:gridSpan w:val="3"/>
          </w:tcPr>
          <w:p w14:paraId="47036E35" w14:textId="77777777" w:rsidR="00933DB0" w:rsidRDefault="008845DE" w:rsidP="003E69E9">
            <w:r>
              <w:t>{</w:t>
            </w:r>
          </w:p>
          <w:p w14:paraId="69A7BFE4" w14:textId="77777777" w:rsidR="00933DB0" w:rsidRDefault="008845DE" w:rsidP="003E69E9">
            <w:r>
              <w:t>"</w:t>
            </w:r>
            <w:r>
              <w:rPr>
                <w:rFonts w:hint="eastAsia"/>
              </w:rPr>
              <w:t>msgId</w:t>
            </w:r>
            <w:r>
              <w:t>": "45484asd5a4d8a48a4sdads",</w:t>
            </w:r>
          </w:p>
          <w:p w14:paraId="63798975" w14:textId="77777777" w:rsidR="00933DB0" w:rsidRDefault="008845DE" w:rsidP="003E69E9">
            <w:r>
              <w:t>"version": "2.0",</w:t>
            </w:r>
          </w:p>
          <w:p w14:paraId="489B4277" w14:textId="77777777" w:rsidR="00933DB0" w:rsidRDefault="008845DE" w:rsidP="003E69E9">
            <w:r>
              <w:t>"timestamp": "1565499360620",</w:t>
            </w:r>
          </w:p>
          <w:p w14:paraId="0751BDD4" w14:textId="77777777" w:rsidR="00933DB0" w:rsidRDefault="008845DE" w:rsidP="003E69E9">
            <w:r>
              <w:t>"data": {</w:t>
            </w:r>
            <w:r>
              <w:rPr>
                <w:rFonts w:hint="eastAsia"/>
                <w:color w:val="000000" w:themeColor="text1"/>
              </w:rPr>
              <w:tab/>
            </w:r>
            <w:r>
              <w:rPr>
                <w:rFonts w:hint="eastAsia"/>
              </w:rPr>
              <w:t>/*</w:t>
            </w:r>
            <w:r>
              <w:rPr>
                <w:rFonts w:hint="eastAsia"/>
              </w:rPr>
              <w:t>设备序列号</w:t>
            </w:r>
            <w:r>
              <w:rPr>
                <w:rFonts w:hint="eastAsia"/>
              </w:rPr>
              <w:t>*/</w:t>
            </w:r>
          </w:p>
          <w:p w14:paraId="65EC2563" w14:textId="77777777" w:rsidR="00933DB0" w:rsidRDefault="008845DE" w:rsidP="003E69E9">
            <w:r>
              <w:rPr>
                <w:rFonts w:hint="eastAsia"/>
              </w:rPr>
              <w:tab/>
              <w:t>"deviceId":"***(String)"</w:t>
            </w:r>
          </w:p>
          <w:p w14:paraId="2F6329B9" w14:textId="77777777" w:rsidR="00933DB0" w:rsidRDefault="008845DE" w:rsidP="003E69E9">
            <w:r>
              <w:rPr>
                <w:rFonts w:hint="eastAsia"/>
              </w:rPr>
              <w:t>}</w:t>
            </w:r>
          </w:p>
          <w:p w14:paraId="0A44611F" w14:textId="77777777" w:rsidR="00933DB0" w:rsidRDefault="008845DE" w:rsidP="003E69E9">
            <w:r>
              <w:t>}</w:t>
            </w:r>
          </w:p>
        </w:tc>
      </w:tr>
    </w:tbl>
    <w:p w14:paraId="6F0117C0" w14:textId="77777777" w:rsidR="00933DB0" w:rsidRDefault="00933DB0" w:rsidP="003E69E9"/>
    <w:p w14:paraId="17F915DE" w14:textId="77777777" w:rsidR="00933DB0" w:rsidRDefault="008845DE" w:rsidP="003E69E9">
      <w:r>
        <w:rPr>
          <w:rFonts w:hint="eastAsia"/>
          <w:b/>
          <w:bCs/>
        </w:rPr>
        <w:t>PS:</w:t>
      </w:r>
      <w:r>
        <w:rPr>
          <w:rFonts w:hint="eastAsia"/>
        </w:rPr>
        <w:t xml:space="preserve"> </w:t>
      </w:r>
      <w:r>
        <w:rPr>
          <w:rFonts w:hint="eastAsia"/>
        </w:rPr>
        <w:t>设备端响应</w:t>
      </w:r>
      <w:r>
        <w:rPr>
          <w:rFonts w:hint="eastAsia"/>
        </w:rPr>
        <w:t>ACK</w:t>
      </w:r>
    </w:p>
    <w:tbl>
      <w:tblPr>
        <w:tblStyle w:val="af4"/>
        <w:tblW w:w="0" w:type="auto"/>
        <w:tblLook w:val="04A0" w:firstRow="1" w:lastRow="0" w:firstColumn="1" w:lastColumn="0" w:noHBand="0" w:noVBand="1"/>
      </w:tblPr>
      <w:tblGrid>
        <w:gridCol w:w="1526"/>
        <w:gridCol w:w="2734"/>
        <w:gridCol w:w="1235"/>
        <w:gridCol w:w="3027"/>
      </w:tblGrid>
      <w:tr w:rsidR="00933DB0" w14:paraId="0F0D8C40" w14:textId="77777777">
        <w:tc>
          <w:tcPr>
            <w:tcW w:w="1526" w:type="dxa"/>
            <w:shd w:val="clear" w:color="auto" w:fill="244061" w:themeFill="accent1" w:themeFillShade="80"/>
          </w:tcPr>
          <w:p w14:paraId="49C89587" w14:textId="77777777" w:rsidR="00933DB0" w:rsidRDefault="008845DE" w:rsidP="003E69E9">
            <w:r>
              <w:rPr>
                <w:rFonts w:hint="eastAsia"/>
              </w:rPr>
              <w:t>消息主题</w:t>
            </w:r>
          </w:p>
        </w:tc>
        <w:tc>
          <w:tcPr>
            <w:tcW w:w="6996" w:type="dxa"/>
            <w:gridSpan w:val="3"/>
            <w:shd w:val="clear" w:color="auto" w:fill="FBD4B4" w:themeFill="accent6" w:themeFillTint="66"/>
          </w:tcPr>
          <w:p w14:paraId="2F1D3881" w14:textId="77777777" w:rsidR="00933DB0" w:rsidRDefault="008845DE" w:rsidP="003E69E9">
            <w:r>
              <w:rPr>
                <w:rFonts w:hint="eastAsia"/>
              </w:rPr>
              <w:t>report/kalerm/iot/image/resources/clientid</w:t>
            </w:r>
          </w:p>
        </w:tc>
      </w:tr>
      <w:tr w:rsidR="00933DB0" w14:paraId="6BB530B8" w14:textId="77777777">
        <w:tc>
          <w:tcPr>
            <w:tcW w:w="1526" w:type="dxa"/>
            <w:shd w:val="clear" w:color="auto" w:fill="244061" w:themeFill="accent1" w:themeFillShade="80"/>
          </w:tcPr>
          <w:p w14:paraId="15CA2F7F" w14:textId="77777777" w:rsidR="00933DB0" w:rsidRDefault="008845DE" w:rsidP="003E69E9">
            <w:r>
              <w:rPr>
                <w:rFonts w:hint="eastAsia"/>
              </w:rPr>
              <w:t>订阅者</w:t>
            </w:r>
          </w:p>
        </w:tc>
        <w:tc>
          <w:tcPr>
            <w:tcW w:w="2734" w:type="dxa"/>
          </w:tcPr>
          <w:p w14:paraId="088CD01D" w14:textId="77777777" w:rsidR="00933DB0" w:rsidRDefault="008845DE" w:rsidP="003E69E9">
            <w:r>
              <w:rPr>
                <w:rFonts w:hint="eastAsia"/>
              </w:rPr>
              <w:t>云平台服务器</w:t>
            </w:r>
          </w:p>
        </w:tc>
        <w:tc>
          <w:tcPr>
            <w:tcW w:w="1235" w:type="dxa"/>
            <w:shd w:val="clear" w:color="auto" w:fill="244061" w:themeFill="accent1" w:themeFillShade="80"/>
          </w:tcPr>
          <w:p w14:paraId="1D18AC1F" w14:textId="77777777" w:rsidR="00933DB0" w:rsidRDefault="008845DE" w:rsidP="003E69E9">
            <w:r>
              <w:rPr>
                <w:rFonts w:hint="eastAsia"/>
              </w:rPr>
              <w:t>发布者</w:t>
            </w:r>
          </w:p>
        </w:tc>
        <w:tc>
          <w:tcPr>
            <w:tcW w:w="3027" w:type="dxa"/>
          </w:tcPr>
          <w:p w14:paraId="568FF4F5" w14:textId="77777777" w:rsidR="00933DB0" w:rsidRDefault="008845DE" w:rsidP="003E69E9">
            <w:r>
              <w:rPr>
                <w:rFonts w:hint="eastAsia"/>
              </w:rPr>
              <w:t>咖啡机</w:t>
            </w:r>
          </w:p>
        </w:tc>
      </w:tr>
      <w:tr w:rsidR="00933DB0" w14:paraId="4958B41A" w14:textId="77777777">
        <w:trPr>
          <w:trHeight w:val="3006"/>
        </w:trPr>
        <w:tc>
          <w:tcPr>
            <w:tcW w:w="1526" w:type="dxa"/>
            <w:shd w:val="clear" w:color="auto" w:fill="244061" w:themeFill="accent1" w:themeFillShade="80"/>
          </w:tcPr>
          <w:p w14:paraId="211AFB41" w14:textId="77777777" w:rsidR="00933DB0" w:rsidRDefault="008845DE" w:rsidP="003E69E9">
            <w:r>
              <w:t>J</w:t>
            </w:r>
            <w:r>
              <w:rPr>
                <w:rFonts w:hint="eastAsia"/>
              </w:rPr>
              <w:t>son</w:t>
            </w:r>
            <w:r>
              <w:rPr>
                <w:rFonts w:hint="eastAsia"/>
              </w:rPr>
              <w:t>格式</w:t>
            </w:r>
          </w:p>
        </w:tc>
        <w:tc>
          <w:tcPr>
            <w:tcW w:w="6996" w:type="dxa"/>
            <w:gridSpan w:val="3"/>
          </w:tcPr>
          <w:p w14:paraId="2325C28F" w14:textId="77777777" w:rsidR="00933DB0" w:rsidRDefault="008845DE" w:rsidP="003E69E9">
            <w:r>
              <w:t>{</w:t>
            </w:r>
          </w:p>
          <w:p w14:paraId="7AA5A889" w14:textId="77777777" w:rsidR="00933DB0" w:rsidRDefault="008845DE" w:rsidP="003E69E9">
            <w:r>
              <w:t>"</w:t>
            </w:r>
            <w:r>
              <w:rPr>
                <w:rFonts w:hint="eastAsia"/>
              </w:rPr>
              <w:t>msgId</w:t>
            </w:r>
            <w:r>
              <w:t>": "45484asd5a4d8a48a4sdads",</w:t>
            </w:r>
          </w:p>
          <w:p w14:paraId="403F7FA3" w14:textId="77777777" w:rsidR="00933DB0" w:rsidRDefault="008845DE" w:rsidP="003E69E9">
            <w:r>
              <w:t>"version": "2.0",</w:t>
            </w:r>
          </w:p>
          <w:p w14:paraId="5F107165" w14:textId="77777777" w:rsidR="00933DB0" w:rsidRDefault="008845DE" w:rsidP="003E69E9">
            <w:r>
              <w:t>"timestamp": "1565499360620",</w:t>
            </w:r>
          </w:p>
          <w:p w14:paraId="14DB2016" w14:textId="77777777" w:rsidR="00933DB0" w:rsidRDefault="008845DE" w:rsidP="003E69E9">
            <w:r>
              <w:t>"ackCode": "</w:t>
            </w:r>
            <w:r>
              <w:rPr>
                <w:rFonts w:hint="eastAsia"/>
              </w:rPr>
              <w:t>OK</w:t>
            </w:r>
            <w:r>
              <w:t>"</w:t>
            </w:r>
            <w:r>
              <w:rPr>
                <w:rFonts w:hint="eastAsia"/>
              </w:rPr>
              <w:t>,</w:t>
            </w:r>
          </w:p>
          <w:p w14:paraId="356AB127" w14:textId="77777777" w:rsidR="00933DB0" w:rsidRDefault="008845DE" w:rsidP="003E69E9">
            <w:r>
              <w:t>"data": {</w:t>
            </w:r>
          </w:p>
          <w:p w14:paraId="591AF1BE" w14:textId="77777777" w:rsidR="00933DB0" w:rsidRDefault="008845DE" w:rsidP="003E69E9">
            <w:r>
              <w:rPr>
                <w:rFonts w:hint="eastAsia"/>
              </w:rPr>
              <w:t xml:space="preserve">  /*</w:t>
            </w:r>
            <w:r>
              <w:rPr>
                <w:rFonts w:hint="eastAsia"/>
              </w:rPr>
              <w:t>图片资源</w:t>
            </w:r>
            <w:r>
              <w:rPr>
                <w:rFonts w:hint="eastAsia"/>
              </w:rPr>
              <w:t>*/</w:t>
            </w:r>
          </w:p>
          <w:p w14:paraId="79B8F849" w14:textId="77777777" w:rsidR="00933DB0" w:rsidRDefault="008845DE" w:rsidP="003E69E9">
            <w:pPr>
              <w:rPr>
                <w:rFonts w:ascii="Consolas" w:hAnsi="Consolas" w:cs="Consolas"/>
                <w:color w:val="000000" w:themeColor="text1"/>
                <w:kern w:val="0"/>
                <w:sz w:val="20"/>
                <w:szCs w:val="20"/>
              </w:rPr>
            </w:pPr>
            <w:r>
              <w:rPr>
                <w:rFonts w:ascii="Consolas" w:hAnsi="Consolas" w:cs="Consolas"/>
                <w:color w:val="000000" w:themeColor="text1"/>
                <w:kern w:val="0"/>
                <w:sz w:val="20"/>
                <w:szCs w:val="20"/>
              </w:rPr>
              <w:t>"</w:t>
            </w:r>
            <w:r>
              <w:rPr>
                <w:rFonts w:hint="eastAsia"/>
              </w:rPr>
              <w:t>resources</w:t>
            </w:r>
            <w:r>
              <w:rPr>
                <w:rFonts w:ascii="Consolas" w:hAnsi="Consolas" w:cs="Consolas"/>
                <w:color w:val="000000" w:themeColor="text1"/>
                <w:kern w:val="0"/>
                <w:sz w:val="20"/>
                <w:szCs w:val="20"/>
              </w:rPr>
              <w:t>":</w:t>
            </w:r>
            <w:r>
              <w:rPr>
                <w:rFonts w:ascii="Consolas" w:hAnsi="Consolas" w:cs="Consolas" w:hint="eastAsia"/>
                <w:color w:val="000000" w:themeColor="text1"/>
                <w:kern w:val="0"/>
                <w:sz w:val="20"/>
                <w:szCs w:val="20"/>
              </w:rPr>
              <w:t>[</w:t>
            </w:r>
            <w:r>
              <w:rPr>
                <w:rFonts w:ascii="Consolas" w:hAnsi="Consolas" w:cs="Consolas" w:hint="eastAsia"/>
                <w:color w:val="000000" w:themeColor="text1"/>
                <w:sz w:val="20"/>
                <w:szCs w:val="20"/>
              </w:rPr>
              <w:t>"</w:t>
            </w:r>
            <w:r>
              <w:rPr>
                <w:rFonts w:hint="eastAsia"/>
              </w:rPr>
              <w:t>/k95/mT6KfZ8M3G.png</w:t>
            </w:r>
            <w:r>
              <w:rPr>
                <w:rFonts w:ascii="Consolas" w:hAnsi="Consolas" w:cs="Consolas" w:hint="eastAsia"/>
                <w:color w:val="000000" w:themeColor="text1"/>
                <w:sz w:val="20"/>
                <w:szCs w:val="20"/>
              </w:rPr>
              <w:t>","</w:t>
            </w:r>
            <w:r>
              <w:rPr>
                <w:rFonts w:hint="eastAsia"/>
              </w:rPr>
              <w:t>/k95/PbcShiBpnY.jpg</w:t>
            </w:r>
            <w:r>
              <w:rPr>
                <w:rFonts w:ascii="Consolas" w:hAnsi="Consolas" w:cs="Consolas" w:hint="eastAsia"/>
                <w:color w:val="000000" w:themeColor="text1"/>
                <w:sz w:val="20"/>
                <w:szCs w:val="20"/>
              </w:rPr>
              <w:t>",</w:t>
            </w:r>
          </w:p>
          <w:p w14:paraId="481A08CC" w14:textId="77777777" w:rsidR="00933DB0" w:rsidRDefault="008845DE" w:rsidP="003E69E9">
            <w:r>
              <w:rPr>
                <w:rFonts w:hint="eastAsia"/>
              </w:rPr>
              <w:t xml:space="preserve">  </w:t>
            </w:r>
            <w:r>
              <w:rPr>
                <w:rFonts w:hint="eastAsia"/>
              </w:rPr>
              <w:t>……</w:t>
            </w:r>
          </w:p>
          <w:p w14:paraId="29D052C0" w14:textId="77777777" w:rsidR="00933DB0" w:rsidRDefault="008845DE" w:rsidP="003E69E9">
            <w:r>
              <w:rPr>
                <w:rFonts w:hint="eastAsia"/>
              </w:rPr>
              <w:t>]</w:t>
            </w:r>
          </w:p>
          <w:p w14:paraId="38036505" w14:textId="77777777" w:rsidR="00933DB0" w:rsidRDefault="008845DE" w:rsidP="003E69E9">
            <w:r>
              <w:rPr>
                <w:rFonts w:hint="eastAsia"/>
              </w:rPr>
              <w:t>}</w:t>
            </w:r>
          </w:p>
          <w:p w14:paraId="75473F6A" w14:textId="77777777" w:rsidR="00933DB0" w:rsidRDefault="008845DE" w:rsidP="003E69E9">
            <w:r>
              <w:t>}</w:t>
            </w:r>
          </w:p>
        </w:tc>
      </w:tr>
    </w:tbl>
    <w:p w14:paraId="6B02272E" w14:textId="77777777" w:rsidR="00933DB0" w:rsidRDefault="008845DE" w:rsidP="003E69E9">
      <w:pPr>
        <w:pStyle w:val="2"/>
      </w:pPr>
      <w:r>
        <w:t>4</w:t>
      </w:r>
      <w:r>
        <w:rPr>
          <w:rFonts w:hint="eastAsia"/>
        </w:rPr>
        <w:t>.1</w:t>
      </w:r>
      <w:r>
        <w:t>4</w:t>
      </w:r>
      <w:r>
        <w:rPr>
          <w:rFonts w:hint="eastAsia"/>
        </w:rPr>
        <w:t xml:space="preserve"> </w:t>
      </w:r>
      <w:r>
        <w:rPr>
          <w:rFonts w:hint="eastAsia"/>
        </w:rPr>
        <w:t>上传设备本地日志消息</w:t>
      </w:r>
    </w:p>
    <w:p w14:paraId="4CA5F277" w14:textId="77777777" w:rsidR="00933DB0" w:rsidRDefault="008845DE" w:rsidP="003E69E9">
      <w:r>
        <w:rPr>
          <w:rFonts w:hint="eastAsia"/>
        </w:rPr>
        <w:t>主要解决用户设备出现问题，需要通过用户本地日志来查明出现问题原因的时候，用户不方便操作的情况；</w:t>
      </w:r>
    </w:p>
    <w:p w14:paraId="1553A8A8" w14:textId="77777777" w:rsidR="00933DB0" w:rsidRDefault="008845DE" w:rsidP="003E69E9">
      <w:pPr>
        <w:pStyle w:val="3"/>
      </w:pPr>
      <w:r>
        <w:rPr>
          <w:rFonts w:hint="eastAsia"/>
        </w:rPr>
        <w:t>4.1</w:t>
      </w:r>
      <w:r>
        <w:t>4</w:t>
      </w:r>
      <w:r>
        <w:rPr>
          <w:rFonts w:hint="eastAsia"/>
        </w:rPr>
        <w:t xml:space="preserve">.1 </w:t>
      </w:r>
      <w:r>
        <w:rPr>
          <w:rFonts w:hint="eastAsia"/>
        </w:rPr>
        <w:t>消息格式</w:t>
      </w:r>
    </w:p>
    <w:p w14:paraId="4579FE50" w14:textId="77777777" w:rsidR="00933DB0" w:rsidRDefault="008845DE" w:rsidP="003E69E9">
      <w:r>
        <w:rPr>
          <w:rFonts w:hint="eastAsia"/>
        </w:rPr>
        <w:t>云平台没有开发此项功能，需使用</w:t>
      </w:r>
      <w:r>
        <w:rPr>
          <w:rFonts w:hint="eastAsia"/>
        </w:rPr>
        <w:t>mqtt</w:t>
      </w:r>
      <w:r>
        <w:rPr>
          <w:rFonts w:hint="eastAsia"/>
        </w:rPr>
        <w:t>客户端把数据推送给设备端</w:t>
      </w:r>
    </w:p>
    <w:p w14:paraId="741E0F43" w14:textId="77777777" w:rsidR="00933DB0" w:rsidRDefault="008845DE" w:rsidP="003E69E9">
      <w:r>
        <w:rPr>
          <w:rFonts w:hint="eastAsia"/>
        </w:rPr>
        <w:t>设备端根据下发参数把对应的日志文件上传到云平台。云平台存储路径</w:t>
      </w:r>
      <w:r>
        <w:rPr>
          <w:rFonts w:hint="eastAsia"/>
        </w:rPr>
        <w:t>android</w:t>
      </w:r>
      <w:r>
        <w:t>-log/x/</w:t>
      </w:r>
      <w:r>
        <w:br/>
      </w:r>
      <w:r>
        <w:tab/>
      </w:r>
      <w:r>
        <w:rPr>
          <w:rFonts w:hint="eastAsia"/>
        </w:rPr>
        <w:t>文件格式是</w:t>
      </w:r>
      <w:r>
        <w:rPr>
          <w:rFonts w:hint="eastAsia"/>
        </w:rPr>
        <w:t>SN</w:t>
      </w:r>
      <w:r>
        <w:t>_ yyyy-MM-dd_HHmmss.zip</w:t>
      </w:r>
    </w:p>
    <w:p w14:paraId="403C7321" w14:textId="77777777" w:rsidR="00933DB0" w:rsidRDefault="008845DE" w:rsidP="003E69E9">
      <w:pPr>
        <w:pStyle w:val="4"/>
      </w:pPr>
      <w:r>
        <w:t>4</w:t>
      </w:r>
      <w:r>
        <w:rPr>
          <w:rFonts w:hint="eastAsia"/>
        </w:rPr>
        <w:t>.1</w:t>
      </w:r>
      <w:r>
        <w:t>4.1</w:t>
      </w:r>
      <w:r>
        <w:rPr>
          <w:rFonts w:hint="eastAsia"/>
        </w:rPr>
        <w:t>.1 mqtt</w:t>
      </w:r>
      <w:r>
        <w:rPr>
          <w:rFonts w:hint="eastAsia"/>
        </w:rPr>
        <w:t>客户端下发设备端数据结构体</w:t>
      </w:r>
    </w:p>
    <w:tbl>
      <w:tblPr>
        <w:tblStyle w:val="af4"/>
        <w:tblW w:w="0" w:type="auto"/>
        <w:tblLook w:val="04A0" w:firstRow="1" w:lastRow="0" w:firstColumn="1" w:lastColumn="0" w:noHBand="0" w:noVBand="1"/>
      </w:tblPr>
      <w:tblGrid>
        <w:gridCol w:w="1526"/>
        <w:gridCol w:w="2734"/>
        <w:gridCol w:w="1235"/>
        <w:gridCol w:w="3027"/>
      </w:tblGrid>
      <w:tr w:rsidR="00933DB0" w14:paraId="0C91BB22" w14:textId="77777777">
        <w:tc>
          <w:tcPr>
            <w:tcW w:w="1526" w:type="dxa"/>
            <w:shd w:val="clear" w:color="auto" w:fill="244061" w:themeFill="accent1" w:themeFillShade="80"/>
          </w:tcPr>
          <w:p w14:paraId="6A198124" w14:textId="77777777" w:rsidR="00933DB0" w:rsidRDefault="008845DE" w:rsidP="003E69E9">
            <w:r>
              <w:rPr>
                <w:rFonts w:hint="eastAsia"/>
              </w:rPr>
              <w:t>消息主题</w:t>
            </w:r>
          </w:p>
        </w:tc>
        <w:tc>
          <w:tcPr>
            <w:tcW w:w="6996" w:type="dxa"/>
            <w:gridSpan w:val="3"/>
            <w:shd w:val="clear" w:color="auto" w:fill="FBD4B4" w:themeFill="accent6" w:themeFillTint="66"/>
          </w:tcPr>
          <w:p w14:paraId="6F7C3F35" w14:textId="77777777" w:rsidR="00933DB0" w:rsidRDefault="008845DE" w:rsidP="003E69E9">
            <w:r>
              <w:rPr>
                <w:rFonts w:hint="eastAsia"/>
              </w:rPr>
              <w:t>clientid</w:t>
            </w:r>
            <w:r>
              <w:t>/kalerm/iot/command/upload/log</w:t>
            </w:r>
          </w:p>
        </w:tc>
      </w:tr>
      <w:tr w:rsidR="00933DB0" w14:paraId="24861251" w14:textId="77777777">
        <w:tc>
          <w:tcPr>
            <w:tcW w:w="1526" w:type="dxa"/>
            <w:shd w:val="clear" w:color="auto" w:fill="244061" w:themeFill="accent1" w:themeFillShade="80"/>
          </w:tcPr>
          <w:p w14:paraId="4DC4C9F6" w14:textId="77777777" w:rsidR="00933DB0" w:rsidRDefault="008845DE" w:rsidP="003E69E9">
            <w:r>
              <w:rPr>
                <w:rFonts w:hint="eastAsia"/>
              </w:rPr>
              <w:t>订阅者</w:t>
            </w:r>
          </w:p>
        </w:tc>
        <w:tc>
          <w:tcPr>
            <w:tcW w:w="2734" w:type="dxa"/>
          </w:tcPr>
          <w:p w14:paraId="1184CE91" w14:textId="77777777" w:rsidR="00933DB0" w:rsidRDefault="008845DE" w:rsidP="003E69E9">
            <w:r>
              <w:rPr>
                <w:rFonts w:hint="eastAsia"/>
              </w:rPr>
              <w:t>云平台服务器</w:t>
            </w:r>
          </w:p>
        </w:tc>
        <w:tc>
          <w:tcPr>
            <w:tcW w:w="1235" w:type="dxa"/>
            <w:shd w:val="clear" w:color="auto" w:fill="244061" w:themeFill="accent1" w:themeFillShade="80"/>
          </w:tcPr>
          <w:p w14:paraId="2EF54F3E" w14:textId="77777777" w:rsidR="00933DB0" w:rsidRDefault="008845DE" w:rsidP="003E69E9">
            <w:r>
              <w:rPr>
                <w:rFonts w:hint="eastAsia"/>
              </w:rPr>
              <w:t>发布者</w:t>
            </w:r>
          </w:p>
        </w:tc>
        <w:tc>
          <w:tcPr>
            <w:tcW w:w="3027" w:type="dxa"/>
          </w:tcPr>
          <w:p w14:paraId="13EDCAB4" w14:textId="77777777" w:rsidR="00933DB0" w:rsidRDefault="008845DE" w:rsidP="003E69E9">
            <w:r>
              <w:rPr>
                <w:rFonts w:hint="eastAsia"/>
              </w:rPr>
              <w:t>咖啡机</w:t>
            </w:r>
          </w:p>
        </w:tc>
      </w:tr>
      <w:tr w:rsidR="00933DB0" w14:paraId="5333B008" w14:textId="77777777">
        <w:trPr>
          <w:trHeight w:val="956"/>
        </w:trPr>
        <w:tc>
          <w:tcPr>
            <w:tcW w:w="1526" w:type="dxa"/>
            <w:shd w:val="clear" w:color="auto" w:fill="244061" w:themeFill="accent1" w:themeFillShade="80"/>
          </w:tcPr>
          <w:p w14:paraId="4679665F" w14:textId="77777777" w:rsidR="00933DB0" w:rsidRDefault="008845DE" w:rsidP="003E69E9">
            <w:r>
              <w:t>J</w:t>
            </w:r>
            <w:r>
              <w:rPr>
                <w:rFonts w:hint="eastAsia"/>
              </w:rPr>
              <w:t>son</w:t>
            </w:r>
            <w:r>
              <w:rPr>
                <w:rFonts w:hint="eastAsia"/>
              </w:rPr>
              <w:t>格式</w:t>
            </w:r>
          </w:p>
        </w:tc>
        <w:tc>
          <w:tcPr>
            <w:tcW w:w="6996" w:type="dxa"/>
            <w:gridSpan w:val="3"/>
          </w:tcPr>
          <w:p w14:paraId="3A592626" w14:textId="77777777" w:rsidR="00933DB0" w:rsidRDefault="008845DE" w:rsidP="003E69E9">
            <w:r>
              <w:t>{</w:t>
            </w:r>
          </w:p>
          <w:p w14:paraId="09195F44" w14:textId="77777777" w:rsidR="00933DB0" w:rsidRDefault="008845DE" w:rsidP="003E69E9">
            <w:r>
              <w:t>"</w:t>
            </w:r>
            <w:r>
              <w:rPr>
                <w:rFonts w:hint="eastAsia"/>
              </w:rPr>
              <w:t>msgId</w:t>
            </w:r>
            <w:r>
              <w:t>": "45484asd5a4d8a48a4sdads",</w:t>
            </w:r>
          </w:p>
          <w:p w14:paraId="2D6876EA" w14:textId="77777777" w:rsidR="00933DB0" w:rsidRDefault="008845DE" w:rsidP="003E69E9">
            <w:r>
              <w:t>"version": "2.0",</w:t>
            </w:r>
          </w:p>
          <w:p w14:paraId="1BA6C63A" w14:textId="77777777" w:rsidR="00933DB0" w:rsidRDefault="008845DE" w:rsidP="003E69E9">
            <w:r>
              <w:t>"timestamp": "1565499360620",</w:t>
            </w:r>
          </w:p>
          <w:p w14:paraId="680F6307" w14:textId="77777777" w:rsidR="00933DB0" w:rsidRDefault="008845DE" w:rsidP="003E69E9">
            <w:pPr>
              <w:rPr>
                <w:rFonts w:ascii="Consolas" w:hAnsi="Consolas" w:cs="Consolas"/>
                <w:color w:val="000000" w:themeColor="text1"/>
                <w:kern w:val="0"/>
                <w:sz w:val="20"/>
                <w:szCs w:val="20"/>
              </w:rPr>
            </w:pPr>
            <w:r>
              <w:t>"data": {</w:t>
            </w:r>
          </w:p>
          <w:p w14:paraId="3156FA15" w14:textId="77777777" w:rsidR="00933DB0" w:rsidRDefault="008845DE" w:rsidP="003E69E9">
            <w:pPr>
              <w:rPr>
                <w:color w:val="000000" w:themeColor="text1"/>
              </w:rPr>
            </w:pPr>
            <w:r>
              <w:rPr>
                <w:rFonts w:hint="eastAsia"/>
                <w:color w:val="000000" w:themeColor="text1"/>
              </w:rPr>
              <w:t xml:space="preserve">  </w:t>
            </w:r>
            <w:r>
              <w:rPr>
                <w:rFonts w:hint="eastAsia"/>
              </w:rPr>
              <w:t xml:space="preserve">  </w:t>
            </w:r>
            <w:r>
              <w:t>/* * </w:t>
            </w:r>
            <w:r>
              <w:t>上传</w:t>
            </w:r>
            <w:r>
              <w:t>log</w:t>
            </w:r>
            <w:r>
              <w:t>文件的参数含义：</w:t>
            </w:r>
            <w:r>
              <w:br/>
              <w:t>            * -3</w:t>
            </w:r>
            <w:r>
              <w:t>仅</w:t>
            </w:r>
            <w:r>
              <w:t>DB</w:t>
            </w:r>
            <w:r>
              <w:br/>
              <w:t>            * -2</w:t>
            </w:r>
            <w:r>
              <w:t>全部日志</w:t>
            </w:r>
            <w:r>
              <w:t>+db</w:t>
            </w:r>
            <w:r>
              <w:br/>
              <w:t>            * -1</w:t>
            </w:r>
            <w:r>
              <w:t>全部日志</w:t>
            </w:r>
            <w:r>
              <w:br/>
              <w:t>            * 0</w:t>
            </w:r>
            <w:r>
              <w:t>当天</w:t>
            </w:r>
            <w:r>
              <w:br/>
              <w:t>            * 1</w:t>
            </w:r>
            <w:r>
              <w:t>前一天</w:t>
            </w:r>
            <w:r>
              <w:br/>
              <w:t>            * </w:t>
            </w:r>
            <w:r>
              <w:t>正数以此类推</w:t>
            </w:r>
            <w:r>
              <w:t>*/</w:t>
            </w:r>
          </w:p>
          <w:p w14:paraId="70C4B8BD" w14:textId="77777777" w:rsidR="00933DB0" w:rsidRDefault="008845DE" w:rsidP="003E69E9">
            <w:pPr>
              <w:rPr>
                <w:rFonts w:ascii="Consolas" w:hAnsi="Consolas" w:cs="Consolas"/>
                <w:color w:val="000000" w:themeColor="text1"/>
                <w:kern w:val="0"/>
                <w:sz w:val="20"/>
                <w:szCs w:val="20"/>
              </w:rPr>
            </w:pPr>
            <w:r>
              <w:rPr>
                <w:rFonts w:ascii="Consolas" w:hAnsi="Consolas" w:cs="Consolas"/>
                <w:color w:val="2A00FF"/>
                <w:kern w:val="0"/>
                <w:sz w:val="20"/>
                <w:szCs w:val="20"/>
              </w:rPr>
              <w:tab/>
            </w:r>
            <w:r>
              <w:t> "log":”1(int)”,</w:t>
            </w:r>
            <w:r>
              <w:br/>
              <w:t>          "param":{</w:t>
            </w:r>
            <w:r>
              <w:br/>
              <w:t>      </w:t>
            </w:r>
            <w:r>
              <w:br/>
              <w:t>            }</w:t>
            </w:r>
          </w:p>
          <w:p w14:paraId="45F024F1" w14:textId="77777777" w:rsidR="00933DB0" w:rsidRDefault="008845DE" w:rsidP="003E69E9">
            <w:r>
              <w:rPr>
                <w:rFonts w:hint="eastAsia"/>
              </w:rPr>
              <w:t>}</w:t>
            </w:r>
          </w:p>
          <w:p w14:paraId="28C61C2D" w14:textId="77777777" w:rsidR="00933DB0" w:rsidRDefault="008845DE" w:rsidP="003E69E9">
            <w:r>
              <w:t>}</w:t>
            </w:r>
          </w:p>
        </w:tc>
      </w:tr>
      <w:tr w:rsidR="00933DB0" w14:paraId="63D549FE" w14:textId="77777777">
        <w:trPr>
          <w:trHeight w:val="956"/>
        </w:trPr>
        <w:tc>
          <w:tcPr>
            <w:tcW w:w="1526" w:type="dxa"/>
            <w:shd w:val="clear" w:color="auto" w:fill="244061" w:themeFill="accent1" w:themeFillShade="80"/>
          </w:tcPr>
          <w:p w14:paraId="00F4F9E7" w14:textId="77777777" w:rsidR="00933DB0" w:rsidRDefault="00933DB0" w:rsidP="003E69E9"/>
        </w:tc>
        <w:tc>
          <w:tcPr>
            <w:tcW w:w="6996" w:type="dxa"/>
            <w:gridSpan w:val="3"/>
          </w:tcPr>
          <w:p w14:paraId="5123C1F9" w14:textId="77777777" w:rsidR="00933DB0" w:rsidRDefault="00933DB0" w:rsidP="003E69E9"/>
        </w:tc>
      </w:tr>
    </w:tbl>
    <w:p w14:paraId="08848718" w14:textId="77777777" w:rsidR="00933DB0" w:rsidRDefault="00933DB0" w:rsidP="003E69E9"/>
    <w:p w14:paraId="5F3F53D2" w14:textId="77777777" w:rsidR="00933DB0" w:rsidRDefault="00933DB0" w:rsidP="003E69E9"/>
    <w:p w14:paraId="1B7F90A8" w14:textId="77777777" w:rsidR="00933DB0" w:rsidRDefault="008845DE" w:rsidP="003E69E9">
      <w:pPr>
        <w:pStyle w:val="2"/>
      </w:pPr>
      <w:r>
        <w:rPr>
          <w:rFonts w:hint="eastAsia"/>
        </w:rPr>
        <w:t xml:space="preserve">4.15 </w:t>
      </w:r>
      <w:r>
        <w:rPr>
          <w:rFonts w:hint="eastAsia"/>
        </w:rPr>
        <w:t>资源链接更新消息</w:t>
      </w:r>
    </w:p>
    <w:p w14:paraId="07DD500E" w14:textId="77777777" w:rsidR="00933DB0" w:rsidRDefault="008845DE" w:rsidP="003E69E9">
      <w:r>
        <w:rPr>
          <w:rFonts w:hint="eastAsia"/>
        </w:rPr>
        <w:t>主要解决云平台下发资源到设备上，设备非正常状态导致根据资源链接下载失败后，待机器恢复正常再次进行尝试下载时，链接已失效问题。</w:t>
      </w:r>
    </w:p>
    <w:p w14:paraId="5054E674" w14:textId="77777777" w:rsidR="00933DB0" w:rsidRDefault="00933DB0" w:rsidP="003E69E9"/>
    <w:p w14:paraId="6419C0E9" w14:textId="77777777" w:rsidR="00933DB0" w:rsidRDefault="008845DE" w:rsidP="003E69E9">
      <w:pPr>
        <w:pStyle w:val="3"/>
      </w:pPr>
      <w:r>
        <w:rPr>
          <w:rFonts w:hint="eastAsia"/>
        </w:rPr>
        <w:t xml:space="preserve">4.15.1 </w:t>
      </w:r>
      <w:r>
        <w:rPr>
          <w:rFonts w:hint="eastAsia"/>
        </w:rPr>
        <w:t>消息格式</w:t>
      </w:r>
    </w:p>
    <w:p w14:paraId="4B0AA381" w14:textId="77777777" w:rsidR="00933DB0" w:rsidRDefault="008845DE" w:rsidP="003E69E9">
      <w:r>
        <w:rPr>
          <w:rFonts w:hint="eastAsia"/>
          <w:b/>
          <w:bCs/>
        </w:rPr>
        <w:t>描述：</w:t>
      </w:r>
      <w:r>
        <w:rPr>
          <w:rFonts w:hint="eastAsia"/>
        </w:rPr>
        <w:t>机器向云平台上报机器下载失败的资源信息</w:t>
      </w:r>
      <w:r>
        <w:rPr>
          <w:rFonts w:hint="eastAsia"/>
        </w:rPr>
        <w:t>(</w:t>
      </w:r>
      <w:r>
        <w:rPr>
          <w:rFonts w:hint="eastAsia"/>
        </w:rPr>
        <w:t>涉及：广告、饮品图标和</w:t>
      </w:r>
      <w:r>
        <w:rPr>
          <w:rFonts w:hint="eastAsia"/>
        </w:rPr>
        <w:t>logo)</w:t>
      </w:r>
    </w:p>
    <w:p w14:paraId="722F652D" w14:textId="77777777" w:rsidR="00933DB0" w:rsidRDefault="008845DE" w:rsidP="003E69E9">
      <w:pPr>
        <w:pStyle w:val="4"/>
      </w:pPr>
      <w:r>
        <w:t>4</w:t>
      </w:r>
      <w:r>
        <w:rPr>
          <w:rFonts w:hint="eastAsia"/>
        </w:rPr>
        <w:t>.15</w:t>
      </w:r>
      <w:r>
        <w:t>.1</w:t>
      </w:r>
      <w:r>
        <w:rPr>
          <w:rFonts w:hint="eastAsia"/>
        </w:rPr>
        <w:t xml:space="preserve">.1 </w:t>
      </w:r>
      <w:r>
        <w:rPr>
          <w:rFonts w:hint="eastAsia"/>
        </w:rPr>
        <w:t>设备资源下载失败上报结构体</w:t>
      </w:r>
    </w:p>
    <w:tbl>
      <w:tblPr>
        <w:tblStyle w:val="af4"/>
        <w:tblW w:w="0" w:type="auto"/>
        <w:tblLook w:val="04A0" w:firstRow="1" w:lastRow="0" w:firstColumn="1" w:lastColumn="0" w:noHBand="0" w:noVBand="1"/>
      </w:tblPr>
      <w:tblGrid>
        <w:gridCol w:w="1526"/>
        <w:gridCol w:w="2734"/>
        <w:gridCol w:w="1235"/>
        <w:gridCol w:w="3027"/>
      </w:tblGrid>
      <w:tr w:rsidR="00933DB0" w14:paraId="44D78691" w14:textId="77777777">
        <w:tc>
          <w:tcPr>
            <w:tcW w:w="1526" w:type="dxa"/>
            <w:shd w:val="clear" w:color="auto" w:fill="244061" w:themeFill="accent1" w:themeFillShade="80"/>
          </w:tcPr>
          <w:p w14:paraId="1F495CF8" w14:textId="77777777" w:rsidR="00933DB0" w:rsidRDefault="008845DE" w:rsidP="003E69E9">
            <w:r>
              <w:rPr>
                <w:rFonts w:hint="eastAsia"/>
              </w:rPr>
              <w:t>消息主题</w:t>
            </w:r>
          </w:p>
        </w:tc>
        <w:tc>
          <w:tcPr>
            <w:tcW w:w="6996" w:type="dxa"/>
            <w:gridSpan w:val="3"/>
            <w:shd w:val="clear" w:color="auto" w:fill="FBD4B4" w:themeFill="accent6" w:themeFillTint="66"/>
          </w:tcPr>
          <w:p w14:paraId="5C80660A" w14:textId="77777777" w:rsidR="00933DB0" w:rsidRDefault="008845DE" w:rsidP="003E69E9">
            <w:r>
              <w:rPr>
                <w:rFonts w:hint="eastAsia"/>
              </w:rPr>
              <w:t>report/kalerm/iot/device/resource/fail/clientid</w:t>
            </w:r>
          </w:p>
        </w:tc>
      </w:tr>
      <w:tr w:rsidR="00933DB0" w14:paraId="33C81233" w14:textId="77777777">
        <w:tc>
          <w:tcPr>
            <w:tcW w:w="1526" w:type="dxa"/>
            <w:shd w:val="clear" w:color="auto" w:fill="244061" w:themeFill="accent1" w:themeFillShade="80"/>
          </w:tcPr>
          <w:p w14:paraId="1B5248F6" w14:textId="77777777" w:rsidR="00933DB0" w:rsidRDefault="008845DE" w:rsidP="003E69E9">
            <w:r>
              <w:rPr>
                <w:rFonts w:hint="eastAsia"/>
              </w:rPr>
              <w:t>订阅者</w:t>
            </w:r>
          </w:p>
        </w:tc>
        <w:tc>
          <w:tcPr>
            <w:tcW w:w="2734" w:type="dxa"/>
          </w:tcPr>
          <w:p w14:paraId="3EC5C881" w14:textId="77777777" w:rsidR="00933DB0" w:rsidRDefault="008845DE" w:rsidP="003E69E9">
            <w:r>
              <w:rPr>
                <w:rFonts w:hint="eastAsia"/>
              </w:rPr>
              <w:t>云平台服务器</w:t>
            </w:r>
          </w:p>
        </w:tc>
        <w:tc>
          <w:tcPr>
            <w:tcW w:w="1235" w:type="dxa"/>
            <w:shd w:val="clear" w:color="auto" w:fill="244061" w:themeFill="accent1" w:themeFillShade="80"/>
          </w:tcPr>
          <w:p w14:paraId="44A9CD1D" w14:textId="77777777" w:rsidR="00933DB0" w:rsidRDefault="008845DE" w:rsidP="003E69E9">
            <w:r>
              <w:rPr>
                <w:rFonts w:hint="eastAsia"/>
              </w:rPr>
              <w:t>发布者</w:t>
            </w:r>
          </w:p>
        </w:tc>
        <w:tc>
          <w:tcPr>
            <w:tcW w:w="3027" w:type="dxa"/>
          </w:tcPr>
          <w:p w14:paraId="412E999E" w14:textId="77777777" w:rsidR="00933DB0" w:rsidRDefault="008845DE" w:rsidP="003E69E9">
            <w:r>
              <w:rPr>
                <w:rFonts w:hint="eastAsia"/>
              </w:rPr>
              <w:t>咖啡机</w:t>
            </w:r>
          </w:p>
        </w:tc>
      </w:tr>
      <w:tr w:rsidR="00933DB0" w14:paraId="3A8E06B3" w14:textId="77777777">
        <w:trPr>
          <w:trHeight w:val="956"/>
        </w:trPr>
        <w:tc>
          <w:tcPr>
            <w:tcW w:w="1526" w:type="dxa"/>
            <w:shd w:val="clear" w:color="auto" w:fill="244061" w:themeFill="accent1" w:themeFillShade="80"/>
          </w:tcPr>
          <w:p w14:paraId="1D6EF32A" w14:textId="77777777" w:rsidR="00933DB0" w:rsidRDefault="008845DE" w:rsidP="003E69E9">
            <w:r>
              <w:t>J</w:t>
            </w:r>
            <w:r>
              <w:rPr>
                <w:rFonts w:hint="eastAsia"/>
              </w:rPr>
              <w:t>son</w:t>
            </w:r>
            <w:r>
              <w:rPr>
                <w:rFonts w:hint="eastAsia"/>
              </w:rPr>
              <w:t>格式</w:t>
            </w:r>
          </w:p>
        </w:tc>
        <w:tc>
          <w:tcPr>
            <w:tcW w:w="6996" w:type="dxa"/>
            <w:gridSpan w:val="3"/>
          </w:tcPr>
          <w:p w14:paraId="4473546B" w14:textId="77777777" w:rsidR="00933DB0" w:rsidRDefault="008845DE" w:rsidP="003E69E9">
            <w:r>
              <w:t>{</w:t>
            </w:r>
          </w:p>
          <w:p w14:paraId="177A75A0" w14:textId="77777777" w:rsidR="00933DB0" w:rsidRDefault="008845DE" w:rsidP="003E69E9">
            <w:r>
              <w:t>"</w:t>
            </w:r>
            <w:r>
              <w:rPr>
                <w:rFonts w:hint="eastAsia"/>
              </w:rPr>
              <w:t>msgId</w:t>
            </w:r>
            <w:r>
              <w:t>": "45484asd5a4d8a48a4sdads",</w:t>
            </w:r>
          </w:p>
          <w:p w14:paraId="4FFF2C0D" w14:textId="77777777" w:rsidR="00933DB0" w:rsidRDefault="008845DE" w:rsidP="003E69E9">
            <w:r>
              <w:t>"version": "2.0",</w:t>
            </w:r>
          </w:p>
          <w:p w14:paraId="0B49E005" w14:textId="77777777" w:rsidR="00933DB0" w:rsidRDefault="008845DE" w:rsidP="003E69E9">
            <w:r>
              <w:t>"timestamp": "1565499360620",</w:t>
            </w:r>
          </w:p>
          <w:p w14:paraId="2C23C582" w14:textId="77777777" w:rsidR="00933DB0" w:rsidRDefault="008845DE" w:rsidP="003E69E9">
            <w:pPr>
              <w:rPr>
                <w:rFonts w:ascii="Consolas" w:hAnsi="Consolas" w:cs="Consolas"/>
                <w:color w:val="000000" w:themeColor="text1"/>
                <w:kern w:val="0"/>
                <w:sz w:val="20"/>
                <w:szCs w:val="20"/>
              </w:rPr>
            </w:pPr>
            <w:r>
              <w:t>"data": {</w:t>
            </w:r>
          </w:p>
          <w:p w14:paraId="735CCDB6" w14:textId="77777777" w:rsidR="00933DB0" w:rsidRDefault="008845DE" w:rsidP="003E69E9">
            <w:r>
              <w:t>/</w:t>
            </w:r>
            <w:r>
              <w:rPr>
                <w:rFonts w:hint="eastAsia"/>
              </w:rPr>
              <w:t>/</w:t>
            </w:r>
            <w:r>
              <w:rPr>
                <w:rFonts w:hint="eastAsia"/>
              </w:rPr>
              <w:t>失效的资源地址（资源名称在云平台是唯一的）</w:t>
            </w:r>
          </w:p>
          <w:p w14:paraId="4A4CB5E1" w14:textId="77777777" w:rsidR="00933DB0" w:rsidRDefault="008845DE" w:rsidP="003E69E9">
            <w:r>
              <w:rPr>
                <w:rFonts w:hint="eastAsia"/>
              </w:rPr>
              <w:t xml:space="preserve">      </w:t>
            </w:r>
            <w:r>
              <w:t>"</w:t>
            </w:r>
            <w:r>
              <w:rPr>
                <w:rFonts w:hint="eastAsia"/>
              </w:rPr>
              <w:t>resourceFail</w:t>
            </w:r>
            <w:r>
              <w:t>":</w:t>
            </w:r>
            <w:r>
              <w:rPr>
                <w:rFonts w:hint="eastAsia"/>
              </w:rPr>
              <w:t>[</w:t>
            </w:r>
          </w:p>
          <w:p w14:paraId="7BEA4ED4" w14:textId="77777777" w:rsidR="00933DB0" w:rsidRDefault="008845DE" w:rsidP="003E69E9">
            <w:pPr>
              <w:rPr>
                <w:kern w:val="0"/>
                <w:sz w:val="20"/>
                <w:szCs w:val="20"/>
              </w:rPr>
            </w:pPr>
            <w:r>
              <w:rPr>
                <w:color w:val="2A00FF"/>
                <w:kern w:val="0"/>
                <w:sz w:val="20"/>
                <w:szCs w:val="20"/>
              </w:rPr>
              <w:tab/>
            </w:r>
            <w:r>
              <w:rPr>
                <w:kern w:val="0"/>
                <w:sz w:val="20"/>
                <w:szCs w:val="20"/>
              </w:rPr>
              <w:t>"</w:t>
            </w:r>
            <w:r>
              <w:t>https://iot-cloud-file-test.oss-cn-hangzhou.aliyuncs.com/resource-1/pkyJMKCpim.png</w:t>
            </w:r>
            <w:r>
              <w:rPr>
                <w:rFonts w:eastAsia="宋体" w:hint="eastAsia"/>
              </w:rPr>
              <w:t>(String)</w:t>
            </w:r>
            <w:r>
              <w:rPr>
                <w:kern w:val="0"/>
                <w:sz w:val="20"/>
                <w:szCs w:val="20"/>
              </w:rPr>
              <w:t>"</w:t>
            </w:r>
            <w:r>
              <w:rPr>
                <w:rFonts w:hint="eastAsia"/>
                <w:kern w:val="0"/>
                <w:sz w:val="20"/>
                <w:szCs w:val="20"/>
              </w:rPr>
              <w:t>,</w:t>
            </w:r>
          </w:p>
          <w:p w14:paraId="66DF0FE7" w14:textId="77777777" w:rsidR="00933DB0" w:rsidRDefault="008845DE" w:rsidP="003E69E9">
            <w:pPr>
              <w:rPr>
                <w:color w:val="000000" w:themeColor="text1"/>
              </w:rPr>
            </w:pPr>
            <w:r>
              <w:rPr>
                <w:rFonts w:hint="eastAsia"/>
              </w:rPr>
              <w:t>………</w:t>
            </w:r>
          </w:p>
          <w:p w14:paraId="1671F88C" w14:textId="77777777" w:rsidR="00933DB0" w:rsidRDefault="008845DE" w:rsidP="003E69E9">
            <w:r>
              <w:rPr>
                <w:rFonts w:hint="eastAsia"/>
              </w:rPr>
              <w:t xml:space="preserve">]    </w:t>
            </w:r>
          </w:p>
          <w:p w14:paraId="2D58CE5B" w14:textId="77777777" w:rsidR="00933DB0" w:rsidRDefault="008845DE" w:rsidP="003E69E9">
            <w:r>
              <w:rPr>
                <w:rFonts w:hint="eastAsia"/>
              </w:rPr>
              <w:t>}</w:t>
            </w:r>
          </w:p>
          <w:p w14:paraId="42F13514" w14:textId="77777777" w:rsidR="00933DB0" w:rsidRDefault="008845DE" w:rsidP="003E69E9">
            <w:r>
              <w:t>}</w:t>
            </w:r>
          </w:p>
        </w:tc>
      </w:tr>
    </w:tbl>
    <w:p w14:paraId="75A3D0F9" w14:textId="77777777" w:rsidR="00933DB0" w:rsidRDefault="00933DB0" w:rsidP="003E69E9"/>
    <w:p w14:paraId="2894D965" w14:textId="77777777" w:rsidR="00933DB0" w:rsidRDefault="00933DB0" w:rsidP="003E69E9"/>
    <w:p w14:paraId="7164B1C2" w14:textId="77777777" w:rsidR="00933DB0" w:rsidRDefault="008845DE" w:rsidP="003E69E9">
      <w:pPr>
        <w:pStyle w:val="4"/>
      </w:pPr>
      <w:r>
        <w:rPr>
          <w:rFonts w:hint="eastAsia"/>
        </w:rPr>
        <w:t xml:space="preserve">4.15.1.2 </w:t>
      </w:r>
      <w:r>
        <w:rPr>
          <w:rFonts w:hint="eastAsia"/>
        </w:rPr>
        <w:t>云服务器响应</w:t>
      </w:r>
      <w:r>
        <w:rPr>
          <w:rFonts w:hint="eastAsia"/>
        </w:rPr>
        <w:t>ACK</w:t>
      </w:r>
    </w:p>
    <w:p w14:paraId="3F0456EA" w14:textId="77777777" w:rsidR="00933DB0" w:rsidRDefault="008845DE" w:rsidP="003E69E9">
      <w:r>
        <w:rPr>
          <w:rFonts w:hint="eastAsia"/>
          <w:b/>
          <w:bCs/>
        </w:rPr>
        <w:t>注意：</w:t>
      </w:r>
      <w:r>
        <w:rPr>
          <w:rFonts w:hint="eastAsia"/>
        </w:rPr>
        <w:t>设备根据新的资源地址成功下载资源后需要将相关模块上报到云平台，防止云平台再次下发将其重置</w:t>
      </w:r>
    </w:p>
    <w:tbl>
      <w:tblPr>
        <w:tblStyle w:val="af4"/>
        <w:tblW w:w="0" w:type="auto"/>
        <w:tblLook w:val="04A0" w:firstRow="1" w:lastRow="0" w:firstColumn="1" w:lastColumn="0" w:noHBand="0" w:noVBand="1"/>
      </w:tblPr>
      <w:tblGrid>
        <w:gridCol w:w="1526"/>
        <w:gridCol w:w="2734"/>
        <w:gridCol w:w="1235"/>
        <w:gridCol w:w="3027"/>
      </w:tblGrid>
      <w:tr w:rsidR="00933DB0" w14:paraId="5B19360E" w14:textId="77777777">
        <w:tc>
          <w:tcPr>
            <w:tcW w:w="1526" w:type="dxa"/>
            <w:shd w:val="clear" w:color="auto" w:fill="244061" w:themeFill="accent1" w:themeFillShade="80"/>
          </w:tcPr>
          <w:p w14:paraId="2487172A" w14:textId="77777777" w:rsidR="00933DB0" w:rsidRDefault="008845DE" w:rsidP="003E69E9">
            <w:r>
              <w:rPr>
                <w:rFonts w:hint="eastAsia"/>
              </w:rPr>
              <w:t>消息主题</w:t>
            </w:r>
          </w:p>
        </w:tc>
        <w:tc>
          <w:tcPr>
            <w:tcW w:w="6996" w:type="dxa"/>
            <w:gridSpan w:val="3"/>
            <w:shd w:val="clear" w:color="auto" w:fill="FBD4B4" w:themeFill="accent6" w:themeFillTint="66"/>
          </w:tcPr>
          <w:p w14:paraId="6D907D06" w14:textId="77777777" w:rsidR="00933DB0" w:rsidRDefault="008845DE" w:rsidP="003E69E9">
            <w:r>
              <w:rPr>
                <w:rFonts w:hint="eastAsia"/>
              </w:rPr>
              <w:t>clientid/kalerm/iot/report/image/resource/ack</w:t>
            </w:r>
          </w:p>
        </w:tc>
      </w:tr>
      <w:tr w:rsidR="00933DB0" w14:paraId="104EEBE0" w14:textId="77777777">
        <w:tc>
          <w:tcPr>
            <w:tcW w:w="1526" w:type="dxa"/>
            <w:shd w:val="clear" w:color="auto" w:fill="244061" w:themeFill="accent1" w:themeFillShade="80"/>
          </w:tcPr>
          <w:p w14:paraId="713BA00F" w14:textId="77777777" w:rsidR="00933DB0" w:rsidRDefault="008845DE" w:rsidP="003E69E9">
            <w:r>
              <w:rPr>
                <w:rFonts w:hint="eastAsia"/>
              </w:rPr>
              <w:t>订阅者</w:t>
            </w:r>
          </w:p>
        </w:tc>
        <w:tc>
          <w:tcPr>
            <w:tcW w:w="2734" w:type="dxa"/>
          </w:tcPr>
          <w:p w14:paraId="17784BA6" w14:textId="77777777" w:rsidR="00933DB0" w:rsidRDefault="008845DE" w:rsidP="003E69E9">
            <w:r>
              <w:rPr>
                <w:rFonts w:hint="eastAsia"/>
              </w:rPr>
              <w:t>咖啡机</w:t>
            </w:r>
          </w:p>
        </w:tc>
        <w:tc>
          <w:tcPr>
            <w:tcW w:w="1235" w:type="dxa"/>
            <w:shd w:val="clear" w:color="auto" w:fill="244061" w:themeFill="accent1" w:themeFillShade="80"/>
          </w:tcPr>
          <w:p w14:paraId="7CFADDDE" w14:textId="77777777" w:rsidR="00933DB0" w:rsidRDefault="008845DE" w:rsidP="003E69E9">
            <w:r>
              <w:rPr>
                <w:rFonts w:hint="eastAsia"/>
              </w:rPr>
              <w:t>发布者</w:t>
            </w:r>
          </w:p>
        </w:tc>
        <w:tc>
          <w:tcPr>
            <w:tcW w:w="3027" w:type="dxa"/>
          </w:tcPr>
          <w:p w14:paraId="3F1E8130" w14:textId="77777777" w:rsidR="00933DB0" w:rsidRDefault="008845DE" w:rsidP="003E69E9">
            <w:r>
              <w:rPr>
                <w:rFonts w:hint="eastAsia"/>
              </w:rPr>
              <w:t>云平台服务器</w:t>
            </w:r>
          </w:p>
        </w:tc>
      </w:tr>
      <w:tr w:rsidR="00933DB0" w14:paraId="25B0C9D6" w14:textId="77777777">
        <w:trPr>
          <w:trHeight w:val="956"/>
        </w:trPr>
        <w:tc>
          <w:tcPr>
            <w:tcW w:w="1526" w:type="dxa"/>
            <w:shd w:val="clear" w:color="auto" w:fill="244061" w:themeFill="accent1" w:themeFillShade="80"/>
          </w:tcPr>
          <w:p w14:paraId="3EBBB742" w14:textId="77777777" w:rsidR="00933DB0" w:rsidRDefault="008845DE" w:rsidP="003E69E9">
            <w:r>
              <w:t>J</w:t>
            </w:r>
            <w:r>
              <w:rPr>
                <w:rFonts w:hint="eastAsia"/>
              </w:rPr>
              <w:t>son</w:t>
            </w:r>
            <w:r>
              <w:rPr>
                <w:rFonts w:hint="eastAsia"/>
              </w:rPr>
              <w:t>格式</w:t>
            </w:r>
          </w:p>
        </w:tc>
        <w:tc>
          <w:tcPr>
            <w:tcW w:w="6996" w:type="dxa"/>
            <w:gridSpan w:val="3"/>
          </w:tcPr>
          <w:p w14:paraId="4272325F" w14:textId="77777777" w:rsidR="00933DB0" w:rsidRDefault="008845DE" w:rsidP="003E69E9">
            <w:r>
              <w:t>{</w:t>
            </w:r>
          </w:p>
          <w:p w14:paraId="320346B9" w14:textId="77777777" w:rsidR="00933DB0" w:rsidRDefault="008845DE" w:rsidP="003E69E9">
            <w:r>
              <w:t>"</w:t>
            </w:r>
            <w:r>
              <w:rPr>
                <w:rFonts w:hint="eastAsia"/>
              </w:rPr>
              <w:t>msgId</w:t>
            </w:r>
            <w:r>
              <w:t>": "45484asd5a4d8a48a4sdads",</w:t>
            </w:r>
          </w:p>
          <w:p w14:paraId="42BCE360" w14:textId="77777777" w:rsidR="00933DB0" w:rsidRDefault="008845DE" w:rsidP="003E69E9">
            <w:r>
              <w:t>"version": "2.0",</w:t>
            </w:r>
          </w:p>
          <w:p w14:paraId="636BAE3E" w14:textId="77777777" w:rsidR="00933DB0" w:rsidRDefault="008845DE" w:rsidP="003E69E9">
            <w:r>
              <w:t>"timestamp": "1565499360620",</w:t>
            </w:r>
          </w:p>
          <w:p w14:paraId="35086E98" w14:textId="77777777" w:rsidR="00933DB0" w:rsidRDefault="008845DE" w:rsidP="003E69E9">
            <w:r>
              <w:t>"ackCode": "</w:t>
            </w:r>
            <w:r>
              <w:rPr>
                <w:rFonts w:hint="eastAsia"/>
              </w:rPr>
              <w:t>OK</w:t>
            </w:r>
            <w:r>
              <w:t>"</w:t>
            </w:r>
            <w:r>
              <w:rPr>
                <w:rFonts w:hint="eastAsia"/>
              </w:rPr>
              <w:t>,</w:t>
            </w:r>
          </w:p>
          <w:p w14:paraId="1F87908B" w14:textId="77777777" w:rsidR="00933DB0" w:rsidRDefault="008845DE" w:rsidP="003E69E9">
            <w:r>
              <w:t>"data": {</w:t>
            </w:r>
          </w:p>
          <w:p w14:paraId="2EC0D760" w14:textId="77777777" w:rsidR="00933DB0" w:rsidRDefault="008845DE" w:rsidP="003E69E9">
            <w:r>
              <w:rPr>
                <w:rFonts w:hint="eastAsia"/>
              </w:rPr>
              <w:t xml:space="preserve">              </w:t>
            </w:r>
            <w:r>
              <w:rPr>
                <w:rFonts w:ascii="Consolas" w:hAnsi="Consolas" w:cs="Consolas" w:hint="eastAsia"/>
                <w:color w:val="2A00FF"/>
                <w:kern w:val="0"/>
                <w:sz w:val="20"/>
                <w:szCs w:val="20"/>
              </w:rPr>
              <w:t xml:space="preserve">// </w:t>
            </w:r>
            <w:r>
              <w:rPr>
                <w:rFonts w:ascii="Consolas" w:hAnsi="Consolas" w:cs="Consolas" w:hint="eastAsia"/>
                <w:color w:val="2A00FF"/>
                <w:kern w:val="0"/>
                <w:sz w:val="20"/>
                <w:szCs w:val="20"/>
              </w:rPr>
              <w:t>新的资源地址</w:t>
            </w:r>
          </w:p>
          <w:p w14:paraId="37133E2A" w14:textId="77777777" w:rsidR="00933DB0" w:rsidRDefault="008845DE" w:rsidP="003E69E9">
            <w:r>
              <w:rPr>
                <w:rFonts w:hint="eastAsia"/>
              </w:rPr>
              <w:t xml:space="preserve">         </w:t>
            </w:r>
            <w:r>
              <w:t>"</w:t>
            </w:r>
            <w:r>
              <w:rPr>
                <w:rFonts w:hint="eastAsia"/>
              </w:rPr>
              <w:t>resourceURL</w:t>
            </w:r>
            <w:r>
              <w:t>":</w:t>
            </w:r>
            <w:r>
              <w:rPr>
                <w:rFonts w:hint="eastAsia"/>
              </w:rPr>
              <w:t>[</w:t>
            </w:r>
          </w:p>
          <w:p w14:paraId="7844A540" w14:textId="77777777" w:rsidR="00933DB0" w:rsidRDefault="008845DE" w:rsidP="003E69E9">
            <w:pPr>
              <w:rPr>
                <w:kern w:val="0"/>
                <w:sz w:val="20"/>
                <w:szCs w:val="20"/>
              </w:rPr>
            </w:pPr>
            <w:r>
              <w:rPr>
                <w:color w:val="2A00FF"/>
                <w:kern w:val="0"/>
                <w:sz w:val="20"/>
                <w:szCs w:val="20"/>
              </w:rPr>
              <w:tab/>
            </w:r>
            <w:r>
              <w:rPr>
                <w:rFonts w:hint="eastAsia"/>
                <w:color w:val="2A00FF"/>
                <w:kern w:val="0"/>
                <w:sz w:val="20"/>
                <w:szCs w:val="20"/>
              </w:rPr>
              <w:t xml:space="preserve">   </w:t>
            </w:r>
            <w:r>
              <w:rPr>
                <w:kern w:val="0"/>
                <w:sz w:val="20"/>
                <w:szCs w:val="20"/>
              </w:rPr>
              <w:t>"</w:t>
            </w:r>
            <w:r>
              <w:t>https://iot-cloud-file-test.oss-cn-hangzhou.aliyuncs.com/resource-1/pkyJMKCpim.png</w:t>
            </w:r>
            <w:r>
              <w:rPr>
                <w:rFonts w:eastAsia="宋体" w:hint="eastAsia"/>
              </w:rPr>
              <w:t>(String)</w:t>
            </w:r>
            <w:r>
              <w:rPr>
                <w:kern w:val="0"/>
                <w:sz w:val="20"/>
                <w:szCs w:val="20"/>
              </w:rPr>
              <w:t>"</w:t>
            </w:r>
            <w:r>
              <w:rPr>
                <w:rFonts w:hint="eastAsia"/>
                <w:kern w:val="0"/>
                <w:sz w:val="20"/>
                <w:szCs w:val="20"/>
              </w:rPr>
              <w:t>,</w:t>
            </w:r>
          </w:p>
          <w:p w14:paraId="7C8479D7" w14:textId="77777777" w:rsidR="00933DB0" w:rsidRDefault="008845DE" w:rsidP="003E69E9">
            <w:pPr>
              <w:rPr>
                <w:color w:val="000000" w:themeColor="text1"/>
              </w:rPr>
            </w:pPr>
            <w:r>
              <w:rPr>
                <w:rFonts w:hint="eastAsia"/>
              </w:rPr>
              <w:t>………</w:t>
            </w:r>
          </w:p>
          <w:p w14:paraId="01431509" w14:textId="77777777" w:rsidR="00933DB0" w:rsidRDefault="008845DE" w:rsidP="003E69E9">
            <w:r>
              <w:rPr>
                <w:rFonts w:hint="eastAsia"/>
              </w:rPr>
              <w:t xml:space="preserve">] </w:t>
            </w:r>
          </w:p>
          <w:p w14:paraId="058AAB5A" w14:textId="77777777" w:rsidR="00933DB0" w:rsidRDefault="008845DE" w:rsidP="003E69E9">
            <w:r>
              <w:rPr>
                <w:rFonts w:hint="eastAsia"/>
              </w:rPr>
              <w:t>}</w:t>
            </w:r>
          </w:p>
          <w:p w14:paraId="33DC4E33" w14:textId="77777777" w:rsidR="00933DB0" w:rsidRDefault="008845DE" w:rsidP="003E69E9">
            <w:r>
              <w:t>}</w:t>
            </w:r>
          </w:p>
        </w:tc>
      </w:tr>
    </w:tbl>
    <w:p w14:paraId="0A3BDFFD" w14:textId="77777777" w:rsidR="00933DB0" w:rsidRDefault="00933DB0" w:rsidP="003E69E9"/>
    <w:p w14:paraId="360CA273" w14:textId="77777777" w:rsidR="00933DB0" w:rsidRDefault="00933DB0" w:rsidP="003E69E9"/>
    <w:p w14:paraId="1DC0D415" w14:textId="77777777" w:rsidR="00933DB0" w:rsidRDefault="00933DB0" w:rsidP="003E69E9"/>
    <w:p w14:paraId="0994F190" w14:textId="77777777" w:rsidR="00933DB0" w:rsidRDefault="00933DB0" w:rsidP="003E69E9"/>
    <w:p w14:paraId="3203E32D" w14:textId="77777777" w:rsidR="00933DB0" w:rsidRDefault="00933DB0" w:rsidP="003E69E9"/>
    <w:p w14:paraId="5A2F0239" w14:textId="77777777" w:rsidR="00933DB0" w:rsidRDefault="00933DB0" w:rsidP="003E69E9"/>
    <w:p w14:paraId="58752C7B" w14:textId="77777777" w:rsidR="00933DB0" w:rsidRDefault="00933DB0" w:rsidP="003E69E9"/>
    <w:p w14:paraId="22385A7B" w14:textId="77777777" w:rsidR="00933DB0" w:rsidRDefault="00933DB0" w:rsidP="003E69E9"/>
    <w:p w14:paraId="66F3D475" w14:textId="77777777" w:rsidR="00933DB0" w:rsidRDefault="008845DE" w:rsidP="003E69E9">
      <w:pPr>
        <w:pStyle w:val="2"/>
      </w:pPr>
      <w:r>
        <w:rPr>
          <w:rFonts w:hint="eastAsia"/>
        </w:rPr>
        <w:t>4.1</w:t>
      </w:r>
      <w:r>
        <w:t>6</w:t>
      </w:r>
      <w:r>
        <w:rPr>
          <w:rFonts w:hint="eastAsia"/>
        </w:rPr>
        <w:t xml:space="preserve"> </w:t>
      </w:r>
      <w:r>
        <w:rPr>
          <w:rFonts w:hint="eastAsia"/>
        </w:rPr>
        <w:t>设备通用同步指令下发主题</w:t>
      </w:r>
    </w:p>
    <w:p w14:paraId="332A7A0D" w14:textId="77777777" w:rsidR="00933DB0" w:rsidRDefault="008845DE" w:rsidP="003E69E9">
      <w:r>
        <w:rPr>
          <w:rFonts w:hint="eastAsia"/>
        </w:rPr>
        <w:t>该主题的定义是业务弱相关的，主要是起到辅助业务主题正确、有效的完成对应的功能，比如</w:t>
      </w:r>
      <w:r>
        <w:rPr>
          <w:rFonts w:hint="eastAsia"/>
        </w:rPr>
        <w:t>:</w:t>
      </w:r>
      <w:r>
        <w:t xml:space="preserve"> </w:t>
      </w:r>
      <w:r>
        <w:rPr>
          <w:rFonts w:hint="eastAsia"/>
        </w:rPr>
        <w:t>器件局部状态信息通过设备状态主题上报，可以节约流量资源，但是会导致数据中间状态丢失，器件状态一直不发生变更，此时，就可以通过该主题下发一个全量上报器件状态的动作指令（</w:t>
      </w:r>
      <w:r>
        <w:rPr>
          <w:rFonts w:hint="eastAsia"/>
        </w:rPr>
        <w:t>a</w:t>
      </w:r>
      <w:r>
        <w:t>ction</w:t>
      </w:r>
      <w:r>
        <w:rPr>
          <w:rFonts w:hint="eastAsia"/>
        </w:rPr>
        <w:t>），设备端接收动作进行主动全量上报，来保证数据状态的及时性和一致性。其他业务主题也可以根据需要，发送不同的动作指令来使用该主题完善功能。</w:t>
      </w:r>
    </w:p>
    <w:p w14:paraId="7F990DA0" w14:textId="77777777" w:rsidR="00933DB0" w:rsidRDefault="008845DE" w:rsidP="003E69E9">
      <w:r>
        <w:rPr>
          <w:rFonts w:hint="eastAsia"/>
        </w:rPr>
        <w:t>备注</w:t>
      </w:r>
      <w:r>
        <w:rPr>
          <w:rFonts w:hint="eastAsia"/>
        </w:rPr>
        <w:t>:</w:t>
      </w:r>
      <w:r>
        <w:t xml:space="preserve"> </w:t>
      </w:r>
      <w:r>
        <w:rPr>
          <w:rFonts w:hint="eastAsia"/>
          <w:b/>
          <w:color w:val="FF0000"/>
        </w:rPr>
        <w:t>下发</w:t>
      </w:r>
      <w:r>
        <w:rPr>
          <w:rFonts w:hint="eastAsia"/>
        </w:rPr>
        <w:t>是相对于云平台而言的，表示云平台下发动作指令，设备上报数据。</w:t>
      </w:r>
    </w:p>
    <w:p w14:paraId="53E460A5" w14:textId="77777777" w:rsidR="00933DB0" w:rsidRDefault="008845DE" w:rsidP="003E69E9">
      <w:pPr>
        <w:pStyle w:val="3"/>
      </w:pPr>
      <w:r>
        <w:rPr>
          <w:rFonts w:hint="eastAsia"/>
        </w:rPr>
        <w:t>4.1</w:t>
      </w:r>
      <w:r>
        <w:t>6</w:t>
      </w:r>
      <w:r>
        <w:rPr>
          <w:rFonts w:hint="eastAsia"/>
        </w:rPr>
        <w:t xml:space="preserve">.1 </w:t>
      </w:r>
      <w:r>
        <w:rPr>
          <w:rFonts w:hint="eastAsia"/>
        </w:rPr>
        <w:t>消息格式</w:t>
      </w:r>
    </w:p>
    <w:p w14:paraId="7B5C8696" w14:textId="77777777" w:rsidR="00933DB0" w:rsidRDefault="008845DE" w:rsidP="003E69E9">
      <w:r>
        <w:rPr>
          <w:rFonts w:hint="eastAsia"/>
          <w:b/>
          <w:bCs/>
        </w:rPr>
        <w:t>描述：</w:t>
      </w:r>
      <w:r>
        <w:rPr>
          <w:rFonts w:hint="eastAsia"/>
        </w:rPr>
        <w:t>服务器下发</w:t>
      </w:r>
      <w:r>
        <w:t>action</w:t>
      </w:r>
      <w:r>
        <w:rPr>
          <w:rFonts w:hint="eastAsia"/>
        </w:rPr>
        <w:t>动作指令</w:t>
      </w:r>
    </w:p>
    <w:p w14:paraId="27A410DE" w14:textId="77777777" w:rsidR="00933DB0" w:rsidRDefault="008845DE" w:rsidP="003E69E9">
      <w:pPr>
        <w:pStyle w:val="4"/>
      </w:pPr>
      <w:r>
        <w:t>4</w:t>
      </w:r>
      <w:r>
        <w:rPr>
          <w:rFonts w:hint="eastAsia"/>
        </w:rPr>
        <w:t>.1</w:t>
      </w:r>
      <w:r>
        <w:t>6.1</w:t>
      </w:r>
      <w:r>
        <w:rPr>
          <w:rFonts w:hint="eastAsia"/>
        </w:rPr>
        <w:t>.</w:t>
      </w:r>
      <w:r>
        <w:t>1</w:t>
      </w:r>
      <w:r>
        <w:rPr>
          <w:rFonts w:hint="eastAsia"/>
        </w:rPr>
        <w:t xml:space="preserve"> </w:t>
      </w:r>
      <w:r>
        <w:rPr>
          <w:rFonts w:hint="eastAsia"/>
        </w:rPr>
        <w:t>云服务器设备通用的同步指令结构体</w:t>
      </w:r>
    </w:p>
    <w:tbl>
      <w:tblPr>
        <w:tblStyle w:val="af4"/>
        <w:tblW w:w="0" w:type="auto"/>
        <w:tblLook w:val="04A0" w:firstRow="1" w:lastRow="0" w:firstColumn="1" w:lastColumn="0" w:noHBand="0" w:noVBand="1"/>
      </w:tblPr>
      <w:tblGrid>
        <w:gridCol w:w="1526"/>
        <w:gridCol w:w="2734"/>
        <w:gridCol w:w="1235"/>
        <w:gridCol w:w="3027"/>
      </w:tblGrid>
      <w:tr w:rsidR="00933DB0" w14:paraId="145DE07E" w14:textId="77777777">
        <w:tc>
          <w:tcPr>
            <w:tcW w:w="1526" w:type="dxa"/>
            <w:shd w:val="clear" w:color="auto" w:fill="244061" w:themeFill="accent1" w:themeFillShade="80"/>
          </w:tcPr>
          <w:p w14:paraId="5C27EF89" w14:textId="77777777" w:rsidR="00933DB0" w:rsidRDefault="008845DE" w:rsidP="003E69E9">
            <w:r>
              <w:rPr>
                <w:rFonts w:hint="eastAsia"/>
              </w:rPr>
              <w:t>消息主题</w:t>
            </w:r>
          </w:p>
        </w:tc>
        <w:tc>
          <w:tcPr>
            <w:tcW w:w="6996" w:type="dxa"/>
            <w:gridSpan w:val="3"/>
            <w:shd w:val="clear" w:color="auto" w:fill="FBD4B4" w:themeFill="accent6" w:themeFillTint="66"/>
          </w:tcPr>
          <w:p w14:paraId="031D4147" w14:textId="77777777" w:rsidR="00933DB0" w:rsidRDefault="008845DE" w:rsidP="003E69E9">
            <w:r>
              <w:t>cilentId/kalerm/iot/device/common/sync</w:t>
            </w:r>
          </w:p>
        </w:tc>
      </w:tr>
      <w:tr w:rsidR="00933DB0" w14:paraId="0EAEF3D6" w14:textId="77777777">
        <w:tc>
          <w:tcPr>
            <w:tcW w:w="1526" w:type="dxa"/>
            <w:shd w:val="clear" w:color="auto" w:fill="244061" w:themeFill="accent1" w:themeFillShade="80"/>
          </w:tcPr>
          <w:p w14:paraId="7079EEE1" w14:textId="77777777" w:rsidR="00933DB0" w:rsidRDefault="008845DE" w:rsidP="003E69E9">
            <w:r>
              <w:rPr>
                <w:rFonts w:hint="eastAsia"/>
              </w:rPr>
              <w:t>订阅者</w:t>
            </w:r>
          </w:p>
        </w:tc>
        <w:tc>
          <w:tcPr>
            <w:tcW w:w="2734" w:type="dxa"/>
          </w:tcPr>
          <w:p w14:paraId="10CE2BEC" w14:textId="77777777" w:rsidR="00933DB0" w:rsidRDefault="008845DE" w:rsidP="003E69E9">
            <w:r>
              <w:rPr>
                <w:rFonts w:hint="eastAsia"/>
              </w:rPr>
              <w:t>咖啡机</w:t>
            </w:r>
          </w:p>
        </w:tc>
        <w:tc>
          <w:tcPr>
            <w:tcW w:w="1235" w:type="dxa"/>
            <w:shd w:val="clear" w:color="auto" w:fill="244061" w:themeFill="accent1" w:themeFillShade="80"/>
          </w:tcPr>
          <w:p w14:paraId="5077ABB7" w14:textId="77777777" w:rsidR="00933DB0" w:rsidRDefault="008845DE" w:rsidP="003E69E9">
            <w:r>
              <w:rPr>
                <w:rFonts w:hint="eastAsia"/>
              </w:rPr>
              <w:t>发布者</w:t>
            </w:r>
          </w:p>
        </w:tc>
        <w:tc>
          <w:tcPr>
            <w:tcW w:w="3027" w:type="dxa"/>
          </w:tcPr>
          <w:p w14:paraId="1A03610D" w14:textId="77777777" w:rsidR="00933DB0" w:rsidRDefault="008845DE" w:rsidP="003E69E9">
            <w:r>
              <w:rPr>
                <w:rFonts w:hint="eastAsia"/>
              </w:rPr>
              <w:t>云平台服务器</w:t>
            </w:r>
          </w:p>
        </w:tc>
      </w:tr>
      <w:tr w:rsidR="00933DB0" w14:paraId="01E01441" w14:textId="77777777">
        <w:trPr>
          <w:trHeight w:val="956"/>
        </w:trPr>
        <w:tc>
          <w:tcPr>
            <w:tcW w:w="1526" w:type="dxa"/>
            <w:shd w:val="clear" w:color="auto" w:fill="244061" w:themeFill="accent1" w:themeFillShade="80"/>
          </w:tcPr>
          <w:p w14:paraId="68CD107D" w14:textId="77777777" w:rsidR="00933DB0" w:rsidRDefault="008845DE" w:rsidP="003E69E9">
            <w:r>
              <w:t>J</w:t>
            </w:r>
            <w:r>
              <w:rPr>
                <w:rFonts w:hint="eastAsia"/>
              </w:rPr>
              <w:t>son</w:t>
            </w:r>
            <w:r>
              <w:rPr>
                <w:rFonts w:hint="eastAsia"/>
              </w:rPr>
              <w:t>格式</w:t>
            </w:r>
          </w:p>
        </w:tc>
        <w:tc>
          <w:tcPr>
            <w:tcW w:w="6996" w:type="dxa"/>
            <w:gridSpan w:val="3"/>
          </w:tcPr>
          <w:p w14:paraId="227978D2" w14:textId="77777777" w:rsidR="00426490" w:rsidRDefault="00426490" w:rsidP="003E69E9">
            <w:r>
              <w:t>{</w:t>
            </w:r>
          </w:p>
          <w:p w14:paraId="291CD73F" w14:textId="77777777" w:rsidR="00426490" w:rsidRDefault="00426490" w:rsidP="003E69E9">
            <w:r>
              <w:t xml:space="preserve">    "msgId": "45484asd5a4d8a48a4sdads (String)",</w:t>
            </w:r>
          </w:p>
          <w:p w14:paraId="527A6640" w14:textId="77777777" w:rsidR="00426490" w:rsidRDefault="00426490" w:rsidP="003E69E9">
            <w:r>
              <w:t xml:space="preserve">    "version": "2.0 (String)",</w:t>
            </w:r>
          </w:p>
          <w:p w14:paraId="3CB18156" w14:textId="77777777" w:rsidR="00426490" w:rsidRDefault="00426490" w:rsidP="003E69E9">
            <w:r>
              <w:t xml:space="preserve">    "timestamp": "1565499360629 (String)",</w:t>
            </w:r>
          </w:p>
          <w:p w14:paraId="00BBA327" w14:textId="77777777" w:rsidR="00426490" w:rsidRDefault="00426490" w:rsidP="003E69E9">
            <w:r>
              <w:t>"data": {</w:t>
            </w:r>
          </w:p>
          <w:p w14:paraId="396EB9A7" w14:textId="002FBED6" w:rsidR="00426490" w:rsidRDefault="00426490" w:rsidP="003E69E9">
            <w:r>
              <w:rPr>
                <w:rFonts w:hint="eastAsia"/>
              </w:rPr>
              <w:t>//</w:t>
            </w:r>
            <w:r>
              <w:rPr>
                <w:rFonts w:hint="eastAsia"/>
              </w:rPr>
              <w:t>参考附录</w:t>
            </w:r>
            <w:r w:rsidR="00D66400">
              <w:rPr>
                <w:rFonts w:hint="eastAsia"/>
              </w:rPr>
              <w:t>Q</w:t>
            </w:r>
            <w:r>
              <w:rPr>
                <w:rFonts w:hint="eastAsia"/>
              </w:rPr>
              <w:t>-</w:t>
            </w:r>
            <w:r w:rsidR="00D66400">
              <w:rPr>
                <w:rFonts w:hint="eastAsia"/>
              </w:rPr>
              <w:t>下发</w:t>
            </w:r>
            <w:r>
              <w:rPr>
                <w:rFonts w:hint="eastAsia"/>
              </w:rPr>
              <w:t>动作指令对照表（支持多动作指令拼接</w:t>
            </w:r>
            <w:r>
              <w:rPr>
                <w:rFonts w:hint="eastAsia"/>
              </w:rPr>
              <w:t xml:space="preserve">, </w:t>
            </w:r>
            <w:r>
              <w:rPr>
                <w:rFonts w:hint="eastAsia"/>
              </w:rPr>
              <w:t>英文逗号隔开）</w:t>
            </w:r>
          </w:p>
          <w:p w14:paraId="67D51522" w14:textId="77777777" w:rsidR="00426490" w:rsidRDefault="00426490" w:rsidP="003E69E9">
            <w:r>
              <w:t xml:space="preserve">        "action": "0,2 (String) ",</w:t>
            </w:r>
          </w:p>
          <w:p w14:paraId="74989A02" w14:textId="77777777" w:rsidR="00426490" w:rsidRPr="00D52214" w:rsidRDefault="00426490" w:rsidP="003E69E9">
            <w:pPr>
              <w:rPr>
                <w:highlight w:val="yellow"/>
              </w:rPr>
            </w:pPr>
            <w:r w:rsidRPr="00D52214">
              <w:rPr>
                <w:rFonts w:hint="eastAsia"/>
                <w:highlight w:val="yellow"/>
              </w:rPr>
              <w:t>//</w:t>
            </w:r>
            <w:r w:rsidRPr="00D52214">
              <w:rPr>
                <w:highlight w:val="yellow"/>
              </w:rPr>
              <w:t>param</w:t>
            </w:r>
            <w:r w:rsidRPr="00D52214">
              <w:rPr>
                <w:rFonts w:hint="eastAsia"/>
                <w:highlight w:val="yellow"/>
              </w:rPr>
              <w:t>参数只有指令是</w:t>
            </w:r>
            <w:r w:rsidRPr="00D52214">
              <w:rPr>
                <w:rFonts w:hint="eastAsia"/>
                <w:highlight w:val="yellow"/>
              </w:rPr>
              <w:t>1</w:t>
            </w:r>
            <w:r w:rsidRPr="00D52214">
              <w:rPr>
                <w:highlight w:val="yellow"/>
              </w:rPr>
              <w:t>2-21</w:t>
            </w:r>
            <w:r w:rsidRPr="00D52214">
              <w:rPr>
                <w:rFonts w:hint="eastAsia"/>
                <w:highlight w:val="yellow"/>
              </w:rPr>
              <w:t>时才会传递</w:t>
            </w:r>
          </w:p>
          <w:p w14:paraId="1D5924B5" w14:textId="77777777" w:rsidR="00426490" w:rsidRPr="00D52214" w:rsidRDefault="00426490" w:rsidP="003E69E9">
            <w:pPr>
              <w:rPr>
                <w:highlight w:val="yellow"/>
              </w:rPr>
            </w:pPr>
            <w:r w:rsidRPr="00D52214">
              <w:rPr>
                <w:highlight w:val="yellow"/>
              </w:rPr>
              <w:t xml:space="preserve">        "param": {</w:t>
            </w:r>
          </w:p>
          <w:p w14:paraId="7FE1EF78" w14:textId="77777777" w:rsidR="00426490" w:rsidRPr="00D52214" w:rsidRDefault="00426490" w:rsidP="003E69E9">
            <w:pPr>
              <w:rPr>
                <w:highlight w:val="yellow"/>
              </w:rPr>
            </w:pPr>
            <w:r w:rsidRPr="00D52214">
              <w:rPr>
                <w:highlight w:val="yellow"/>
              </w:rPr>
              <w:t xml:space="preserve">            "startTime": "1718184199415",</w:t>
            </w:r>
          </w:p>
          <w:p w14:paraId="19ACC5E2" w14:textId="77777777" w:rsidR="00426490" w:rsidRPr="00D52214" w:rsidRDefault="00426490" w:rsidP="003E69E9">
            <w:pPr>
              <w:rPr>
                <w:highlight w:val="yellow"/>
              </w:rPr>
            </w:pPr>
            <w:r w:rsidRPr="00D52214">
              <w:rPr>
                <w:highlight w:val="yellow"/>
              </w:rPr>
              <w:t xml:space="preserve">            "endTime": "1718186199415"</w:t>
            </w:r>
          </w:p>
          <w:p w14:paraId="1430292D" w14:textId="77777777" w:rsidR="00426490" w:rsidRDefault="00426490" w:rsidP="003E69E9">
            <w:r w:rsidRPr="00D52214">
              <w:rPr>
                <w:highlight w:val="yellow"/>
              </w:rPr>
              <w:t xml:space="preserve">        }</w:t>
            </w:r>
          </w:p>
          <w:p w14:paraId="16A84E0F" w14:textId="77777777" w:rsidR="00426490" w:rsidRDefault="00426490" w:rsidP="003E69E9">
            <w:r>
              <w:t xml:space="preserve">    }</w:t>
            </w:r>
          </w:p>
          <w:p w14:paraId="444E109C" w14:textId="51C75D74" w:rsidR="00933DB0" w:rsidRDefault="00426490" w:rsidP="003E69E9">
            <w:r>
              <w:t>}</w:t>
            </w:r>
          </w:p>
        </w:tc>
      </w:tr>
    </w:tbl>
    <w:p w14:paraId="0C75C474" w14:textId="77777777" w:rsidR="00933DB0" w:rsidRDefault="00933DB0" w:rsidP="003E69E9"/>
    <w:p w14:paraId="1CFE4A85" w14:textId="77777777" w:rsidR="00933DB0" w:rsidRDefault="008845DE" w:rsidP="003E69E9">
      <w:pPr>
        <w:pStyle w:val="4"/>
      </w:pPr>
      <w:r>
        <w:rPr>
          <w:rFonts w:hint="eastAsia"/>
        </w:rPr>
        <w:t>4.1</w:t>
      </w:r>
      <w:r>
        <w:t>6</w:t>
      </w:r>
      <w:r>
        <w:rPr>
          <w:rFonts w:hint="eastAsia"/>
        </w:rPr>
        <w:t xml:space="preserve">.1.2 </w:t>
      </w:r>
      <w:r>
        <w:rPr>
          <w:rFonts w:hint="eastAsia"/>
        </w:rPr>
        <w:t>设备端响应</w:t>
      </w:r>
      <w:r>
        <w:rPr>
          <w:rFonts w:hint="eastAsia"/>
        </w:rPr>
        <w:t>ACK</w:t>
      </w:r>
    </w:p>
    <w:tbl>
      <w:tblPr>
        <w:tblStyle w:val="af4"/>
        <w:tblW w:w="8522" w:type="dxa"/>
        <w:tblLayout w:type="fixed"/>
        <w:tblLook w:val="04A0" w:firstRow="1" w:lastRow="0" w:firstColumn="1" w:lastColumn="0" w:noHBand="0" w:noVBand="1"/>
      </w:tblPr>
      <w:tblGrid>
        <w:gridCol w:w="1526"/>
        <w:gridCol w:w="2734"/>
        <w:gridCol w:w="1235"/>
        <w:gridCol w:w="3027"/>
      </w:tblGrid>
      <w:tr w:rsidR="00933DB0" w14:paraId="7E1E6956" w14:textId="77777777">
        <w:trPr>
          <w:trHeight w:val="90"/>
        </w:trPr>
        <w:tc>
          <w:tcPr>
            <w:tcW w:w="1526" w:type="dxa"/>
            <w:shd w:val="clear" w:color="auto" w:fill="244061" w:themeFill="accent1" w:themeFillShade="80"/>
          </w:tcPr>
          <w:p w14:paraId="627D9983" w14:textId="77777777" w:rsidR="00933DB0" w:rsidRDefault="008845DE" w:rsidP="003E69E9">
            <w:r>
              <w:rPr>
                <w:rFonts w:hint="eastAsia"/>
              </w:rPr>
              <w:t>消息主题</w:t>
            </w:r>
          </w:p>
        </w:tc>
        <w:tc>
          <w:tcPr>
            <w:tcW w:w="6996" w:type="dxa"/>
            <w:gridSpan w:val="3"/>
            <w:shd w:val="clear" w:color="auto" w:fill="FBD4B4" w:themeFill="accent6" w:themeFillTint="66"/>
          </w:tcPr>
          <w:p w14:paraId="077712F1" w14:textId="77777777" w:rsidR="00933DB0" w:rsidRDefault="008845DE" w:rsidP="003E69E9">
            <w:r>
              <w:rPr>
                <w:rFonts w:hint="eastAsia"/>
              </w:rPr>
              <w:t>deviceServer/kalerm/iot/</w:t>
            </w:r>
            <w:r>
              <w:t>common</w:t>
            </w:r>
            <w:r>
              <w:rPr>
                <w:rFonts w:hint="eastAsia"/>
              </w:rPr>
              <w:t>/sync/ack/clientid</w:t>
            </w:r>
          </w:p>
        </w:tc>
      </w:tr>
      <w:tr w:rsidR="00933DB0" w14:paraId="05F003B6" w14:textId="77777777">
        <w:tc>
          <w:tcPr>
            <w:tcW w:w="1526" w:type="dxa"/>
            <w:shd w:val="clear" w:color="auto" w:fill="244061" w:themeFill="accent1" w:themeFillShade="80"/>
          </w:tcPr>
          <w:p w14:paraId="6FBBF483" w14:textId="77777777" w:rsidR="00933DB0" w:rsidRDefault="008845DE" w:rsidP="003E69E9">
            <w:r>
              <w:rPr>
                <w:rFonts w:hint="eastAsia"/>
              </w:rPr>
              <w:t>订阅者</w:t>
            </w:r>
          </w:p>
        </w:tc>
        <w:tc>
          <w:tcPr>
            <w:tcW w:w="2734" w:type="dxa"/>
          </w:tcPr>
          <w:p w14:paraId="18A03190" w14:textId="77777777" w:rsidR="00933DB0" w:rsidRDefault="008845DE" w:rsidP="003E69E9">
            <w:r>
              <w:rPr>
                <w:rFonts w:hint="eastAsia"/>
              </w:rPr>
              <w:t>云平台</w:t>
            </w:r>
          </w:p>
        </w:tc>
        <w:tc>
          <w:tcPr>
            <w:tcW w:w="1235" w:type="dxa"/>
            <w:shd w:val="clear" w:color="auto" w:fill="244061" w:themeFill="accent1" w:themeFillShade="80"/>
          </w:tcPr>
          <w:p w14:paraId="549A3169" w14:textId="77777777" w:rsidR="00933DB0" w:rsidRDefault="008845DE" w:rsidP="003E69E9">
            <w:r>
              <w:rPr>
                <w:rFonts w:hint="eastAsia"/>
              </w:rPr>
              <w:t>发布者</w:t>
            </w:r>
          </w:p>
        </w:tc>
        <w:tc>
          <w:tcPr>
            <w:tcW w:w="3027" w:type="dxa"/>
          </w:tcPr>
          <w:p w14:paraId="3A6669A7" w14:textId="77777777" w:rsidR="00933DB0" w:rsidRDefault="008845DE" w:rsidP="003E69E9">
            <w:r>
              <w:rPr>
                <w:rFonts w:hint="eastAsia"/>
              </w:rPr>
              <w:t>咖啡机</w:t>
            </w:r>
          </w:p>
        </w:tc>
      </w:tr>
      <w:tr w:rsidR="00933DB0" w14:paraId="30BD0C06" w14:textId="77777777">
        <w:trPr>
          <w:trHeight w:val="956"/>
        </w:trPr>
        <w:tc>
          <w:tcPr>
            <w:tcW w:w="1526" w:type="dxa"/>
            <w:shd w:val="clear" w:color="auto" w:fill="244061" w:themeFill="accent1" w:themeFillShade="80"/>
          </w:tcPr>
          <w:p w14:paraId="63CB2100" w14:textId="77777777" w:rsidR="00933DB0" w:rsidRDefault="008845DE" w:rsidP="003E69E9">
            <w:r>
              <w:t>J</w:t>
            </w:r>
            <w:r>
              <w:rPr>
                <w:rFonts w:hint="eastAsia"/>
              </w:rPr>
              <w:t>son</w:t>
            </w:r>
            <w:r>
              <w:rPr>
                <w:rFonts w:hint="eastAsia"/>
              </w:rPr>
              <w:t>格式</w:t>
            </w:r>
          </w:p>
        </w:tc>
        <w:tc>
          <w:tcPr>
            <w:tcW w:w="6996" w:type="dxa"/>
            <w:gridSpan w:val="3"/>
          </w:tcPr>
          <w:p w14:paraId="02BDEC93" w14:textId="77777777" w:rsidR="00933DB0" w:rsidRDefault="008845DE" w:rsidP="003E69E9">
            <w:r>
              <w:t>{</w:t>
            </w:r>
          </w:p>
          <w:p w14:paraId="4B296246" w14:textId="77777777" w:rsidR="00933DB0" w:rsidRDefault="008845DE" w:rsidP="003E69E9">
            <w:pPr>
              <w:rPr>
                <w:rFonts w:ascii="Consolas" w:hAnsi="Consolas" w:cs="Consolas"/>
                <w:color w:val="000000" w:themeColor="text1"/>
                <w:kern w:val="0"/>
                <w:sz w:val="20"/>
                <w:szCs w:val="20"/>
              </w:rPr>
            </w:pPr>
            <w:r>
              <w:rPr>
                <w:rFonts w:hint="eastAsia"/>
              </w:rPr>
              <w:t>/</w:t>
            </w:r>
            <w:r>
              <w:t>/</w:t>
            </w:r>
            <w:r>
              <w:rPr>
                <w:rFonts w:hint="eastAsia"/>
              </w:rPr>
              <w:t xml:space="preserve">  msgId </w:t>
            </w:r>
            <w:r>
              <w:rPr>
                <w:rFonts w:hint="eastAsia"/>
              </w:rPr>
              <w:t>采用接收指令中的</w:t>
            </w:r>
            <w:r>
              <w:rPr>
                <w:rFonts w:hint="eastAsia"/>
              </w:rPr>
              <w:t>msgId</w:t>
            </w:r>
            <w:r>
              <w:rPr>
                <w:rFonts w:hint="eastAsia"/>
              </w:rPr>
              <w:t>值</w:t>
            </w:r>
          </w:p>
          <w:p w14:paraId="0DABEAFB" w14:textId="77777777" w:rsidR="00933DB0" w:rsidRDefault="008845DE" w:rsidP="003E69E9">
            <w:r>
              <w:t>"</w:t>
            </w:r>
            <w:r>
              <w:rPr>
                <w:rFonts w:hint="eastAsia"/>
              </w:rPr>
              <w:t>msgId</w:t>
            </w:r>
            <w:r>
              <w:t>": "45484asd5a4d8a48a4sdads</w:t>
            </w:r>
            <w:r>
              <w:rPr>
                <w:rFonts w:hint="eastAsia"/>
              </w:rPr>
              <w:t xml:space="preserve"> (String)</w:t>
            </w:r>
            <w:r>
              <w:t>",</w:t>
            </w:r>
          </w:p>
          <w:p w14:paraId="1762579B" w14:textId="77777777" w:rsidR="00933DB0" w:rsidRDefault="008845DE" w:rsidP="003E69E9">
            <w:r>
              <w:t xml:space="preserve"> </w:t>
            </w:r>
            <w:r>
              <w:rPr>
                <w:rFonts w:hint="eastAsia"/>
              </w:rPr>
              <w:t xml:space="preserve">   </w:t>
            </w:r>
            <w:r>
              <w:t xml:space="preserve"> "version": "2.0</w:t>
            </w:r>
            <w:r>
              <w:rPr>
                <w:rFonts w:hint="eastAsia"/>
              </w:rPr>
              <w:t xml:space="preserve"> (String)</w:t>
            </w:r>
            <w:r>
              <w:t>",</w:t>
            </w:r>
          </w:p>
          <w:p w14:paraId="32C7A688" w14:textId="77777777" w:rsidR="00933DB0" w:rsidRDefault="008845DE" w:rsidP="003E69E9">
            <w:r>
              <w:t xml:space="preserve"> </w:t>
            </w:r>
            <w:r>
              <w:rPr>
                <w:rFonts w:hint="eastAsia"/>
              </w:rPr>
              <w:t xml:space="preserve">    </w:t>
            </w:r>
            <w:r>
              <w:t>"timestamp": "1565499360629</w:t>
            </w:r>
            <w:r>
              <w:rPr>
                <w:rFonts w:hint="eastAsia"/>
              </w:rPr>
              <w:t xml:space="preserve"> (String)</w:t>
            </w:r>
            <w:r>
              <w:t>",</w:t>
            </w:r>
          </w:p>
          <w:p w14:paraId="304C855A" w14:textId="77777777" w:rsidR="00933DB0" w:rsidRDefault="008845DE" w:rsidP="003E69E9">
            <w:r>
              <w:rPr>
                <w:rFonts w:hint="eastAsia"/>
              </w:rPr>
              <w:t>/</w:t>
            </w:r>
            <w:r>
              <w:t>/</w:t>
            </w:r>
            <w:r>
              <w:rPr>
                <w:rFonts w:hint="eastAsia"/>
              </w:rPr>
              <w:t xml:space="preserve"> </w:t>
            </w:r>
            <w:r>
              <w:rPr>
                <w:rFonts w:hint="eastAsia"/>
              </w:rPr>
              <w:t>参考附录</w:t>
            </w:r>
            <w:r>
              <w:rPr>
                <w:rFonts w:hint="eastAsia"/>
              </w:rPr>
              <w:t>C</w:t>
            </w:r>
          </w:p>
          <w:p w14:paraId="02A48E4A" w14:textId="77777777" w:rsidR="00933DB0" w:rsidRDefault="008845DE" w:rsidP="003E69E9">
            <w:r>
              <w:rPr>
                <w:rFonts w:hint="eastAsia"/>
              </w:rPr>
              <w:t xml:space="preserve"> </w:t>
            </w:r>
            <w:r>
              <w:t xml:space="preserve">  </w:t>
            </w:r>
            <w:r>
              <w:rPr>
                <w:rFonts w:hint="eastAsia"/>
              </w:rPr>
              <w:t xml:space="preserve">  </w:t>
            </w:r>
            <w:r>
              <w:t>"ackCode": "</w:t>
            </w:r>
            <w:r>
              <w:rPr>
                <w:rFonts w:hint="eastAsia"/>
              </w:rPr>
              <w:t>OK (String)</w:t>
            </w:r>
            <w:r>
              <w:t>"</w:t>
            </w:r>
            <w:r>
              <w:rPr>
                <w:rFonts w:hint="eastAsia"/>
              </w:rPr>
              <w:t>,</w:t>
            </w:r>
          </w:p>
          <w:p w14:paraId="7DF35005" w14:textId="77777777" w:rsidR="00933DB0" w:rsidRDefault="008845DE" w:rsidP="003E69E9">
            <w:r>
              <w:t>"data": {</w:t>
            </w:r>
            <w:r>
              <w:rPr>
                <w:rFonts w:hint="eastAsia"/>
              </w:rPr>
              <w:t>}</w:t>
            </w:r>
          </w:p>
          <w:p w14:paraId="7A51D749" w14:textId="77777777" w:rsidR="00933DB0" w:rsidRDefault="008845DE" w:rsidP="003E69E9">
            <w:r>
              <w:t>}</w:t>
            </w:r>
          </w:p>
        </w:tc>
      </w:tr>
    </w:tbl>
    <w:p w14:paraId="5F83096F" w14:textId="77777777" w:rsidR="00933DB0" w:rsidRDefault="00933DB0" w:rsidP="003E69E9"/>
    <w:p w14:paraId="410DDD90" w14:textId="77777777" w:rsidR="00933DB0" w:rsidRDefault="00933DB0" w:rsidP="003E69E9"/>
    <w:p w14:paraId="4BF9A8EA" w14:textId="77777777" w:rsidR="00933DB0" w:rsidRDefault="00933DB0" w:rsidP="003E69E9"/>
    <w:p w14:paraId="0860A0A9" w14:textId="50E92722" w:rsidR="00933DB0" w:rsidRDefault="008845DE" w:rsidP="003E69E9">
      <w:pPr>
        <w:pStyle w:val="2"/>
      </w:pPr>
      <w:r>
        <w:rPr>
          <w:rFonts w:hint="eastAsia"/>
        </w:rPr>
        <w:t>4.</w:t>
      </w:r>
      <w:r w:rsidR="00162BD3">
        <w:t>17</w:t>
      </w:r>
      <w:r>
        <w:rPr>
          <w:rFonts w:hint="eastAsia"/>
        </w:rPr>
        <w:t xml:space="preserve"> RFID</w:t>
      </w:r>
      <w:r>
        <w:rPr>
          <w:rFonts w:hint="eastAsia"/>
        </w:rPr>
        <w:t>离线操作记录消息</w:t>
      </w:r>
    </w:p>
    <w:p w14:paraId="7E002152" w14:textId="01109586" w:rsidR="00933DB0" w:rsidRDefault="008845DE" w:rsidP="003E69E9">
      <w:pPr>
        <w:pStyle w:val="3"/>
      </w:pPr>
      <w:r>
        <w:rPr>
          <w:rFonts w:hint="eastAsia"/>
        </w:rPr>
        <w:t>4.</w:t>
      </w:r>
      <w:r w:rsidR="00162BD3">
        <w:t>17</w:t>
      </w:r>
      <w:r>
        <w:rPr>
          <w:rFonts w:hint="eastAsia"/>
        </w:rPr>
        <w:t xml:space="preserve">.1 </w:t>
      </w:r>
      <w:r>
        <w:rPr>
          <w:rFonts w:hint="eastAsia"/>
        </w:rPr>
        <w:t>消息格式</w:t>
      </w:r>
    </w:p>
    <w:p w14:paraId="660B5440" w14:textId="77777777" w:rsidR="00933DB0" w:rsidRDefault="008845DE" w:rsidP="003E69E9">
      <w:r>
        <w:rPr>
          <w:rFonts w:hint="eastAsia"/>
        </w:rPr>
        <w:t>设备端</w:t>
      </w:r>
      <w:r>
        <w:rPr>
          <w:rFonts w:hint="eastAsia"/>
        </w:rPr>
        <w:t>RFID</w:t>
      </w:r>
      <w:r>
        <w:rPr>
          <w:rFonts w:hint="eastAsia"/>
        </w:rPr>
        <w:t>离线卡操作记录数据上报到云服务器存储起来。</w:t>
      </w:r>
    </w:p>
    <w:p w14:paraId="5BAC190E" w14:textId="77777777" w:rsidR="00933DB0" w:rsidRDefault="008845DE" w:rsidP="003E69E9">
      <w:r>
        <w:rPr>
          <w:rFonts w:hint="eastAsia"/>
        </w:rPr>
        <w:t>触发条件：</w:t>
      </w:r>
    </w:p>
    <w:p w14:paraId="744A06F3" w14:textId="77777777" w:rsidR="00933DB0" w:rsidRDefault="008845DE" w:rsidP="003E69E9">
      <w:r>
        <w:rPr>
          <w:rFonts w:hint="eastAsia"/>
        </w:rPr>
        <w:t>1</w:t>
      </w:r>
      <w:r>
        <w:rPr>
          <w:rFonts w:hint="eastAsia"/>
        </w:rPr>
        <w:t>、当</w:t>
      </w:r>
      <w:r>
        <w:rPr>
          <w:rFonts w:hint="eastAsia"/>
        </w:rPr>
        <w:t>RFID</w:t>
      </w:r>
      <w:r>
        <w:rPr>
          <w:rFonts w:hint="eastAsia"/>
        </w:rPr>
        <w:t>离线卡在设备上进行</w:t>
      </w:r>
      <w:r>
        <w:rPr>
          <w:rFonts w:hint="eastAsia"/>
          <w:b/>
          <w:bCs/>
        </w:rPr>
        <w:t>操作</w:t>
      </w:r>
      <w:r>
        <w:rPr>
          <w:rFonts w:hint="eastAsia"/>
        </w:rPr>
        <w:t>时候触发；</w:t>
      </w:r>
    </w:p>
    <w:p w14:paraId="56F98273" w14:textId="77777777" w:rsidR="00933DB0" w:rsidRDefault="008845DE" w:rsidP="003E69E9">
      <w:r>
        <w:rPr>
          <w:rFonts w:hint="eastAsia"/>
        </w:rPr>
        <w:t>2</w:t>
      </w:r>
      <w:r>
        <w:rPr>
          <w:rFonts w:hint="eastAsia"/>
        </w:rPr>
        <w:t>、当设备成功连接</w:t>
      </w:r>
      <w:r>
        <w:rPr>
          <w:rFonts w:hint="eastAsia"/>
        </w:rPr>
        <w:t>MQTT</w:t>
      </w:r>
      <w:r>
        <w:rPr>
          <w:rFonts w:hint="eastAsia"/>
        </w:rPr>
        <w:t>的时候触发（仅存在待上报记录的时候）；</w:t>
      </w:r>
    </w:p>
    <w:p w14:paraId="3D0E5E74" w14:textId="77777777" w:rsidR="00933DB0" w:rsidRDefault="008845DE" w:rsidP="003E69E9">
      <w:r>
        <w:rPr>
          <w:rFonts w:hint="eastAsia"/>
        </w:rPr>
        <w:t>3</w:t>
      </w:r>
      <w:r>
        <w:rPr>
          <w:rFonts w:hint="eastAsia"/>
        </w:rPr>
        <w:t>、失败触发重试机制</w:t>
      </w:r>
      <w:r>
        <w:rPr>
          <w:rFonts w:hint="eastAsia"/>
        </w:rPr>
        <w:t>={10</w:t>
      </w:r>
      <w:r>
        <w:rPr>
          <w:rFonts w:hint="eastAsia"/>
        </w:rPr>
        <w:t>分钟，</w:t>
      </w:r>
      <w:r>
        <w:rPr>
          <w:rFonts w:hint="eastAsia"/>
        </w:rPr>
        <w:t>30</w:t>
      </w:r>
      <w:r>
        <w:rPr>
          <w:rFonts w:hint="eastAsia"/>
        </w:rPr>
        <w:t>分钟</w:t>
      </w:r>
      <w:r>
        <w:rPr>
          <w:rFonts w:hint="eastAsia"/>
        </w:rPr>
        <w:t>,  60</w:t>
      </w:r>
      <w:r>
        <w:rPr>
          <w:rFonts w:hint="eastAsia"/>
        </w:rPr>
        <w:t>分钟</w:t>
      </w:r>
      <w:r>
        <w:rPr>
          <w:rFonts w:hint="eastAsia"/>
        </w:rPr>
        <w:t>}</w:t>
      </w:r>
      <w:r>
        <w:rPr>
          <w:rFonts w:hint="eastAsia"/>
        </w:rPr>
        <w:t>（仅重发</w:t>
      </w:r>
      <w:r>
        <w:rPr>
          <w:rFonts w:hint="eastAsia"/>
        </w:rPr>
        <w:t>3</w:t>
      </w:r>
      <w:r>
        <w:rPr>
          <w:rFonts w:hint="eastAsia"/>
        </w:rPr>
        <w:t>次，超过则当天不再发）</w:t>
      </w:r>
      <w:r>
        <w:rPr>
          <w:rFonts w:hint="eastAsia"/>
        </w:rPr>
        <w:t>;</w:t>
      </w:r>
    </w:p>
    <w:p w14:paraId="6B4A5876" w14:textId="663DA3A8" w:rsidR="00933DB0" w:rsidRDefault="008845DE" w:rsidP="003E69E9">
      <w:pPr>
        <w:pStyle w:val="4"/>
      </w:pPr>
      <w:r>
        <w:rPr>
          <w:rFonts w:hint="eastAsia"/>
        </w:rPr>
        <w:t>4.</w:t>
      </w:r>
      <w:r w:rsidR="00162BD3">
        <w:t>17</w:t>
      </w:r>
      <w:r>
        <w:rPr>
          <w:rFonts w:hint="eastAsia"/>
        </w:rPr>
        <w:t>.1.1 RFID</w:t>
      </w:r>
      <w:r>
        <w:rPr>
          <w:rFonts w:hint="eastAsia"/>
        </w:rPr>
        <w:t>离线操作记录结构体</w:t>
      </w:r>
    </w:p>
    <w:tbl>
      <w:tblPr>
        <w:tblStyle w:val="af4"/>
        <w:tblW w:w="8522" w:type="dxa"/>
        <w:tblLayout w:type="fixed"/>
        <w:tblLook w:val="04A0" w:firstRow="1" w:lastRow="0" w:firstColumn="1" w:lastColumn="0" w:noHBand="0" w:noVBand="1"/>
      </w:tblPr>
      <w:tblGrid>
        <w:gridCol w:w="1526"/>
        <w:gridCol w:w="2734"/>
        <w:gridCol w:w="1235"/>
        <w:gridCol w:w="3027"/>
      </w:tblGrid>
      <w:tr w:rsidR="00933DB0" w14:paraId="6E35539F" w14:textId="77777777">
        <w:tc>
          <w:tcPr>
            <w:tcW w:w="1526" w:type="dxa"/>
            <w:shd w:val="clear" w:color="auto" w:fill="244061" w:themeFill="accent1" w:themeFillShade="80"/>
          </w:tcPr>
          <w:p w14:paraId="1E309C48" w14:textId="77777777" w:rsidR="00933DB0" w:rsidRDefault="008845DE" w:rsidP="003E69E9">
            <w:r>
              <w:rPr>
                <w:rFonts w:hint="eastAsia"/>
              </w:rPr>
              <w:t>消息主题</w:t>
            </w:r>
          </w:p>
        </w:tc>
        <w:tc>
          <w:tcPr>
            <w:tcW w:w="6996" w:type="dxa"/>
            <w:gridSpan w:val="3"/>
            <w:shd w:val="clear" w:color="auto" w:fill="FBD4B4" w:themeFill="accent6" w:themeFillTint="66"/>
          </w:tcPr>
          <w:p w14:paraId="49E841E9" w14:textId="77777777" w:rsidR="00933DB0" w:rsidRDefault="008845DE" w:rsidP="003E69E9">
            <w:r>
              <w:t>data</w:t>
            </w:r>
            <w:r>
              <w:rPr>
                <w:rFonts w:hint="eastAsia"/>
              </w:rPr>
              <w:t>S</w:t>
            </w:r>
            <w:r>
              <w:t>erver</w:t>
            </w:r>
            <w:r>
              <w:rPr>
                <w:rFonts w:hint="eastAsia"/>
              </w:rPr>
              <w:t>/kalerm/iot</w:t>
            </w:r>
            <w:r>
              <w:t>/</w:t>
            </w:r>
            <w:r>
              <w:rPr>
                <w:rFonts w:ascii="Consolas" w:hAnsi="Consolas" w:cs="Consolas" w:hint="eastAsia"/>
                <w:color w:val="000000" w:themeColor="text1"/>
                <w:kern w:val="0"/>
                <w:sz w:val="20"/>
                <w:szCs w:val="20"/>
              </w:rPr>
              <w:t>rfidManage</w:t>
            </w:r>
            <w:r>
              <w:rPr>
                <w:rFonts w:ascii="Consolas" w:hAnsi="Consolas" w:cs="Consolas"/>
                <w:color w:val="000000" w:themeColor="text1"/>
                <w:kern w:val="0"/>
                <w:sz w:val="20"/>
                <w:szCs w:val="20"/>
              </w:rPr>
              <w:t>History</w:t>
            </w:r>
            <w:r>
              <w:t>/</w:t>
            </w:r>
            <w:r>
              <w:rPr>
                <w:rFonts w:hint="eastAsia"/>
              </w:rPr>
              <w:t>cilentId</w:t>
            </w:r>
          </w:p>
        </w:tc>
      </w:tr>
      <w:tr w:rsidR="00933DB0" w14:paraId="080C3B64" w14:textId="77777777">
        <w:tc>
          <w:tcPr>
            <w:tcW w:w="1526" w:type="dxa"/>
            <w:shd w:val="clear" w:color="auto" w:fill="244061" w:themeFill="accent1" w:themeFillShade="80"/>
          </w:tcPr>
          <w:p w14:paraId="0ED5DBA6" w14:textId="77777777" w:rsidR="00933DB0" w:rsidRDefault="008845DE" w:rsidP="003E69E9">
            <w:r>
              <w:rPr>
                <w:rFonts w:hint="eastAsia"/>
              </w:rPr>
              <w:t>订阅者</w:t>
            </w:r>
          </w:p>
        </w:tc>
        <w:tc>
          <w:tcPr>
            <w:tcW w:w="2734" w:type="dxa"/>
          </w:tcPr>
          <w:p w14:paraId="3D581D89" w14:textId="77777777" w:rsidR="00933DB0" w:rsidRDefault="008845DE" w:rsidP="003E69E9">
            <w:r>
              <w:rPr>
                <w:rFonts w:hint="eastAsia"/>
              </w:rPr>
              <w:t>远程控制服务器</w:t>
            </w:r>
          </w:p>
        </w:tc>
        <w:tc>
          <w:tcPr>
            <w:tcW w:w="1235" w:type="dxa"/>
            <w:shd w:val="clear" w:color="auto" w:fill="244061" w:themeFill="accent1" w:themeFillShade="80"/>
          </w:tcPr>
          <w:p w14:paraId="7871ED61" w14:textId="77777777" w:rsidR="00933DB0" w:rsidRDefault="008845DE" w:rsidP="003E69E9">
            <w:r>
              <w:rPr>
                <w:rFonts w:hint="eastAsia"/>
              </w:rPr>
              <w:t>发布者</w:t>
            </w:r>
          </w:p>
        </w:tc>
        <w:tc>
          <w:tcPr>
            <w:tcW w:w="3027" w:type="dxa"/>
          </w:tcPr>
          <w:p w14:paraId="45AC8F8F" w14:textId="77777777" w:rsidR="00933DB0" w:rsidRDefault="008845DE" w:rsidP="003E69E9">
            <w:r>
              <w:rPr>
                <w:rFonts w:hint="eastAsia"/>
              </w:rPr>
              <w:t>咖啡机</w:t>
            </w:r>
          </w:p>
        </w:tc>
      </w:tr>
      <w:tr w:rsidR="00933DB0" w14:paraId="7FC07A2C" w14:textId="77777777">
        <w:trPr>
          <w:trHeight w:val="956"/>
        </w:trPr>
        <w:tc>
          <w:tcPr>
            <w:tcW w:w="1526" w:type="dxa"/>
            <w:shd w:val="clear" w:color="auto" w:fill="244061" w:themeFill="accent1" w:themeFillShade="80"/>
          </w:tcPr>
          <w:p w14:paraId="584F2805" w14:textId="77777777" w:rsidR="00933DB0" w:rsidRDefault="008845DE" w:rsidP="003E69E9">
            <w:r>
              <w:t>J</w:t>
            </w:r>
            <w:r>
              <w:rPr>
                <w:rFonts w:hint="eastAsia"/>
              </w:rPr>
              <w:t>son</w:t>
            </w:r>
            <w:r>
              <w:rPr>
                <w:rFonts w:hint="eastAsia"/>
              </w:rPr>
              <w:t>格式</w:t>
            </w:r>
          </w:p>
        </w:tc>
        <w:tc>
          <w:tcPr>
            <w:tcW w:w="6996" w:type="dxa"/>
            <w:gridSpan w:val="3"/>
          </w:tcPr>
          <w:p w14:paraId="6FBF2699" w14:textId="77777777" w:rsidR="00933DB0" w:rsidRDefault="008845DE" w:rsidP="003E69E9">
            <w:r>
              <w:t>{</w:t>
            </w:r>
          </w:p>
          <w:p w14:paraId="1338B32C" w14:textId="77777777" w:rsidR="00933DB0" w:rsidRDefault="008845DE" w:rsidP="003E69E9">
            <w:r>
              <w:t>"</w:t>
            </w:r>
            <w:r>
              <w:rPr>
                <w:rFonts w:hint="eastAsia"/>
              </w:rPr>
              <w:t>msgId</w:t>
            </w:r>
            <w:r>
              <w:t>": "45484asd5a4d8a48a4sdads",</w:t>
            </w:r>
          </w:p>
          <w:p w14:paraId="013E4E91" w14:textId="77777777" w:rsidR="00933DB0" w:rsidRDefault="008845DE" w:rsidP="003E69E9">
            <w:r>
              <w:t>"version": "2.0",</w:t>
            </w:r>
          </w:p>
          <w:p w14:paraId="4E58D143" w14:textId="77777777" w:rsidR="00933DB0" w:rsidRDefault="008845DE" w:rsidP="003E69E9">
            <w:pPr>
              <w:rPr>
                <w:rFonts w:ascii="Consolas" w:hAnsi="Consolas" w:cs="Consolas"/>
                <w:color w:val="2A00FF"/>
                <w:kern w:val="0"/>
                <w:sz w:val="20"/>
                <w:szCs w:val="20"/>
              </w:rPr>
            </w:pPr>
            <w:r>
              <w:t>"timestamp": "1565499360620",</w:t>
            </w:r>
          </w:p>
          <w:p w14:paraId="4060E736" w14:textId="77777777" w:rsidR="00933DB0" w:rsidRDefault="008845DE" w:rsidP="003E69E9">
            <w:r>
              <w:rPr>
                <w:color w:val="2A00FF"/>
              </w:rPr>
              <w:tab/>
            </w:r>
            <w:r>
              <w:t>"</w:t>
            </w:r>
            <w:r>
              <w:rPr>
                <w:rFonts w:hint="eastAsia"/>
              </w:rPr>
              <w:t>data</w:t>
            </w:r>
            <w:r>
              <w:t>":</w:t>
            </w:r>
            <w:r>
              <w:rPr>
                <w:rFonts w:hint="eastAsia"/>
              </w:rPr>
              <w:t>{</w:t>
            </w:r>
          </w:p>
          <w:p w14:paraId="6092C8D3" w14:textId="77777777" w:rsidR="00933DB0" w:rsidRDefault="008845DE" w:rsidP="003E69E9">
            <w:pPr>
              <w:rPr>
                <w:color w:val="000000" w:themeColor="text1"/>
              </w:rPr>
            </w:pPr>
            <w:r>
              <w:rPr>
                <w:rFonts w:hint="eastAsia"/>
                <w:color w:val="000000" w:themeColor="text1"/>
              </w:rPr>
              <w:t xml:space="preserve"> </w:t>
            </w:r>
            <w:r>
              <w:t xml:space="preserve">// </w:t>
            </w:r>
            <w:r>
              <w:t>每次记录不超过</w:t>
            </w:r>
            <w:r>
              <w:rPr>
                <w:rFonts w:hint="eastAsia"/>
              </w:rPr>
              <w:t>5</w:t>
            </w:r>
            <w:r>
              <w:t>00</w:t>
            </w:r>
            <w:r>
              <w:t>条</w:t>
            </w:r>
          </w:p>
          <w:p w14:paraId="7A2F280E" w14:textId="77777777" w:rsidR="00933DB0" w:rsidRDefault="008845DE" w:rsidP="003E69E9">
            <w:pPr>
              <w:rPr>
                <w:color w:val="2A00FF"/>
              </w:rPr>
            </w:pPr>
            <w:r>
              <w:t>"</w:t>
            </w:r>
            <w:r>
              <w:rPr>
                <w:rFonts w:hint="eastAsia"/>
              </w:rPr>
              <w:t>rfidManage</w:t>
            </w:r>
            <w:r>
              <w:t>History":[</w:t>
            </w:r>
          </w:p>
          <w:p w14:paraId="7E20A661" w14:textId="77777777" w:rsidR="00933DB0" w:rsidRDefault="008845DE" w:rsidP="003E69E9">
            <w:r>
              <w:tab/>
            </w:r>
            <w:r>
              <w:tab/>
            </w:r>
            <w:r>
              <w:rPr>
                <w:color w:val="000000" w:themeColor="text1"/>
              </w:rPr>
              <w:t xml:space="preserve">{ </w:t>
            </w:r>
          </w:p>
          <w:p w14:paraId="459BDCD6" w14:textId="77777777" w:rsidR="00933DB0" w:rsidRDefault="008845DE" w:rsidP="003E69E9">
            <w:r>
              <w:tab/>
            </w:r>
            <w:r>
              <w:tab/>
              <w:t>/*</w:t>
            </w:r>
            <w:r>
              <w:rPr>
                <w:rFonts w:hint="eastAsia"/>
              </w:rPr>
              <w:t>IC</w:t>
            </w:r>
            <w:r>
              <w:rPr>
                <w:rFonts w:hint="eastAsia"/>
              </w:rPr>
              <w:t>卡卡号</w:t>
            </w:r>
            <w:r>
              <w:t>*/</w:t>
            </w:r>
          </w:p>
          <w:p w14:paraId="0773D27D" w14:textId="77777777" w:rsidR="00933DB0" w:rsidRDefault="008845DE" w:rsidP="003E69E9">
            <w:pPr>
              <w:rPr>
                <w:color w:val="2A00FF"/>
              </w:rPr>
            </w:pPr>
            <w:r>
              <w:rPr>
                <w:color w:val="2A00FF"/>
              </w:rPr>
              <w:tab/>
            </w:r>
            <w:r>
              <w:rPr>
                <w:color w:val="2A00FF"/>
              </w:rPr>
              <w:tab/>
            </w:r>
            <w:r>
              <w:t>"</w:t>
            </w:r>
            <w:r>
              <w:rPr>
                <w:rFonts w:hint="eastAsia"/>
              </w:rPr>
              <w:t>cardId</w:t>
            </w:r>
            <w:r>
              <w:t>":"xx</w:t>
            </w:r>
            <w:r>
              <w:rPr>
                <w:rFonts w:hint="eastAsia"/>
              </w:rPr>
              <w:t xml:space="preserve"> </w:t>
            </w:r>
            <w:r>
              <w:t>(String)",</w:t>
            </w:r>
          </w:p>
          <w:p w14:paraId="015EC999" w14:textId="77777777" w:rsidR="00933DB0" w:rsidRDefault="008845DE" w:rsidP="003E69E9">
            <w:r>
              <w:tab/>
            </w:r>
            <w:r>
              <w:tab/>
              <w:t>/*</w:t>
            </w:r>
            <w:r>
              <w:rPr>
                <w:rFonts w:hint="eastAsia"/>
              </w:rPr>
              <w:t>关联标识（现存最长</w:t>
            </w:r>
            <w:r>
              <w:rPr>
                <w:rFonts w:hint="eastAsia"/>
              </w:rPr>
              <w:t>11</w:t>
            </w:r>
            <w:r>
              <w:rPr>
                <w:rFonts w:hint="eastAsia"/>
              </w:rPr>
              <w:t>位的数字）</w:t>
            </w:r>
            <w:r>
              <w:t>*/</w:t>
            </w:r>
          </w:p>
          <w:p w14:paraId="2C68B14C" w14:textId="77777777" w:rsidR="00933DB0" w:rsidRDefault="008845DE" w:rsidP="003E69E9">
            <w:pPr>
              <w:rPr>
                <w:color w:val="2A00FF"/>
              </w:rPr>
            </w:pPr>
            <w:r>
              <w:rPr>
                <w:color w:val="2A00FF"/>
              </w:rPr>
              <w:tab/>
            </w:r>
            <w:r>
              <w:rPr>
                <w:color w:val="2A00FF"/>
              </w:rPr>
              <w:tab/>
            </w:r>
            <w:r>
              <w:t>"</w:t>
            </w:r>
            <w:r>
              <w:rPr>
                <w:rFonts w:hint="eastAsia"/>
              </w:rPr>
              <w:t>extendId</w:t>
            </w:r>
            <w:r>
              <w:t>":"</w:t>
            </w:r>
            <w:r>
              <w:rPr>
                <w:rFonts w:hint="eastAsia"/>
              </w:rPr>
              <w:t xml:space="preserve">xx </w:t>
            </w:r>
            <w:r>
              <w:t>(String)",</w:t>
            </w:r>
            <w:r>
              <w:rPr>
                <w:rFonts w:hint="eastAsia"/>
              </w:rPr>
              <w:t xml:space="preserve">    </w:t>
            </w:r>
          </w:p>
          <w:p w14:paraId="47668BB9" w14:textId="77777777" w:rsidR="00933DB0" w:rsidRDefault="008845DE" w:rsidP="003E69E9">
            <w:r>
              <w:tab/>
            </w:r>
            <w:r>
              <w:tab/>
              <w:t>/*</w:t>
            </w:r>
            <w:r>
              <w:rPr>
                <w:rFonts w:hint="eastAsia"/>
              </w:rPr>
              <w:t>事件类型</w:t>
            </w:r>
            <w:r>
              <w:rPr>
                <w:rFonts w:hint="eastAsia"/>
              </w:rPr>
              <w:t xml:space="preserve"> 1-</w:t>
            </w:r>
            <w:r>
              <w:rPr>
                <w:rFonts w:hint="eastAsia"/>
              </w:rPr>
              <w:t>注册</w:t>
            </w:r>
            <w:r>
              <w:rPr>
                <w:rFonts w:hint="eastAsia"/>
              </w:rPr>
              <w:t xml:space="preserve"> 2-</w:t>
            </w:r>
            <w:r>
              <w:rPr>
                <w:rFonts w:hint="eastAsia"/>
              </w:rPr>
              <w:t>注销</w:t>
            </w:r>
            <w:r>
              <w:rPr>
                <w:rFonts w:hint="eastAsia"/>
              </w:rPr>
              <w:t xml:space="preserve"> 3-</w:t>
            </w:r>
            <w:r>
              <w:rPr>
                <w:rFonts w:hint="eastAsia"/>
              </w:rPr>
              <w:t>冻结</w:t>
            </w:r>
            <w:r>
              <w:rPr>
                <w:rFonts w:hint="eastAsia"/>
              </w:rPr>
              <w:t xml:space="preserve"> 10-</w:t>
            </w:r>
            <w:r>
              <w:rPr>
                <w:rFonts w:hint="eastAsia"/>
              </w:rPr>
              <w:t>撤销冻结</w:t>
            </w:r>
            <w:r>
              <w:rPr>
                <w:rFonts w:hint="eastAsia"/>
              </w:rPr>
              <w:t xml:space="preserve"> 11-</w:t>
            </w:r>
            <w:r>
              <w:rPr>
                <w:rFonts w:hint="eastAsia"/>
              </w:rPr>
              <w:t>已挂失</w:t>
            </w:r>
            <w:r>
              <w:rPr>
                <w:rFonts w:hint="eastAsia"/>
              </w:rPr>
              <w:t xml:space="preserve"> 12-</w:t>
            </w:r>
            <w:r>
              <w:rPr>
                <w:rFonts w:hint="eastAsia"/>
              </w:rPr>
              <w:t>已撤销挂失</w:t>
            </w:r>
            <w:r>
              <w:rPr>
                <w:rFonts w:hint="eastAsia"/>
              </w:rPr>
              <w:t>21-</w:t>
            </w:r>
            <w:r>
              <w:rPr>
                <w:rFonts w:hint="eastAsia"/>
              </w:rPr>
              <w:t>充值</w:t>
            </w:r>
            <w:r>
              <w:t>*/</w:t>
            </w:r>
          </w:p>
          <w:p w14:paraId="440B18C1" w14:textId="77777777" w:rsidR="00933DB0" w:rsidRDefault="008845DE" w:rsidP="003E69E9">
            <w:pPr>
              <w:rPr>
                <w:color w:val="2A00FF"/>
              </w:rPr>
            </w:pPr>
            <w:r>
              <w:rPr>
                <w:color w:val="2A00FF"/>
              </w:rPr>
              <w:tab/>
            </w:r>
            <w:r>
              <w:rPr>
                <w:color w:val="2A00FF"/>
              </w:rPr>
              <w:tab/>
            </w:r>
            <w:r>
              <w:t>"</w:t>
            </w:r>
            <w:r>
              <w:rPr>
                <w:rFonts w:hint="eastAsia"/>
              </w:rPr>
              <w:t>eventType</w:t>
            </w:r>
            <w:r>
              <w:t>":"xx</w:t>
            </w:r>
            <w:r>
              <w:rPr>
                <w:rFonts w:hint="eastAsia"/>
              </w:rPr>
              <w:t xml:space="preserve"> </w:t>
            </w:r>
            <w:r>
              <w:t>(int)",</w:t>
            </w:r>
          </w:p>
          <w:p w14:paraId="78C16C7E" w14:textId="77777777" w:rsidR="00933DB0" w:rsidRDefault="008845DE" w:rsidP="003E69E9">
            <w:r>
              <w:tab/>
            </w:r>
            <w:r>
              <w:tab/>
              <w:t>/*</w:t>
            </w:r>
            <w:r>
              <w:rPr>
                <w:rFonts w:hint="eastAsia"/>
              </w:rPr>
              <w:t>企业标识</w:t>
            </w:r>
            <w:r>
              <w:t>*/</w:t>
            </w:r>
          </w:p>
          <w:p w14:paraId="2F6C0972" w14:textId="77777777" w:rsidR="00933DB0" w:rsidRDefault="008845DE" w:rsidP="003E69E9">
            <w:pPr>
              <w:rPr>
                <w:color w:val="2A00FF"/>
              </w:rPr>
            </w:pPr>
            <w:r>
              <w:rPr>
                <w:color w:val="2A00FF"/>
              </w:rPr>
              <w:tab/>
            </w:r>
            <w:r>
              <w:rPr>
                <w:color w:val="2A00FF"/>
              </w:rPr>
              <w:tab/>
            </w:r>
            <w:r>
              <w:t>"</w:t>
            </w:r>
            <w:r>
              <w:rPr>
                <w:rFonts w:hint="eastAsia"/>
              </w:rPr>
              <w:t>enterpriseId</w:t>
            </w:r>
            <w:r>
              <w:t>":"xx</w:t>
            </w:r>
            <w:r>
              <w:rPr>
                <w:rFonts w:hint="eastAsia"/>
              </w:rPr>
              <w:t xml:space="preserve"> </w:t>
            </w:r>
            <w:r>
              <w:t>(String)",</w:t>
            </w:r>
          </w:p>
          <w:p w14:paraId="5EB33500" w14:textId="77777777" w:rsidR="00933DB0" w:rsidRDefault="008845DE" w:rsidP="003E69E9">
            <w:r>
              <w:tab/>
            </w:r>
            <w:r>
              <w:rPr>
                <w:rFonts w:hint="eastAsia"/>
              </w:rPr>
              <w:t xml:space="preserve">    </w:t>
            </w:r>
            <w:r>
              <w:t>/*</w:t>
            </w:r>
            <w:r>
              <w:rPr>
                <w:rFonts w:hint="eastAsia"/>
              </w:rPr>
              <w:t>上传记录咖啡机序列号</w:t>
            </w:r>
            <w:r>
              <w:t>*/</w:t>
            </w:r>
          </w:p>
          <w:p w14:paraId="1C0531FF" w14:textId="77777777" w:rsidR="00933DB0" w:rsidRDefault="008845DE" w:rsidP="003E69E9">
            <w:r>
              <w:rPr>
                <w:color w:val="2A00FF"/>
              </w:rPr>
              <w:tab/>
            </w:r>
            <w:r>
              <w:rPr>
                <w:color w:val="2A00FF"/>
              </w:rPr>
              <w:tab/>
            </w:r>
            <w:r>
              <w:t>"</w:t>
            </w:r>
            <w:r>
              <w:rPr>
                <w:rFonts w:hint="eastAsia"/>
              </w:rPr>
              <w:t>deviceId</w:t>
            </w:r>
            <w:r>
              <w:t>":"xx</w:t>
            </w:r>
            <w:r>
              <w:rPr>
                <w:rFonts w:hint="eastAsia"/>
              </w:rPr>
              <w:t xml:space="preserve"> </w:t>
            </w:r>
            <w:r>
              <w:t>(String)",</w:t>
            </w:r>
            <w:r>
              <w:rPr>
                <w:rFonts w:hint="eastAsia"/>
              </w:rPr>
              <w:t xml:space="preserve"> </w:t>
            </w:r>
          </w:p>
          <w:p w14:paraId="0E5BB3D2" w14:textId="77777777" w:rsidR="00933DB0" w:rsidRDefault="008845DE" w:rsidP="003E69E9">
            <w:pPr>
              <w:rPr>
                <w:color w:val="000000" w:themeColor="text1"/>
              </w:rPr>
            </w:pPr>
            <w:r>
              <w:rPr>
                <w:rFonts w:hint="eastAsia"/>
                <w:color w:val="000000" w:themeColor="text1"/>
              </w:rPr>
              <w:t xml:space="preserve">       </w:t>
            </w:r>
            <w:r>
              <w:rPr>
                <w:rFonts w:hint="eastAsia"/>
              </w:rPr>
              <w:t xml:space="preserve"> /*</w:t>
            </w:r>
            <w:r>
              <w:rPr>
                <w:rFonts w:hint="eastAsia"/>
              </w:rPr>
              <w:t>操作配置</w:t>
            </w:r>
            <w:r>
              <w:rPr>
                <w:rFonts w:hint="eastAsia"/>
              </w:rPr>
              <w:t>IC</w:t>
            </w:r>
            <w:r>
              <w:rPr>
                <w:rFonts w:hint="eastAsia"/>
              </w:rPr>
              <w:t>设备</w:t>
            </w:r>
            <w:r>
              <w:rPr>
                <w:rFonts w:hint="eastAsia"/>
              </w:rPr>
              <w:t>ID*/</w:t>
            </w:r>
          </w:p>
          <w:p w14:paraId="6F0E2AE5" w14:textId="77777777" w:rsidR="00933DB0" w:rsidRDefault="008845DE" w:rsidP="003E69E9">
            <w:pPr>
              <w:rPr>
                <w:color w:val="2A00FF"/>
              </w:rPr>
            </w:pPr>
            <w:r>
              <w:rPr>
                <w:rFonts w:hint="eastAsia"/>
              </w:rPr>
              <w:t xml:space="preserve">        </w:t>
            </w:r>
            <w:r>
              <w:t>"</w:t>
            </w:r>
            <w:r>
              <w:rPr>
                <w:rFonts w:hint="eastAsia"/>
              </w:rPr>
              <w:t>operateDeviceId</w:t>
            </w:r>
            <w:r>
              <w:t>":"xx</w:t>
            </w:r>
            <w:r>
              <w:rPr>
                <w:rFonts w:hint="eastAsia"/>
              </w:rPr>
              <w:t xml:space="preserve"> </w:t>
            </w:r>
            <w:r>
              <w:t>(String)",</w:t>
            </w:r>
          </w:p>
          <w:p w14:paraId="0D908875" w14:textId="77777777" w:rsidR="00933DB0" w:rsidRDefault="008845DE" w:rsidP="003E69E9">
            <w:r>
              <w:tab/>
            </w:r>
            <w:r>
              <w:tab/>
              <w:t>/*</w:t>
            </w:r>
            <w:r>
              <w:rPr>
                <w:rFonts w:hint="eastAsia"/>
              </w:rPr>
              <w:t>管理操作</w:t>
            </w:r>
            <w:r>
              <w:t>时间</w:t>
            </w:r>
            <w:r>
              <w:t>*/</w:t>
            </w:r>
          </w:p>
          <w:p w14:paraId="7CCFAE51" w14:textId="77777777" w:rsidR="00933DB0" w:rsidRDefault="008845DE" w:rsidP="003E69E9">
            <w:r>
              <w:rPr>
                <w:color w:val="2A00FF"/>
              </w:rPr>
              <w:tab/>
            </w:r>
            <w:r>
              <w:rPr>
                <w:color w:val="2A00FF"/>
              </w:rPr>
              <w:tab/>
            </w:r>
            <w:r>
              <w:t>"</w:t>
            </w:r>
            <w:r>
              <w:rPr>
                <w:rFonts w:hint="eastAsia"/>
              </w:rPr>
              <w:t>operateTime</w:t>
            </w:r>
            <w:r>
              <w:t>":</w:t>
            </w:r>
            <w:r>
              <w:rPr>
                <w:rFonts w:hint="eastAsia"/>
              </w:rPr>
              <w:t>时间戳</w:t>
            </w:r>
            <w:r>
              <w:rPr>
                <w:rFonts w:hint="eastAsia"/>
              </w:rPr>
              <w:t>(13</w:t>
            </w:r>
            <w:r>
              <w:rPr>
                <w:rFonts w:hint="eastAsia"/>
              </w:rPr>
              <w:t>位，精确毫秒</w:t>
            </w:r>
            <w:r>
              <w:rPr>
                <w:rFonts w:hint="eastAsia"/>
              </w:rPr>
              <w:t>) (Long</w:t>
            </w:r>
            <w:r>
              <w:rPr>
                <w:rFonts w:hint="eastAsia"/>
              </w:rPr>
              <w:t>类型</w:t>
            </w:r>
            <w:r>
              <w:rPr>
                <w:rFonts w:hint="eastAsia"/>
              </w:rPr>
              <w:t>)</w:t>
            </w:r>
            <w:r>
              <w:t>,</w:t>
            </w:r>
          </w:p>
          <w:p w14:paraId="465F5402" w14:textId="77777777" w:rsidR="00933DB0" w:rsidRDefault="008845DE" w:rsidP="003E69E9">
            <w:r>
              <w:t>/*</w:t>
            </w:r>
            <w:r>
              <w:rPr>
                <w:rFonts w:hint="eastAsia"/>
              </w:rPr>
              <w:t>有效期</w:t>
            </w:r>
            <w:r>
              <w:t>截止时间</w:t>
            </w:r>
            <w:r>
              <w:t>*/</w:t>
            </w:r>
          </w:p>
          <w:p w14:paraId="5226B0DC" w14:textId="77777777" w:rsidR="00933DB0" w:rsidRDefault="008845DE" w:rsidP="003E69E9">
            <w:pPr>
              <w:rPr>
                <w:color w:val="2A00FF"/>
              </w:rPr>
            </w:pPr>
            <w:r>
              <w:rPr>
                <w:color w:val="2A00FF"/>
              </w:rPr>
              <w:tab/>
            </w:r>
            <w:r>
              <w:rPr>
                <w:color w:val="2A00FF"/>
              </w:rPr>
              <w:tab/>
            </w:r>
            <w:r>
              <w:t>"limit</w:t>
            </w:r>
            <w:r>
              <w:rPr>
                <w:rFonts w:hint="eastAsia"/>
              </w:rPr>
              <w:t>Time</w:t>
            </w:r>
            <w:r>
              <w:t>":</w:t>
            </w:r>
            <w:r>
              <w:rPr>
                <w:rFonts w:hint="eastAsia"/>
              </w:rPr>
              <w:t>时间戳</w:t>
            </w:r>
            <w:r>
              <w:rPr>
                <w:rFonts w:hint="eastAsia"/>
              </w:rPr>
              <w:t>(13</w:t>
            </w:r>
            <w:r>
              <w:rPr>
                <w:rFonts w:hint="eastAsia"/>
              </w:rPr>
              <w:t>位，精确毫秒</w:t>
            </w:r>
            <w:r>
              <w:rPr>
                <w:rFonts w:hint="eastAsia"/>
              </w:rPr>
              <w:t>) (Long</w:t>
            </w:r>
            <w:r>
              <w:rPr>
                <w:rFonts w:hint="eastAsia"/>
              </w:rPr>
              <w:t>类型</w:t>
            </w:r>
            <w:r>
              <w:rPr>
                <w:rFonts w:hint="eastAsia"/>
              </w:rPr>
              <w:t>)</w:t>
            </w:r>
            <w:r>
              <w:t>,</w:t>
            </w:r>
          </w:p>
          <w:p w14:paraId="315BC37C" w14:textId="77777777" w:rsidR="00933DB0" w:rsidRDefault="008845DE" w:rsidP="003E69E9">
            <w:r>
              <w:tab/>
            </w:r>
            <w:r>
              <w:tab/>
              <w:t>/*</w:t>
            </w:r>
            <w:r>
              <w:t>剩余</w:t>
            </w:r>
            <w:r>
              <w:rPr>
                <w:rFonts w:hint="eastAsia"/>
              </w:rPr>
              <w:t>金额</w:t>
            </w:r>
            <w:r>
              <w:rPr>
                <w:rFonts w:hint="eastAsia"/>
                <w:color w:val="FF0000"/>
              </w:rPr>
              <w:t>(</w:t>
            </w:r>
            <w:r>
              <w:rPr>
                <w:rFonts w:hint="eastAsia"/>
                <w:color w:val="FF0000"/>
              </w:rPr>
              <w:t>单位：元</w:t>
            </w:r>
            <w:r>
              <w:rPr>
                <w:rFonts w:hint="eastAsia"/>
                <w:color w:val="FF0000"/>
              </w:rPr>
              <w:t>)</w:t>
            </w:r>
            <w:r>
              <w:rPr>
                <w:rFonts w:hint="eastAsia"/>
              </w:rPr>
              <w:t>/</w:t>
            </w:r>
            <w:r>
              <w:rPr>
                <w:rFonts w:hint="eastAsia"/>
              </w:rPr>
              <w:t>次数</w:t>
            </w:r>
            <w:r>
              <w:t>*/</w:t>
            </w:r>
          </w:p>
          <w:p w14:paraId="2867448A" w14:textId="77777777" w:rsidR="00933DB0" w:rsidRDefault="008845DE" w:rsidP="003E69E9">
            <w:pPr>
              <w:rPr>
                <w:color w:val="2A00FF"/>
              </w:rPr>
            </w:pPr>
            <w:r>
              <w:rPr>
                <w:color w:val="2A00FF"/>
              </w:rPr>
              <w:tab/>
            </w:r>
            <w:r>
              <w:rPr>
                <w:color w:val="2A00FF"/>
              </w:rPr>
              <w:tab/>
            </w:r>
            <w:r>
              <w:t>"left</w:t>
            </w:r>
            <w:r>
              <w:rPr>
                <w:rFonts w:hint="eastAsia"/>
              </w:rPr>
              <w:t>A</w:t>
            </w:r>
            <w:r>
              <w:t>mount":"</w:t>
            </w:r>
            <w:r>
              <w:rPr>
                <w:rFonts w:hint="eastAsia"/>
              </w:rPr>
              <w:t xml:space="preserve">xx </w:t>
            </w:r>
            <w:r>
              <w:t>(String)",</w:t>
            </w:r>
          </w:p>
          <w:p w14:paraId="1CBD2978" w14:textId="77777777" w:rsidR="00933DB0" w:rsidRDefault="008845DE" w:rsidP="003E69E9">
            <w:r>
              <w:tab/>
            </w:r>
            <w:r>
              <w:tab/>
              <w:t>/*</w:t>
            </w:r>
            <w:r>
              <w:rPr>
                <w:rFonts w:hint="eastAsia"/>
              </w:rPr>
              <w:t>是否累加</w:t>
            </w:r>
            <w:r>
              <w:rPr>
                <w:rFonts w:hint="eastAsia"/>
              </w:rPr>
              <w:t xml:space="preserve"> 1-</w:t>
            </w:r>
            <w:r>
              <w:rPr>
                <w:rFonts w:hint="eastAsia"/>
              </w:rPr>
              <w:t>累加</w:t>
            </w:r>
            <w:r>
              <w:rPr>
                <w:rFonts w:hint="eastAsia"/>
              </w:rPr>
              <w:t xml:space="preserve"> 0-</w:t>
            </w:r>
            <w:r>
              <w:rPr>
                <w:rFonts w:hint="eastAsia"/>
              </w:rPr>
              <w:t>不累加</w:t>
            </w:r>
            <w:r>
              <w:t>*/</w:t>
            </w:r>
          </w:p>
          <w:p w14:paraId="1FEC9113" w14:textId="77777777" w:rsidR="00933DB0" w:rsidRDefault="008845DE" w:rsidP="003E69E9">
            <w:pPr>
              <w:rPr>
                <w:color w:val="2A00FF"/>
              </w:rPr>
            </w:pPr>
            <w:r>
              <w:rPr>
                <w:color w:val="2A00FF"/>
              </w:rPr>
              <w:tab/>
            </w:r>
            <w:r>
              <w:rPr>
                <w:color w:val="2A00FF"/>
              </w:rPr>
              <w:tab/>
            </w:r>
            <w:r>
              <w:t>"accumulatedFlag":"xx</w:t>
            </w:r>
            <w:r>
              <w:rPr>
                <w:rFonts w:hint="eastAsia"/>
              </w:rPr>
              <w:t xml:space="preserve"> </w:t>
            </w:r>
            <w:r>
              <w:t>(</w:t>
            </w:r>
            <w:r>
              <w:rPr>
                <w:rFonts w:hint="eastAsia"/>
              </w:rPr>
              <w:t>int</w:t>
            </w:r>
            <w:r>
              <w:t>)",</w:t>
            </w:r>
          </w:p>
          <w:p w14:paraId="51864D62" w14:textId="77777777" w:rsidR="00933DB0" w:rsidRDefault="008845DE" w:rsidP="003E69E9">
            <w:r>
              <w:tab/>
            </w:r>
            <w:r>
              <w:tab/>
              <w:t>/*</w:t>
            </w:r>
            <w:r>
              <w:t>充值金额</w:t>
            </w:r>
            <w:r>
              <w:rPr>
                <w:rFonts w:hint="eastAsia"/>
                <w:color w:val="FF0000"/>
              </w:rPr>
              <w:t>(</w:t>
            </w:r>
            <w:r>
              <w:rPr>
                <w:rFonts w:hint="eastAsia"/>
                <w:color w:val="FF0000"/>
              </w:rPr>
              <w:t>单位：元</w:t>
            </w:r>
            <w:r>
              <w:rPr>
                <w:rFonts w:hint="eastAsia"/>
                <w:color w:val="FF0000"/>
              </w:rPr>
              <w:t>)</w:t>
            </w:r>
            <w:r>
              <w:rPr>
                <w:rFonts w:hint="eastAsia"/>
              </w:rPr>
              <w:t>/</w:t>
            </w:r>
            <w:r>
              <w:rPr>
                <w:rFonts w:hint="eastAsia"/>
              </w:rPr>
              <w:t>次数</w:t>
            </w:r>
            <w:r>
              <w:t>*/</w:t>
            </w:r>
          </w:p>
          <w:p w14:paraId="28538D62" w14:textId="77777777" w:rsidR="00933DB0" w:rsidRDefault="008845DE" w:rsidP="003E69E9">
            <w:r>
              <w:tab/>
            </w:r>
            <w:r>
              <w:tab/>
              <w:t>"</w:t>
            </w:r>
            <w:r>
              <w:rPr>
                <w:rFonts w:ascii="Arial" w:hAnsi="Arial" w:cs="Arial"/>
                <w:color w:val="333333"/>
                <w:shd w:val="clear" w:color="auto" w:fill="FFFFFF"/>
              </w:rPr>
              <w:t>recharge</w:t>
            </w:r>
            <w:r>
              <w:rPr>
                <w:rFonts w:ascii="Arial" w:hAnsi="Arial" w:cs="Arial" w:hint="eastAsia"/>
                <w:color w:val="333333"/>
                <w:shd w:val="clear" w:color="auto" w:fill="FFFFFF"/>
              </w:rPr>
              <w:t>Amount</w:t>
            </w:r>
            <w:r>
              <w:t>":"xx</w:t>
            </w:r>
            <w:r>
              <w:rPr>
                <w:rFonts w:hint="eastAsia"/>
              </w:rPr>
              <w:t xml:space="preserve"> </w:t>
            </w:r>
            <w:r>
              <w:t>(String)"</w:t>
            </w:r>
            <w:r>
              <w:t>，</w:t>
            </w:r>
          </w:p>
          <w:p w14:paraId="2863A7D8" w14:textId="77777777" w:rsidR="00933DB0" w:rsidRDefault="008845DE" w:rsidP="003E69E9">
            <w:r>
              <w:tab/>
            </w:r>
            <w:r>
              <w:tab/>
              <w:t>/*</w:t>
            </w:r>
            <w:r>
              <w:t>使用</w:t>
            </w:r>
            <w:r>
              <w:rPr>
                <w:rFonts w:hint="eastAsia"/>
              </w:rPr>
              <w:t>范围</w:t>
            </w:r>
            <w:r>
              <w:rPr>
                <w:rFonts w:hint="eastAsia"/>
              </w:rPr>
              <w:t xml:space="preserve"> 1-</w:t>
            </w:r>
            <w:r>
              <w:rPr>
                <w:rFonts w:hint="eastAsia"/>
              </w:rPr>
              <w:t>限当前机器使用</w:t>
            </w:r>
            <w:r>
              <w:rPr>
                <w:rFonts w:hint="eastAsia"/>
              </w:rPr>
              <w:t xml:space="preserve"> 2-</w:t>
            </w:r>
            <w:r>
              <w:rPr>
                <w:rFonts w:hint="eastAsia"/>
              </w:rPr>
              <w:t>内部通用</w:t>
            </w:r>
            <w:r>
              <w:t>*/</w:t>
            </w:r>
          </w:p>
          <w:p w14:paraId="122AC8A3" w14:textId="77777777" w:rsidR="00933DB0" w:rsidRDefault="008845DE" w:rsidP="003E69E9">
            <w:pPr>
              <w:rPr>
                <w:color w:val="2A00FF"/>
              </w:rPr>
            </w:pPr>
            <w:r>
              <w:rPr>
                <w:color w:val="2A00FF"/>
              </w:rPr>
              <w:tab/>
            </w:r>
            <w:r>
              <w:rPr>
                <w:color w:val="2A00FF"/>
              </w:rPr>
              <w:tab/>
            </w:r>
            <w:r>
              <w:t>"use</w:t>
            </w:r>
            <w:r>
              <w:rPr>
                <w:rFonts w:hint="eastAsia"/>
              </w:rPr>
              <w:t>Scope</w:t>
            </w:r>
            <w:r>
              <w:t>":"xx</w:t>
            </w:r>
            <w:r>
              <w:rPr>
                <w:rFonts w:hint="eastAsia"/>
              </w:rPr>
              <w:t xml:space="preserve"> </w:t>
            </w:r>
            <w:r>
              <w:t>(String)"</w:t>
            </w:r>
            <w:r>
              <w:t>，</w:t>
            </w:r>
          </w:p>
          <w:p w14:paraId="0E5FCD6A" w14:textId="77777777" w:rsidR="00933DB0" w:rsidRDefault="008845DE" w:rsidP="003E69E9">
            <w:r>
              <w:tab/>
            </w:r>
            <w:r>
              <w:tab/>
              <w:t>/*</w:t>
            </w:r>
            <w:r>
              <w:rPr>
                <w:rFonts w:hint="eastAsia"/>
              </w:rPr>
              <w:t>应用</w:t>
            </w:r>
            <w:r>
              <w:t>类型</w:t>
            </w:r>
            <w:r>
              <w:rPr>
                <w:rFonts w:hint="eastAsia"/>
              </w:rPr>
              <w:t xml:space="preserve"> 1-</w:t>
            </w:r>
            <w:r>
              <w:rPr>
                <w:rFonts w:hint="eastAsia"/>
              </w:rPr>
              <w:t>计次限时</w:t>
            </w:r>
            <w:r>
              <w:rPr>
                <w:rFonts w:hint="eastAsia"/>
              </w:rPr>
              <w:t xml:space="preserve"> 2-</w:t>
            </w:r>
            <w:r>
              <w:rPr>
                <w:rFonts w:hint="eastAsia"/>
              </w:rPr>
              <w:t>计次不限时</w:t>
            </w:r>
            <w:r>
              <w:rPr>
                <w:rFonts w:hint="eastAsia"/>
              </w:rPr>
              <w:t xml:space="preserve"> 3-</w:t>
            </w:r>
            <w:r>
              <w:rPr>
                <w:rFonts w:hint="eastAsia"/>
              </w:rPr>
              <w:t>计额限时</w:t>
            </w:r>
            <w:r>
              <w:rPr>
                <w:rFonts w:hint="eastAsia"/>
              </w:rPr>
              <w:t xml:space="preserve"> 4-</w:t>
            </w:r>
            <w:r>
              <w:rPr>
                <w:rFonts w:hint="eastAsia"/>
              </w:rPr>
              <w:t>计额不限时</w:t>
            </w:r>
            <w:r>
              <w:t>*/</w:t>
            </w:r>
          </w:p>
          <w:p w14:paraId="0C5817D4" w14:textId="77777777" w:rsidR="00933DB0" w:rsidRDefault="008845DE" w:rsidP="003E69E9">
            <w:r>
              <w:rPr>
                <w:color w:val="2A00FF"/>
              </w:rPr>
              <w:tab/>
            </w:r>
            <w:r>
              <w:rPr>
                <w:color w:val="2A00FF"/>
              </w:rPr>
              <w:tab/>
            </w:r>
            <w:r>
              <w:t>"app</w:t>
            </w:r>
            <w:r>
              <w:rPr>
                <w:rFonts w:hint="eastAsia"/>
              </w:rPr>
              <w:t>Type</w:t>
            </w:r>
            <w:r>
              <w:t>":"xx</w:t>
            </w:r>
            <w:r>
              <w:rPr>
                <w:rFonts w:hint="eastAsia"/>
              </w:rPr>
              <w:t xml:space="preserve"> </w:t>
            </w:r>
            <w:r>
              <w:t>(String)"</w:t>
            </w:r>
            <w:r>
              <w:rPr>
                <w:rFonts w:hint="eastAsia"/>
              </w:rPr>
              <w:t>,</w:t>
            </w:r>
          </w:p>
          <w:p w14:paraId="2A96DBF6" w14:textId="77777777" w:rsidR="00933DB0" w:rsidRDefault="008845DE" w:rsidP="003E69E9">
            <w:pPr>
              <w:rPr>
                <w:color w:val="2A00FF"/>
              </w:rPr>
            </w:pPr>
            <w:r>
              <w:rPr>
                <w:rFonts w:hint="eastAsia"/>
              </w:rPr>
              <w:t xml:space="preserve">         </w:t>
            </w:r>
            <w:r>
              <w:rPr>
                <w:color w:val="2A00FF"/>
              </w:rPr>
              <w:t>/*</w:t>
            </w:r>
            <w:r>
              <w:rPr>
                <w:color w:val="2A00FF"/>
              </w:rPr>
              <w:t>数据类型</w:t>
            </w:r>
            <w:r>
              <w:rPr>
                <w:color w:val="2A00FF"/>
              </w:rPr>
              <w:t>*/</w:t>
            </w:r>
          </w:p>
          <w:p w14:paraId="78812BD4" w14:textId="77777777" w:rsidR="00933DB0" w:rsidRDefault="008845DE" w:rsidP="003E69E9">
            <w:pPr>
              <w:rPr>
                <w:color w:val="2A00FF"/>
              </w:rPr>
            </w:pPr>
            <w:r>
              <w:rPr>
                <w:color w:val="2A00FF"/>
              </w:rPr>
              <w:tab/>
            </w:r>
            <w:r>
              <w:rPr>
                <w:color w:val="2A00FF"/>
              </w:rPr>
              <w:tab/>
            </w:r>
            <w:r>
              <w:t xml:space="preserve">"dataType":"1 </w:t>
            </w:r>
            <w:r>
              <w:t>运营数据</w:t>
            </w:r>
            <w:r>
              <w:t xml:space="preserve">,2 </w:t>
            </w:r>
            <w:r>
              <w:t>测试数据</w:t>
            </w:r>
            <w:r>
              <w:t>"</w:t>
            </w:r>
          </w:p>
          <w:p w14:paraId="0E7B5E74" w14:textId="77777777" w:rsidR="00933DB0" w:rsidRDefault="008845DE" w:rsidP="003E69E9">
            <w:r>
              <w:tab/>
            </w:r>
            <w:r>
              <w:tab/>
              <w:t>},</w:t>
            </w:r>
          </w:p>
          <w:p w14:paraId="2DE33420" w14:textId="77777777" w:rsidR="00933DB0" w:rsidRDefault="008845DE" w:rsidP="003E69E9">
            <w:pPr>
              <w:rPr>
                <w:color w:val="2A00FF"/>
              </w:rPr>
            </w:pPr>
            <w:r>
              <w:tab/>
            </w:r>
            <w:r>
              <w:tab/>
              <w:t>……</w:t>
            </w:r>
          </w:p>
          <w:p w14:paraId="00537B02" w14:textId="77777777" w:rsidR="00933DB0" w:rsidRDefault="008845DE" w:rsidP="003E69E9">
            <w:r>
              <w:rPr>
                <w:color w:val="2A00FF"/>
              </w:rPr>
              <w:tab/>
            </w:r>
            <w:r>
              <w:rPr>
                <w:rFonts w:hint="eastAsia"/>
                <w:color w:val="2A00FF"/>
              </w:rPr>
              <w:t xml:space="preserve"> </w:t>
            </w:r>
            <w:r>
              <w:t xml:space="preserve">] </w:t>
            </w:r>
          </w:p>
          <w:p w14:paraId="1DA2A4DD" w14:textId="77777777" w:rsidR="00933DB0" w:rsidRDefault="008845DE" w:rsidP="003E69E9">
            <w:r>
              <w:rPr>
                <w:rFonts w:hint="eastAsia"/>
              </w:rPr>
              <w:t>}</w:t>
            </w:r>
          </w:p>
          <w:p w14:paraId="039B816A" w14:textId="77777777" w:rsidR="00933DB0" w:rsidRDefault="008845DE" w:rsidP="003E69E9">
            <w:r>
              <w:t>}</w:t>
            </w:r>
          </w:p>
        </w:tc>
      </w:tr>
    </w:tbl>
    <w:p w14:paraId="161BF2CE" w14:textId="77777777" w:rsidR="00933DB0" w:rsidRDefault="008845DE" w:rsidP="003E69E9">
      <w:r>
        <w:rPr>
          <w:rFonts w:hint="eastAsia"/>
        </w:rPr>
        <w:t>Ps</w:t>
      </w:r>
      <w:r>
        <w:rPr>
          <w:rFonts w:hint="eastAsia"/>
        </w:rPr>
        <w:t>：记录中必填项为：</w:t>
      </w:r>
      <w:r>
        <w:rPr>
          <w:rFonts w:hint="eastAsia"/>
        </w:rPr>
        <w:t>eventType</w:t>
      </w:r>
      <w:r>
        <w:rPr>
          <w:rFonts w:hint="eastAsia"/>
        </w:rPr>
        <w:t>（事件类型）、</w:t>
      </w:r>
      <w:r>
        <w:rPr>
          <w:rFonts w:hint="eastAsia"/>
        </w:rPr>
        <w:t>deviceId</w:t>
      </w:r>
      <w:r>
        <w:rPr>
          <w:rFonts w:hint="eastAsia"/>
        </w:rPr>
        <w:t>（上传记录咖啡机序列号）、</w:t>
      </w:r>
      <w:r>
        <w:rPr>
          <w:rFonts w:hint="eastAsia"/>
        </w:rPr>
        <w:t>operateTime</w:t>
      </w:r>
      <w:r>
        <w:rPr>
          <w:rFonts w:hint="eastAsia"/>
        </w:rPr>
        <w:t>（操作时间）、</w:t>
      </w:r>
      <w:r>
        <w:rPr>
          <w:rFonts w:hint="eastAsia"/>
        </w:rPr>
        <w:t>dataType</w:t>
      </w:r>
      <w:r>
        <w:rPr>
          <w:rFonts w:hint="eastAsia"/>
        </w:rPr>
        <w:t>（数据类型，默认是</w:t>
      </w:r>
      <w:r>
        <w:rPr>
          <w:rFonts w:hint="eastAsia"/>
        </w:rPr>
        <w:t>1</w:t>
      </w:r>
      <w:r>
        <w:rPr>
          <w:rFonts w:hint="eastAsia"/>
        </w:rPr>
        <w:t>运营数据）；</w:t>
      </w:r>
    </w:p>
    <w:p w14:paraId="493E9663" w14:textId="77777777" w:rsidR="00933DB0" w:rsidRDefault="00933DB0" w:rsidP="003E69E9"/>
    <w:p w14:paraId="011C2DBC" w14:textId="37582DE6" w:rsidR="00933DB0" w:rsidRDefault="008845DE" w:rsidP="003E69E9">
      <w:pPr>
        <w:pStyle w:val="4"/>
      </w:pPr>
      <w:r>
        <w:rPr>
          <w:rFonts w:hint="eastAsia"/>
        </w:rPr>
        <w:t>4.</w:t>
      </w:r>
      <w:r w:rsidR="00162BD3">
        <w:t>17</w:t>
      </w:r>
      <w:r>
        <w:rPr>
          <w:rFonts w:hint="eastAsia"/>
        </w:rPr>
        <w:t xml:space="preserve">.1.2 </w:t>
      </w:r>
      <w:r>
        <w:rPr>
          <w:rFonts w:hint="eastAsia"/>
        </w:rPr>
        <w:t>云服务器响应</w:t>
      </w:r>
      <w:r>
        <w:rPr>
          <w:rFonts w:hint="eastAsia"/>
        </w:rPr>
        <w:t>ACK</w:t>
      </w:r>
    </w:p>
    <w:tbl>
      <w:tblPr>
        <w:tblStyle w:val="af4"/>
        <w:tblW w:w="8522" w:type="dxa"/>
        <w:tblLayout w:type="fixed"/>
        <w:tblLook w:val="04A0" w:firstRow="1" w:lastRow="0" w:firstColumn="1" w:lastColumn="0" w:noHBand="0" w:noVBand="1"/>
      </w:tblPr>
      <w:tblGrid>
        <w:gridCol w:w="1526"/>
        <w:gridCol w:w="2734"/>
        <w:gridCol w:w="1235"/>
        <w:gridCol w:w="3027"/>
      </w:tblGrid>
      <w:tr w:rsidR="00933DB0" w14:paraId="4500CBEC" w14:textId="77777777">
        <w:trPr>
          <w:trHeight w:val="90"/>
        </w:trPr>
        <w:tc>
          <w:tcPr>
            <w:tcW w:w="1526" w:type="dxa"/>
            <w:shd w:val="clear" w:color="auto" w:fill="244061" w:themeFill="accent1" w:themeFillShade="80"/>
          </w:tcPr>
          <w:p w14:paraId="311329A3" w14:textId="77777777" w:rsidR="00933DB0" w:rsidRDefault="008845DE" w:rsidP="003E69E9">
            <w:r>
              <w:rPr>
                <w:rFonts w:hint="eastAsia"/>
              </w:rPr>
              <w:t>消息主题</w:t>
            </w:r>
          </w:p>
        </w:tc>
        <w:tc>
          <w:tcPr>
            <w:tcW w:w="6996" w:type="dxa"/>
            <w:gridSpan w:val="3"/>
            <w:shd w:val="clear" w:color="auto" w:fill="FBD4B4" w:themeFill="accent6" w:themeFillTint="66"/>
          </w:tcPr>
          <w:p w14:paraId="47312FBA" w14:textId="77777777" w:rsidR="00933DB0" w:rsidRDefault="008845DE" w:rsidP="003E69E9">
            <w:r>
              <w:rPr>
                <w:rFonts w:hint="eastAsia"/>
              </w:rPr>
              <w:t>cilentId/kalerm/iot/</w:t>
            </w:r>
            <w:r>
              <w:rPr>
                <w:rFonts w:ascii="Consolas" w:hAnsi="Consolas" w:cs="Consolas" w:hint="eastAsia"/>
                <w:color w:val="000000" w:themeColor="text1"/>
                <w:kern w:val="0"/>
                <w:sz w:val="20"/>
                <w:szCs w:val="20"/>
              </w:rPr>
              <w:t>rfidManage</w:t>
            </w:r>
            <w:r>
              <w:rPr>
                <w:rFonts w:ascii="Consolas" w:hAnsi="Consolas" w:cs="Consolas"/>
                <w:color w:val="000000" w:themeColor="text1"/>
                <w:kern w:val="0"/>
                <w:sz w:val="20"/>
                <w:szCs w:val="20"/>
              </w:rPr>
              <w:t>History</w:t>
            </w:r>
            <w:r>
              <w:rPr>
                <w:rFonts w:hint="eastAsia"/>
              </w:rPr>
              <w:t>/</w:t>
            </w:r>
            <w:r>
              <w:t>result/data</w:t>
            </w:r>
            <w:r>
              <w:rPr>
                <w:rFonts w:hint="eastAsia"/>
              </w:rPr>
              <w:t>S</w:t>
            </w:r>
            <w:r>
              <w:t>erver</w:t>
            </w:r>
          </w:p>
        </w:tc>
      </w:tr>
      <w:tr w:rsidR="00933DB0" w14:paraId="1A4C0702" w14:textId="77777777">
        <w:tc>
          <w:tcPr>
            <w:tcW w:w="1526" w:type="dxa"/>
            <w:shd w:val="clear" w:color="auto" w:fill="244061" w:themeFill="accent1" w:themeFillShade="80"/>
          </w:tcPr>
          <w:p w14:paraId="4A9BFAB2" w14:textId="77777777" w:rsidR="00933DB0" w:rsidRDefault="008845DE" w:rsidP="003E69E9">
            <w:r>
              <w:rPr>
                <w:rFonts w:hint="eastAsia"/>
              </w:rPr>
              <w:t>订阅者</w:t>
            </w:r>
          </w:p>
        </w:tc>
        <w:tc>
          <w:tcPr>
            <w:tcW w:w="2734" w:type="dxa"/>
          </w:tcPr>
          <w:p w14:paraId="5CED4FF6" w14:textId="77777777" w:rsidR="00933DB0" w:rsidRDefault="008845DE" w:rsidP="003E69E9">
            <w:r>
              <w:rPr>
                <w:rFonts w:hint="eastAsia"/>
              </w:rPr>
              <w:t>咖啡机</w:t>
            </w:r>
          </w:p>
        </w:tc>
        <w:tc>
          <w:tcPr>
            <w:tcW w:w="1235" w:type="dxa"/>
            <w:shd w:val="clear" w:color="auto" w:fill="244061" w:themeFill="accent1" w:themeFillShade="80"/>
          </w:tcPr>
          <w:p w14:paraId="17216D48" w14:textId="77777777" w:rsidR="00933DB0" w:rsidRDefault="008845DE" w:rsidP="003E69E9">
            <w:r>
              <w:rPr>
                <w:rFonts w:hint="eastAsia"/>
              </w:rPr>
              <w:t>发布者</w:t>
            </w:r>
          </w:p>
        </w:tc>
        <w:tc>
          <w:tcPr>
            <w:tcW w:w="3027" w:type="dxa"/>
          </w:tcPr>
          <w:p w14:paraId="786A1F9F" w14:textId="77777777" w:rsidR="00933DB0" w:rsidRDefault="008845DE" w:rsidP="003E69E9">
            <w:r>
              <w:rPr>
                <w:rFonts w:hint="eastAsia"/>
              </w:rPr>
              <w:t>状态服务器</w:t>
            </w:r>
          </w:p>
        </w:tc>
      </w:tr>
      <w:tr w:rsidR="00933DB0" w14:paraId="46091833" w14:textId="77777777">
        <w:trPr>
          <w:trHeight w:val="956"/>
        </w:trPr>
        <w:tc>
          <w:tcPr>
            <w:tcW w:w="1526" w:type="dxa"/>
            <w:shd w:val="clear" w:color="auto" w:fill="244061" w:themeFill="accent1" w:themeFillShade="80"/>
          </w:tcPr>
          <w:p w14:paraId="71B58F19" w14:textId="77777777" w:rsidR="00933DB0" w:rsidRDefault="008845DE" w:rsidP="003E69E9">
            <w:r>
              <w:t>J</w:t>
            </w:r>
            <w:r>
              <w:rPr>
                <w:rFonts w:hint="eastAsia"/>
              </w:rPr>
              <w:t>son</w:t>
            </w:r>
            <w:r>
              <w:rPr>
                <w:rFonts w:hint="eastAsia"/>
              </w:rPr>
              <w:t>格式</w:t>
            </w:r>
          </w:p>
        </w:tc>
        <w:tc>
          <w:tcPr>
            <w:tcW w:w="6996" w:type="dxa"/>
            <w:gridSpan w:val="3"/>
          </w:tcPr>
          <w:p w14:paraId="5D3F94D6" w14:textId="77777777" w:rsidR="00933DB0" w:rsidRDefault="008845DE" w:rsidP="003E69E9">
            <w:r>
              <w:t>{</w:t>
            </w:r>
          </w:p>
          <w:p w14:paraId="6B3DBF2A" w14:textId="77777777" w:rsidR="00933DB0" w:rsidRDefault="008845DE" w:rsidP="003E69E9">
            <w:r>
              <w:t>"</w:t>
            </w:r>
            <w:r>
              <w:rPr>
                <w:rFonts w:hint="eastAsia"/>
              </w:rPr>
              <w:t>msgId</w:t>
            </w:r>
            <w:r>
              <w:t>": "45484asd5a4d8a48a4sdads",</w:t>
            </w:r>
          </w:p>
          <w:p w14:paraId="3ADB9DE7" w14:textId="77777777" w:rsidR="00933DB0" w:rsidRDefault="008845DE" w:rsidP="003E69E9">
            <w:r>
              <w:t xml:space="preserve"> </w:t>
            </w:r>
            <w:r>
              <w:rPr>
                <w:rFonts w:hint="eastAsia"/>
              </w:rPr>
              <w:t xml:space="preserve">   </w:t>
            </w:r>
            <w:r>
              <w:t xml:space="preserve"> "version": "2.0",</w:t>
            </w:r>
          </w:p>
          <w:p w14:paraId="16457346" w14:textId="77777777" w:rsidR="00933DB0" w:rsidRDefault="008845DE" w:rsidP="003E69E9">
            <w:r>
              <w:t xml:space="preserve"> </w:t>
            </w:r>
            <w:r>
              <w:rPr>
                <w:rFonts w:hint="eastAsia"/>
              </w:rPr>
              <w:t xml:space="preserve">    </w:t>
            </w:r>
            <w:r>
              <w:t>"timestamp": "1565499360629",</w:t>
            </w:r>
          </w:p>
          <w:p w14:paraId="0163FB6E" w14:textId="77777777" w:rsidR="00933DB0" w:rsidRDefault="008845DE" w:rsidP="003E69E9">
            <w:r>
              <w:rPr>
                <w:rFonts w:hint="eastAsia"/>
              </w:rPr>
              <w:t xml:space="preserve"> </w:t>
            </w:r>
            <w:r>
              <w:t xml:space="preserve">  </w:t>
            </w:r>
            <w:r>
              <w:rPr>
                <w:rFonts w:hint="eastAsia"/>
              </w:rPr>
              <w:t xml:space="preserve">  </w:t>
            </w:r>
            <w:r>
              <w:t>"ackCode": "</w:t>
            </w:r>
            <w:r>
              <w:rPr>
                <w:rFonts w:hint="eastAsia"/>
              </w:rPr>
              <w:t>OK</w:t>
            </w:r>
            <w:r>
              <w:t>"</w:t>
            </w:r>
            <w:r>
              <w:rPr>
                <w:rFonts w:hint="eastAsia"/>
              </w:rPr>
              <w:t>,</w:t>
            </w:r>
          </w:p>
          <w:p w14:paraId="73B16ADF" w14:textId="77777777" w:rsidR="00933DB0" w:rsidRDefault="008845DE" w:rsidP="003E69E9">
            <w:r>
              <w:t>"data": {</w:t>
            </w:r>
            <w:r>
              <w:rPr>
                <w:rFonts w:hint="eastAsia"/>
              </w:rPr>
              <w:t>}</w:t>
            </w:r>
          </w:p>
          <w:p w14:paraId="785DEAE4" w14:textId="77777777" w:rsidR="00933DB0" w:rsidRDefault="008845DE" w:rsidP="003E69E9">
            <w:r>
              <w:t>}</w:t>
            </w:r>
          </w:p>
        </w:tc>
      </w:tr>
    </w:tbl>
    <w:p w14:paraId="65F2419B" w14:textId="77777777" w:rsidR="00933DB0" w:rsidRDefault="00933DB0" w:rsidP="003E69E9"/>
    <w:p w14:paraId="19CBB26D" w14:textId="77777777" w:rsidR="00933DB0" w:rsidRDefault="00933DB0" w:rsidP="003E69E9"/>
    <w:p w14:paraId="3688AE47" w14:textId="1E73DCA5" w:rsidR="00933DB0" w:rsidRDefault="008845DE" w:rsidP="003E69E9">
      <w:pPr>
        <w:pStyle w:val="2"/>
      </w:pPr>
      <w:r>
        <w:rPr>
          <w:rFonts w:hint="eastAsia"/>
        </w:rPr>
        <w:t>4.1</w:t>
      </w:r>
      <w:r w:rsidR="00162BD3">
        <w:t>8</w:t>
      </w:r>
      <w:r>
        <w:rPr>
          <w:rFonts w:hint="eastAsia"/>
        </w:rPr>
        <w:t xml:space="preserve"> </w:t>
      </w:r>
      <w:r>
        <w:rPr>
          <w:rFonts w:hint="eastAsia"/>
        </w:rPr>
        <w:t>设备通用同步指令上报主题</w:t>
      </w:r>
    </w:p>
    <w:p w14:paraId="7BF0B4C9" w14:textId="77777777" w:rsidR="00933DB0" w:rsidRDefault="008845DE" w:rsidP="003E69E9">
      <w:r>
        <w:rPr>
          <w:rFonts w:hint="eastAsia"/>
        </w:rPr>
        <w:t>该主题的定义是业务弱相关的，主要是起到辅助业务主题正确、有效的完成对应的功能，比如</w:t>
      </w:r>
      <w:r>
        <w:rPr>
          <w:rFonts w:hint="eastAsia"/>
        </w:rPr>
        <w:t>:</w:t>
      </w:r>
      <w:r>
        <w:rPr>
          <w:rFonts w:hint="eastAsia"/>
        </w:rPr>
        <w:t>设备端使用本地方法无法同步</w:t>
      </w:r>
      <w:r>
        <w:rPr>
          <w:rFonts w:hint="eastAsia"/>
        </w:rPr>
        <w:t>wif</w:t>
      </w:r>
      <w:r>
        <w:t>i</w:t>
      </w:r>
      <w:r>
        <w:rPr>
          <w:rFonts w:hint="eastAsia"/>
        </w:rPr>
        <w:t>对应的外网</w:t>
      </w:r>
      <w:r>
        <w:rPr>
          <w:rFonts w:hint="eastAsia"/>
        </w:rPr>
        <w:t xml:space="preserve"> IP</w:t>
      </w:r>
      <w:r>
        <w:rPr>
          <w:rFonts w:hint="eastAsia"/>
        </w:rPr>
        <w:t>地址，需要根据所属的区域调用不同云平台的</w:t>
      </w:r>
      <w:r>
        <w:rPr>
          <w:rFonts w:hint="eastAsia"/>
        </w:rPr>
        <w:t>http</w:t>
      </w:r>
      <w:r>
        <w:rPr>
          <w:rFonts w:hint="eastAsia"/>
        </w:rPr>
        <w:t>接口同步外网</w:t>
      </w:r>
      <w:r>
        <w:rPr>
          <w:rFonts w:hint="eastAsia"/>
        </w:rPr>
        <w:t>IP</w:t>
      </w:r>
      <w:r>
        <w:rPr>
          <w:rFonts w:hint="eastAsia"/>
        </w:rPr>
        <w:t>信息</w:t>
      </w:r>
      <w:r>
        <w:rPr>
          <w:rFonts w:hint="eastAsia"/>
        </w:rPr>
        <w:t>(</w:t>
      </w:r>
      <w:r>
        <w:rPr>
          <w:rFonts w:hint="eastAsia"/>
        </w:rPr>
        <w:t>云平台不同区域映射的域名是不同的</w:t>
      </w:r>
      <w:r>
        <w:t>)</w:t>
      </w:r>
      <w:r>
        <w:rPr>
          <w:rFonts w:hint="eastAsia"/>
        </w:rPr>
        <w:t>。其他业务主题也可以根据需要，发送不同的动作指令来使用该主题完善功能。</w:t>
      </w:r>
    </w:p>
    <w:p w14:paraId="5C5485FE" w14:textId="77777777" w:rsidR="00933DB0" w:rsidRDefault="008845DE" w:rsidP="003E69E9">
      <w:r>
        <w:rPr>
          <w:rFonts w:hint="eastAsia"/>
        </w:rPr>
        <w:t>备注</w:t>
      </w:r>
      <w:r>
        <w:rPr>
          <w:rFonts w:hint="eastAsia"/>
        </w:rPr>
        <w:t>:</w:t>
      </w:r>
      <w:r>
        <w:t xml:space="preserve"> </w:t>
      </w:r>
      <w:r>
        <w:rPr>
          <w:rFonts w:hint="eastAsia"/>
          <w:b/>
          <w:color w:val="FF0000"/>
        </w:rPr>
        <w:t>上报</w:t>
      </w:r>
      <w:r>
        <w:rPr>
          <w:rFonts w:hint="eastAsia"/>
        </w:rPr>
        <w:t>是相对于云平台而言的，表示设备下发动作指令，云平台上报数据。</w:t>
      </w:r>
    </w:p>
    <w:p w14:paraId="31A54E98" w14:textId="76858433" w:rsidR="00933DB0" w:rsidRDefault="008845DE" w:rsidP="003E69E9">
      <w:pPr>
        <w:pStyle w:val="3"/>
      </w:pPr>
      <w:r>
        <w:rPr>
          <w:rFonts w:hint="eastAsia"/>
        </w:rPr>
        <w:t>4.</w:t>
      </w:r>
      <w:r w:rsidR="00162BD3">
        <w:t>18</w:t>
      </w:r>
      <w:r>
        <w:rPr>
          <w:rFonts w:hint="eastAsia"/>
        </w:rPr>
        <w:t xml:space="preserve">.1 </w:t>
      </w:r>
      <w:r>
        <w:rPr>
          <w:rFonts w:hint="eastAsia"/>
        </w:rPr>
        <w:t>消息格式</w:t>
      </w:r>
    </w:p>
    <w:p w14:paraId="2DC4F795" w14:textId="77777777" w:rsidR="00933DB0" w:rsidRDefault="008845DE" w:rsidP="003E69E9">
      <w:r>
        <w:rPr>
          <w:rFonts w:hint="eastAsia"/>
          <w:b/>
          <w:bCs/>
        </w:rPr>
        <w:t>描述：</w:t>
      </w:r>
      <w:r>
        <w:rPr>
          <w:rFonts w:hint="eastAsia"/>
          <w:bCs/>
        </w:rPr>
        <w:t>设备</w:t>
      </w:r>
      <w:r>
        <w:rPr>
          <w:rFonts w:hint="eastAsia"/>
        </w:rPr>
        <w:t>下发</w:t>
      </w:r>
      <w:r>
        <w:t>action</w:t>
      </w:r>
      <w:r>
        <w:rPr>
          <w:rFonts w:hint="eastAsia"/>
        </w:rPr>
        <w:t>动作指令</w:t>
      </w:r>
    </w:p>
    <w:p w14:paraId="785AEB36" w14:textId="2AAA5D09" w:rsidR="00933DB0" w:rsidRDefault="008845DE" w:rsidP="003E69E9">
      <w:pPr>
        <w:pStyle w:val="4"/>
      </w:pPr>
      <w:r>
        <w:t>4</w:t>
      </w:r>
      <w:r>
        <w:rPr>
          <w:rFonts w:hint="eastAsia"/>
        </w:rPr>
        <w:t>.</w:t>
      </w:r>
      <w:r w:rsidR="00162BD3">
        <w:t>18</w:t>
      </w:r>
      <w:r>
        <w:t>.1</w:t>
      </w:r>
      <w:r>
        <w:rPr>
          <w:rFonts w:hint="eastAsia"/>
        </w:rPr>
        <w:t>.</w:t>
      </w:r>
      <w:r>
        <w:t>1</w:t>
      </w:r>
      <w:r>
        <w:rPr>
          <w:rFonts w:hint="eastAsia"/>
        </w:rPr>
        <w:t>设备通用的同步指令结构体</w:t>
      </w:r>
    </w:p>
    <w:tbl>
      <w:tblPr>
        <w:tblStyle w:val="af4"/>
        <w:tblW w:w="0" w:type="auto"/>
        <w:tblLook w:val="04A0" w:firstRow="1" w:lastRow="0" w:firstColumn="1" w:lastColumn="0" w:noHBand="0" w:noVBand="1"/>
      </w:tblPr>
      <w:tblGrid>
        <w:gridCol w:w="1526"/>
        <w:gridCol w:w="2734"/>
        <w:gridCol w:w="1235"/>
        <w:gridCol w:w="3027"/>
      </w:tblGrid>
      <w:tr w:rsidR="00933DB0" w14:paraId="3D4EEE87" w14:textId="77777777">
        <w:tc>
          <w:tcPr>
            <w:tcW w:w="1526" w:type="dxa"/>
            <w:shd w:val="clear" w:color="auto" w:fill="244061" w:themeFill="accent1" w:themeFillShade="80"/>
          </w:tcPr>
          <w:p w14:paraId="52FE7FE3" w14:textId="77777777" w:rsidR="00933DB0" w:rsidRDefault="008845DE" w:rsidP="003E69E9">
            <w:r>
              <w:rPr>
                <w:rFonts w:hint="eastAsia"/>
              </w:rPr>
              <w:t>消息主题</w:t>
            </w:r>
          </w:p>
        </w:tc>
        <w:tc>
          <w:tcPr>
            <w:tcW w:w="6996" w:type="dxa"/>
            <w:gridSpan w:val="3"/>
            <w:shd w:val="clear" w:color="auto" w:fill="FBD4B4" w:themeFill="accent6" w:themeFillTint="66"/>
          </w:tcPr>
          <w:p w14:paraId="087CF851" w14:textId="77777777" w:rsidR="00933DB0" w:rsidRDefault="008845DE" w:rsidP="003E69E9">
            <w:r>
              <w:t>kalerm/iot/device/common/sync</w:t>
            </w:r>
            <w:r>
              <w:rPr>
                <w:rFonts w:hint="eastAsia"/>
              </w:rPr>
              <w:t>/</w:t>
            </w:r>
            <w:r>
              <w:t>report</w:t>
            </w:r>
            <w:r>
              <w:rPr>
                <w:rFonts w:hint="eastAsia"/>
              </w:rPr>
              <w:t>/clientid</w:t>
            </w:r>
          </w:p>
        </w:tc>
      </w:tr>
      <w:tr w:rsidR="00933DB0" w14:paraId="34E37654" w14:textId="77777777">
        <w:tc>
          <w:tcPr>
            <w:tcW w:w="1526" w:type="dxa"/>
            <w:shd w:val="clear" w:color="auto" w:fill="244061" w:themeFill="accent1" w:themeFillShade="80"/>
          </w:tcPr>
          <w:p w14:paraId="1821863D" w14:textId="77777777" w:rsidR="00933DB0" w:rsidRDefault="008845DE" w:rsidP="003E69E9">
            <w:r>
              <w:rPr>
                <w:rFonts w:hint="eastAsia"/>
              </w:rPr>
              <w:t>订阅者</w:t>
            </w:r>
          </w:p>
        </w:tc>
        <w:tc>
          <w:tcPr>
            <w:tcW w:w="2734" w:type="dxa"/>
          </w:tcPr>
          <w:p w14:paraId="592799CA" w14:textId="77777777" w:rsidR="00933DB0" w:rsidRDefault="008845DE" w:rsidP="003E69E9">
            <w:r>
              <w:rPr>
                <w:rFonts w:hint="eastAsia"/>
              </w:rPr>
              <w:t>云平台服务器</w:t>
            </w:r>
          </w:p>
        </w:tc>
        <w:tc>
          <w:tcPr>
            <w:tcW w:w="1235" w:type="dxa"/>
            <w:shd w:val="clear" w:color="auto" w:fill="244061" w:themeFill="accent1" w:themeFillShade="80"/>
          </w:tcPr>
          <w:p w14:paraId="5F43CD19" w14:textId="77777777" w:rsidR="00933DB0" w:rsidRDefault="008845DE" w:rsidP="003E69E9">
            <w:r>
              <w:rPr>
                <w:rFonts w:hint="eastAsia"/>
              </w:rPr>
              <w:t>发布者</w:t>
            </w:r>
          </w:p>
        </w:tc>
        <w:tc>
          <w:tcPr>
            <w:tcW w:w="3027" w:type="dxa"/>
          </w:tcPr>
          <w:p w14:paraId="47201571" w14:textId="77777777" w:rsidR="00933DB0" w:rsidRDefault="008845DE" w:rsidP="003E69E9">
            <w:r>
              <w:rPr>
                <w:rFonts w:hint="eastAsia"/>
              </w:rPr>
              <w:t>咖啡机</w:t>
            </w:r>
          </w:p>
        </w:tc>
      </w:tr>
      <w:tr w:rsidR="00933DB0" w14:paraId="28642518" w14:textId="77777777">
        <w:trPr>
          <w:trHeight w:val="956"/>
        </w:trPr>
        <w:tc>
          <w:tcPr>
            <w:tcW w:w="1526" w:type="dxa"/>
            <w:shd w:val="clear" w:color="auto" w:fill="244061" w:themeFill="accent1" w:themeFillShade="80"/>
          </w:tcPr>
          <w:p w14:paraId="153F4C09" w14:textId="77777777" w:rsidR="00933DB0" w:rsidRDefault="008845DE" w:rsidP="003E69E9">
            <w:r>
              <w:t>J</w:t>
            </w:r>
            <w:r>
              <w:rPr>
                <w:rFonts w:hint="eastAsia"/>
              </w:rPr>
              <w:t>son</w:t>
            </w:r>
            <w:r>
              <w:rPr>
                <w:rFonts w:hint="eastAsia"/>
              </w:rPr>
              <w:t>格式</w:t>
            </w:r>
          </w:p>
        </w:tc>
        <w:tc>
          <w:tcPr>
            <w:tcW w:w="6996" w:type="dxa"/>
            <w:gridSpan w:val="3"/>
          </w:tcPr>
          <w:p w14:paraId="3854AEBE" w14:textId="77777777" w:rsidR="00933DB0" w:rsidRDefault="008845DE" w:rsidP="003E69E9">
            <w:r>
              <w:t>{</w:t>
            </w:r>
            <w:r>
              <w:br/>
              <w:t>    "msgId": "45484asd5a4d8a48a4sdads</w:t>
            </w:r>
            <w:r>
              <w:rPr>
                <w:rFonts w:hint="eastAsia"/>
              </w:rPr>
              <w:t xml:space="preserve"> (String)</w:t>
            </w:r>
            <w:r>
              <w:t>",</w:t>
            </w:r>
            <w:r>
              <w:br/>
              <w:t>    "version": "2.0</w:t>
            </w:r>
            <w:r>
              <w:rPr>
                <w:rFonts w:hint="eastAsia"/>
              </w:rPr>
              <w:t xml:space="preserve"> (String)</w:t>
            </w:r>
            <w:r>
              <w:t>",</w:t>
            </w:r>
            <w:r>
              <w:br/>
              <w:t>    "timestamp": "1565499360629</w:t>
            </w:r>
            <w:r>
              <w:rPr>
                <w:rFonts w:hint="eastAsia"/>
              </w:rPr>
              <w:t xml:space="preserve"> (String)</w:t>
            </w:r>
            <w:r>
              <w:t>",</w:t>
            </w:r>
            <w:r>
              <w:br/>
              <w:t>    "data": {</w:t>
            </w:r>
          </w:p>
          <w:p w14:paraId="23C06EB7" w14:textId="77777777" w:rsidR="00933DB0" w:rsidRDefault="008845DE" w:rsidP="003E69E9">
            <w:r>
              <w:rPr>
                <w:rFonts w:hint="eastAsia"/>
                <w:color w:val="0000FF"/>
                <w:sz w:val="15"/>
                <w:szCs w:val="15"/>
              </w:rPr>
              <w:t>//</w:t>
            </w:r>
            <w:r>
              <w:rPr>
                <w:rFonts w:hint="eastAsia"/>
                <w:color w:val="0000FF"/>
                <w:sz w:val="15"/>
                <w:szCs w:val="15"/>
              </w:rPr>
              <w:t>参考附录</w:t>
            </w:r>
            <w:r>
              <w:rPr>
                <w:rFonts w:hint="eastAsia"/>
                <w:color w:val="0000FF"/>
                <w:sz w:val="15"/>
                <w:szCs w:val="15"/>
              </w:rPr>
              <w:t>R -</w:t>
            </w:r>
            <w:r>
              <w:rPr>
                <w:rFonts w:hint="eastAsia"/>
                <w:color w:val="0000FF"/>
                <w:sz w:val="15"/>
                <w:szCs w:val="15"/>
              </w:rPr>
              <w:t>上报动作指令对照表（支持多动作指令拼接</w:t>
            </w:r>
            <w:r>
              <w:rPr>
                <w:rFonts w:hint="eastAsia"/>
                <w:color w:val="0000FF"/>
                <w:sz w:val="15"/>
                <w:szCs w:val="15"/>
              </w:rPr>
              <w:t xml:space="preserve">, </w:t>
            </w:r>
            <w:r>
              <w:rPr>
                <w:rFonts w:hint="eastAsia"/>
                <w:color w:val="0000FF"/>
                <w:sz w:val="15"/>
                <w:szCs w:val="15"/>
              </w:rPr>
              <w:t>英文逗号隔开）</w:t>
            </w:r>
            <w:r>
              <w:br/>
              <w:t>            "action":  "0</w:t>
            </w:r>
            <w:r>
              <w:rPr>
                <w:rFonts w:hint="eastAsia"/>
              </w:rPr>
              <w:t>,2 (String)</w:t>
            </w:r>
            <w:r>
              <w:t> "</w:t>
            </w:r>
            <w:r>
              <w:br/>
              <w:t>    }</w:t>
            </w:r>
            <w:r>
              <w:br/>
              <w:t>}</w:t>
            </w:r>
          </w:p>
        </w:tc>
      </w:tr>
    </w:tbl>
    <w:p w14:paraId="24EFCF8E" w14:textId="2FA2C49C" w:rsidR="00933DB0" w:rsidRDefault="008845DE" w:rsidP="003E69E9">
      <w:pPr>
        <w:pStyle w:val="4"/>
      </w:pPr>
      <w:r>
        <w:rPr>
          <w:rFonts w:hint="eastAsia"/>
        </w:rPr>
        <w:t>4.1</w:t>
      </w:r>
      <w:r w:rsidR="00162BD3">
        <w:t>8</w:t>
      </w:r>
      <w:r>
        <w:rPr>
          <w:rFonts w:hint="eastAsia"/>
        </w:rPr>
        <w:t xml:space="preserve">.1.2 </w:t>
      </w:r>
      <w:r>
        <w:rPr>
          <w:rFonts w:hint="eastAsia"/>
        </w:rPr>
        <w:t>云平台响应</w:t>
      </w:r>
      <w:r>
        <w:rPr>
          <w:rFonts w:hint="eastAsia"/>
        </w:rPr>
        <w:t>ACK</w:t>
      </w:r>
    </w:p>
    <w:tbl>
      <w:tblPr>
        <w:tblStyle w:val="af4"/>
        <w:tblW w:w="8522" w:type="dxa"/>
        <w:tblLayout w:type="fixed"/>
        <w:tblLook w:val="04A0" w:firstRow="1" w:lastRow="0" w:firstColumn="1" w:lastColumn="0" w:noHBand="0" w:noVBand="1"/>
      </w:tblPr>
      <w:tblGrid>
        <w:gridCol w:w="1526"/>
        <w:gridCol w:w="2734"/>
        <w:gridCol w:w="1235"/>
        <w:gridCol w:w="3027"/>
      </w:tblGrid>
      <w:tr w:rsidR="00933DB0" w14:paraId="4AE9BF41" w14:textId="77777777">
        <w:trPr>
          <w:trHeight w:val="90"/>
        </w:trPr>
        <w:tc>
          <w:tcPr>
            <w:tcW w:w="1526" w:type="dxa"/>
            <w:shd w:val="clear" w:color="auto" w:fill="244061" w:themeFill="accent1" w:themeFillShade="80"/>
          </w:tcPr>
          <w:p w14:paraId="1EFA3927" w14:textId="77777777" w:rsidR="00933DB0" w:rsidRDefault="008845DE" w:rsidP="003E69E9">
            <w:r>
              <w:rPr>
                <w:rFonts w:hint="eastAsia"/>
              </w:rPr>
              <w:t>消息主题</w:t>
            </w:r>
          </w:p>
        </w:tc>
        <w:tc>
          <w:tcPr>
            <w:tcW w:w="6996" w:type="dxa"/>
            <w:gridSpan w:val="3"/>
            <w:shd w:val="clear" w:color="auto" w:fill="FBD4B4" w:themeFill="accent6" w:themeFillTint="66"/>
          </w:tcPr>
          <w:p w14:paraId="006F5A59" w14:textId="77777777" w:rsidR="00933DB0" w:rsidRDefault="008845DE" w:rsidP="003E69E9">
            <w:r>
              <w:t>cilentId/</w:t>
            </w:r>
            <w:r>
              <w:rPr>
                <w:rFonts w:hint="eastAsia"/>
              </w:rPr>
              <w:t>deviceServer/kalerm/iot/</w:t>
            </w:r>
            <w:r>
              <w:t>common</w:t>
            </w:r>
            <w:r>
              <w:rPr>
                <w:rFonts w:hint="eastAsia"/>
              </w:rPr>
              <w:t>/sync/</w:t>
            </w:r>
            <w:r>
              <w:t>report</w:t>
            </w:r>
            <w:r>
              <w:rPr>
                <w:rFonts w:hint="eastAsia"/>
              </w:rPr>
              <w:t>/ack</w:t>
            </w:r>
          </w:p>
        </w:tc>
      </w:tr>
      <w:tr w:rsidR="00933DB0" w14:paraId="0E58CC5E" w14:textId="77777777">
        <w:tc>
          <w:tcPr>
            <w:tcW w:w="1526" w:type="dxa"/>
            <w:shd w:val="clear" w:color="auto" w:fill="244061" w:themeFill="accent1" w:themeFillShade="80"/>
          </w:tcPr>
          <w:p w14:paraId="045AFFED" w14:textId="77777777" w:rsidR="00933DB0" w:rsidRDefault="008845DE" w:rsidP="003E69E9">
            <w:r>
              <w:rPr>
                <w:rFonts w:hint="eastAsia"/>
              </w:rPr>
              <w:t>订阅者</w:t>
            </w:r>
          </w:p>
        </w:tc>
        <w:tc>
          <w:tcPr>
            <w:tcW w:w="2734" w:type="dxa"/>
          </w:tcPr>
          <w:p w14:paraId="3218E7D6" w14:textId="77777777" w:rsidR="00933DB0" w:rsidRDefault="008845DE" w:rsidP="003E69E9">
            <w:r>
              <w:rPr>
                <w:rFonts w:hint="eastAsia"/>
              </w:rPr>
              <w:t>咖啡机</w:t>
            </w:r>
          </w:p>
        </w:tc>
        <w:tc>
          <w:tcPr>
            <w:tcW w:w="1235" w:type="dxa"/>
            <w:shd w:val="clear" w:color="auto" w:fill="244061" w:themeFill="accent1" w:themeFillShade="80"/>
          </w:tcPr>
          <w:p w14:paraId="0082D430" w14:textId="77777777" w:rsidR="00933DB0" w:rsidRDefault="008845DE" w:rsidP="003E69E9">
            <w:r>
              <w:rPr>
                <w:rFonts w:hint="eastAsia"/>
              </w:rPr>
              <w:t>发布者</w:t>
            </w:r>
          </w:p>
        </w:tc>
        <w:tc>
          <w:tcPr>
            <w:tcW w:w="3027" w:type="dxa"/>
          </w:tcPr>
          <w:p w14:paraId="3612E7F1" w14:textId="77777777" w:rsidR="00933DB0" w:rsidRDefault="008845DE" w:rsidP="003E69E9">
            <w:r>
              <w:rPr>
                <w:rFonts w:hint="eastAsia"/>
              </w:rPr>
              <w:t>云平台服务器</w:t>
            </w:r>
          </w:p>
        </w:tc>
      </w:tr>
      <w:tr w:rsidR="00933DB0" w14:paraId="07876E1B" w14:textId="77777777">
        <w:trPr>
          <w:trHeight w:val="956"/>
        </w:trPr>
        <w:tc>
          <w:tcPr>
            <w:tcW w:w="1526" w:type="dxa"/>
            <w:shd w:val="clear" w:color="auto" w:fill="244061" w:themeFill="accent1" w:themeFillShade="80"/>
          </w:tcPr>
          <w:p w14:paraId="7FA4D97B" w14:textId="77777777" w:rsidR="00933DB0" w:rsidRDefault="008845DE" w:rsidP="003E69E9">
            <w:r>
              <w:t>J</w:t>
            </w:r>
            <w:r>
              <w:rPr>
                <w:rFonts w:hint="eastAsia"/>
              </w:rPr>
              <w:t>son</w:t>
            </w:r>
            <w:r>
              <w:rPr>
                <w:rFonts w:hint="eastAsia"/>
              </w:rPr>
              <w:t>格式</w:t>
            </w:r>
          </w:p>
        </w:tc>
        <w:tc>
          <w:tcPr>
            <w:tcW w:w="6996" w:type="dxa"/>
            <w:gridSpan w:val="3"/>
          </w:tcPr>
          <w:p w14:paraId="723851BF" w14:textId="77777777" w:rsidR="00933DB0" w:rsidRDefault="008845DE" w:rsidP="003E69E9">
            <w:r>
              <w:t>{</w:t>
            </w:r>
          </w:p>
          <w:p w14:paraId="75A4F535" w14:textId="77777777" w:rsidR="00933DB0" w:rsidRDefault="008845DE" w:rsidP="003E69E9">
            <w:pPr>
              <w:rPr>
                <w:rFonts w:ascii="Consolas" w:hAnsi="Consolas" w:cs="Consolas"/>
                <w:color w:val="000000" w:themeColor="text1"/>
                <w:kern w:val="0"/>
                <w:sz w:val="20"/>
                <w:szCs w:val="20"/>
              </w:rPr>
            </w:pPr>
            <w:r>
              <w:rPr>
                <w:rFonts w:hint="eastAsia"/>
              </w:rPr>
              <w:t>/</w:t>
            </w:r>
            <w:r>
              <w:t>/</w:t>
            </w:r>
            <w:r>
              <w:rPr>
                <w:rFonts w:hint="eastAsia"/>
              </w:rPr>
              <w:t xml:space="preserve">  msgId </w:t>
            </w:r>
            <w:r>
              <w:rPr>
                <w:rFonts w:hint="eastAsia"/>
              </w:rPr>
              <w:t>采用接收指令中的</w:t>
            </w:r>
            <w:r>
              <w:rPr>
                <w:rFonts w:hint="eastAsia"/>
              </w:rPr>
              <w:t>msgId</w:t>
            </w:r>
            <w:r>
              <w:rPr>
                <w:rFonts w:hint="eastAsia"/>
              </w:rPr>
              <w:t>值</w:t>
            </w:r>
          </w:p>
          <w:p w14:paraId="545FF6F3" w14:textId="77777777" w:rsidR="00933DB0" w:rsidRDefault="008845DE" w:rsidP="003E69E9">
            <w:r>
              <w:t>"</w:t>
            </w:r>
            <w:r>
              <w:rPr>
                <w:rFonts w:hint="eastAsia"/>
              </w:rPr>
              <w:t>msgId</w:t>
            </w:r>
            <w:r>
              <w:t>": "45484asd5a4d8a48a4sdads</w:t>
            </w:r>
            <w:r>
              <w:rPr>
                <w:rFonts w:hint="eastAsia"/>
              </w:rPr>
              <w:t xml:space="preserve"> (String)</w:t>
            </w:r>
            <w:r>
              <w:t>",</w:t>
            </w:r>
          </w:p>
          <w:p w14:paraId="0091BC7F" w14:textId="77777777" w:rsidR="00933DB0" w:rsidRDefault="008845DE" w:rsidP="003E69E9">
            <w:r>
              <w:t xml:space="preserve"> </w:t>
            </w:r>
            <w:r>
              <w:rPr>
                <w:rFonts w:hint="eastAsia"/>
              </w:rPr>
              <w:t xml:space="preserve">   </w:t>
            </w:r>
            <w:r>
              <w:t xml:space="preserve"> "version": "2.0</w:t>
            </w:r>
            <w:r>
              <w:rPr>
                <w:rFonts w:hint="eastAsia"/>
              </w:rPr>
              <w:t xml:space="preserve"> (String)</w:t>
            </w:r>
            <w:r>
              <w:t>",</w:t>
            </w:r>
          </w:p>
          <w:p w14:paraId="71F8FD0B" w14:textId="77777777" w:rsidR="00933DB0" w:rsidRDefault="008845DE" w:rsidP="003E69E9">
            <w:r>
              <w:t xml:space="preserve"> </w:t>
            </w:r>
            <w:r>
              <w:rPr>
                <w:rFonts w:hint="eastAsia"/>
              </w:rPr>
              <w:t xml:space="preserve">    </w:t>
            </w:r>
            <w:r>
              <w:t>"timestamp": "1565499360629</w:t>
            </w:r>
            <w:r>
              <w:rPr>
                <w:rFonts w:hint="eastAsia"/>
              </w:rPr>
              <w:t xml:space="preserve"> (String)</w:t>
            </w:r>
            <w:r>
              <w:t>",</w:t>
            </w:r>
          </w:p>
          <w:p w14:paraId="781095F1" w14:textId="77777777" w:rsidR="00933DB0" w:rsidRDefault="008845DE" w:rsidP="003E69E9">
            <w:r>
              <w:rPr>
                <w:rFonts w:hint="eastAsia"/>
              </w:rPr>
              <w:t>/</w:t>
            </w:r>
            <w:r>
              <w:t>/</w:t>
            </w:r>
            <w:r>
              <w:rPr>
                <w:rFonts w:hint="eastAsia"/>
              </w:rPr>
              <w:t xml:space="preserve"> </w:t>
            </w:r>
            <w:r>
              <w:rPr>
                <w:rFonts w:hint="eastAsia"/>
              </w:rPr>
              <w:t>参考附录</w:t>
            </w:r>
            <w:r>
              <w:rPr>
                <w:rFonts w:hint="eastAsia"/>
              </w:rPr>
              <w:t>C</w:t>
            </w:r>
          </w:p>
          <w:p w14:paraId="2F55292D" w14:textId="77777777" w:rsidR="00933DB0" w:rsidRDefault="008845DE" w:rsidP="003E69E9">
            <w:r>
              <w:rPr>
                <w:rFonts w:hint="eastAsia"/>
              </w:rPr>
              <w:t xml:space="preserve"> </w:t>
            </w:r>
            <w:r>
              <w:t xml:space="preserve">  </w:t>
            </w:r>
            <w:r>
              <w:rPr>
                <w:rFonts w:hint="eastAsia"/>
              </w:rPr>
              <w:t xml:space="preserve">  </w:t>
            </w:r>
            <w:r>
              <w:t>"ackCode": "</w:t>
            </w:r>
            <w:r>
              <w:rPr>
                <w:rFonts w:hint="eastAsia"/>
              </w:rPr>
              <w:t>OK (String)</w:t>
            </w:r>
            <w:r>
              <w:t>"</w:t>
            </w:r>
            <w:r>
              <w:rPr>
                <w:rFonts w:hint="eastAsia"/>
              </w:rPr>
              <w:t>,</w:t>
            </w:r>
          </w:p>
          <w:p w14:paraId="7119691A" w14:textId="77777777" w:rsidR="00933DB0" w:rsidRDefault="008845DE" w:rsidP="003E69E9">
            <w:r>
              <w:t>"data": {</w:t>
            </w:r>
          </w:p>
          <w:p w14:paraId="76E20EC4" w14:textId="77777777" w:rsidR="00933DB0" w:rsidRDefault="008845DE" w:rsidP="003E69E9">
            <w:bookmarkStart w:id="12" w:name="OLE_LINK1"/>
            <w:bookmarkStart w:id="13" w:name="OLE_LINK2"/>
            <w:r>
              <w:rPr>
                <w:rFonts w:hint="eastAsia"/>
              </w:rPr>
              <w:t xml:space="preserve"> </w:t>
            </w:r>
            <w:r>
              <w:t>{</w:t>
            </w:r>
          </w:p>
          <w:p w14:paraId="595D6D03" w14:textId="77777777" w:rsidR="00933DB0" w:rsidRDefault="008845DE" w:rsidP="003E69E9">
            <w:r>
              <w:rPr>
                <w:rFonts w:hint="eastAsia"/>
              </w:rPr>
              <w:t xml:space="preserve"> </w:t>
            </w:r>
            <w:r>
              <w:t xml:space="preserve">   </w:t>
            </w:r>
            <w:r>
              <w:rPr>
                <w:rFonts w:hint="eastAsia"/>
              </w:rPr>
              <w:t>//h</w:t>
            </w:r>
            <w:r>
              <w:t>ttpUrl</w:t>
            </w:r>
            <w:r>
              <w:rPr>
                <w:rFonts w:hint="eastAsia"/>
              </w:rPr>
              <w:t>请求方法、请求参数、响应参数说明见附录</w:t>
            </w:r>
            <w:r>
              <w:t>R1</w:t>
            </w:r>
          </w:p>
          <w:p w14:paraId="702BF703" w14:textId="77777777" w:rsidR="00933DB0" w:rsidRDefault="008845DE" w:rsidP="003E69E9">
            <w:r>
              <w:t xml:space="preserve">    "http</w:t>
            </w:r>
            <w:r>
              <w:rPr>
                <w:rFonts w:hint="eastAsia"/>
              </w:rPr>
              <w:t>Url</w:t>
            </w:r>
            <w:r>
              <w:t>":</w:t>
            </w:r>
          </w:p>
          <w:p w14:paraId="61B00FA5" w14:textId="77777777" w:rsidR="00933DB0" w:rsidRDefault="008845DE" w:rsidP="003E69E9">
            <w:r>
              <w:t xml:space="preserve">      {</w:t>
            </w:r>
          </w:p>
          <w:p w14:paraId="3A5519F6" w14:textId="77777777" w:rsidR="00933DB0" w:rsidRDefault="008845DE" w:rsidP="003E69E9">
            <w:r>
              <w:t xml:space="preserve">      "ip":</w:t>
            </w:r>
            <w:r>
              <w:rPr>
                <w:rFonts w:hint="eastAsia"/>
              </w:rPr>
              <w:t xml:space="preserve">{   </w:t>
            </w:r>
            <w:r>
              <w:t>"</w:t>
            </w:r>
            <w:r>
              <w:rPr>
                <w:rFonts w:hint="eastAsia"/>
              </w:rPr>
              <w:t>sy</w:t>
            </w:r>
            <w:r>
              <w:t>ncIp": "https://cn.coffee-iot.com/api/device-manager/</w:t>
            </w:r>
            <w:r>
              <w:rPr>
                <w:rFonts w:hint="eastAsia"/>
              </w:rPr>
              <w:t>sy</w:t>
            </w:r>
            <w:r>
              <w:t>nc-ip"   }</w:t>
            </w:r>
          </w:p>
          <w:p w14:paraId="6DD1D738" w14:textId="77777777" w:rsidR="00933DB0" w:rsidRDefault="008845DE" w:rsidP="003E69E9">
            <w:r>
              <w:t xml:space="preserve">       }</w:t>
            </w:r>
          </w:p>
          <w:p w14:paraId="263A6BEB" w14:textId="77777777" w:rsidR="00933DB0" w:rsidRDefault="008845DE" w:rsidP="003E69E9">
            <w:r>
              <w:t>}</w:t>
            </w:r>
          </w:p>
          <w:bookmarkEnd w:id="12"/>
          <w:bookmarkEnd w:id="13"/>
          <w:p w14:paraId="2A4AD17E" w14:textId="77777777" w:rsidR="00933DB0" w:rsidRDefault="008845DE" w:rsidP="003E69E9">
            <w:r>
              <w:rPr>
                <w:rFonts w:hint="eastAsia"/>
              </w:rPr>
              <w:t>}</w:t>
            </w:r>
          </w:p>
          <w:p w14:paraId="13538E51" w14:textId="77777777" w:rsidR="00933DB0" w:rsidRDefault="008845DE" w:rsidP="003E69E9">
            <w:r>
              <w:t>}</w:t>
            </w:r>
          </w:p>
        </w:tc>
      </w:tr>
    </w:tbl>
    <w:p w14:paraId="7FB3F802" w14:textId="77777777" w:rsidR="00933DB0" w:rsidRDefault="008845DE" w:rsidP="003E69E9">
      <w:pPr>
        <w:pStyle w:val="1"/>
      </w:pPr>
      <w:bookmarkStart w:id="14" w:name="_附录A：世界主要币种对照表"/>
      <w:bookmarkStart w:id="15" w:name="_Ref171523295"/>
      <w:bookmarkEnd w:id="14"/>
      <w:r>
        <w:rPr>
          <w:rFonts w:hint="eastAsia"/>
        </w:rPr>
        <w:t>附录</w:t>
      </w:r>
      <w:r>
        <w:rPr>
          <w:rFonts w:hint="eastAsia"/>
        </w:rPr>
        <w:t>D</w:t>
      </w:r>
      <w:r>
        <w:rPr>
          <w:rFonts w:hint="eastAsia"/>
        </w:rPr>
        <w:t>：饮品配方参数对照表</w:t>
      </w:r>
      <w:bookmarkEnd w:id="15"/>
    </w:p>
    <w:tbl>
      <w:tblPr>
        <w:tblStyle w:val="af4"/>
        <w:tblW w:w="0" w:type="auto"/>
        <w:tblLook w:val="04A0" w:firstRow="1" w:lastRow="0" w:firstColumn="1" w:lastColumn="0" w:noHBand="0" w:noVBand="1"/>
      </w:tblPr>
      <w:tblGrid>
        <w:gridCol w:w="9962"/>
      </w:tblGrid>
      <w:tr w:rsidR="00933DB0" w14:paraId="138A6696" w14:textId="77777777">
        <w:tc>
          <w:tcPr>
            <w:tcW w:w="9962" w:type="dxa"/>
            <w:shd w:val="clear" w:color="auto" w:fill="1F497D" w:themeFill="text2"/>
          </w:tcPr>
          <w:p w14:paraId="363E6A8D" w14:textId="77777777" w:rsidR="00933DB0" w:rsidRDefault="008845DE" w:rsidP="003E69E9">
            <w:pPr>
              <w:rPr>
                <w:rFonts w:ascii="宋体" w:hAnsi="宋体" w:cs="宋体"/>
                <w:color w:val="FFFFFF" w:themeColor="background1"/>
                <w:sz w:val="40"/>
                <w:szCs w:val="40"/>
              </w:rPr>
            </w:pPr>
            <w:r>
              <w:t>formulas</w:t>
            </w:r>
            <w:r>
              <w:rPr>
                <w:rFonts w:hint="eastAsia"/>
              </w:rPr>
              <w:t>参数</w:t>
            </w:r>
          </w:p>
        </w:tc>
      </w:tr>
      <w:tr w:rsidR="00933DB0" w14:paraId="5051773D" w14:textId="77777777">
        <w:tc>
          <w:tcPr>
            <w:tcW w:w="9962" w:type="dxa"/>
            <w:shd w:val="clear" w:color="auto" w:fill="auto"/>
          </w:tcPr>
          <w:p w14:paraId="3F8E4748" w14:textId="3235697E" w:rsidR="00933DB0" w:rsidRPr="00E751B0" w:rsidRDefault="008845DE" w:rsidP="003E69E9">
            <w:pPr>
              <w:rPr>
                <w:b/>
                <w:bCs/>
                <w:color w:val="FFFFFF" w:themeColor="background1"/>
                <w:kern w:val="0"/>
                <w:sz w:val="28"/>
                <w:szCs w:val="28"/>
              </w:rPr>
            </w:pPr>
            <w:r w:rsidRPr="00E751B0">
              <w:rPr>
                <w:rFonts w:hint="eastAsia"/>
              </w:rPr>
              <w:t>{"id":1,"quicken":true,</w:t>
            </w:r>
            <w:r w:rsidRPr="00E751B0">
              <w:t xml:space="preserve"> "dimen":0,</w:t>
            </w:r>
            <w:r w:rsidRPr="00E751B0">
              <w:rPr>
                <w:rFonts w:hint="eastAsia"/>
              </w:rPr>
              <w:t>"brewCount":1,"coffeeId":0,"coffeeStrength":1,"fanTime":3000,"precookVolume":15,"qualityCoffee":true,"volume":40,"weight":100</w:t>
            </w:r>
            <w:r w:rsidR="00437189" w:rsidRPr="00E751B0">
              <w:rPr>
                <w:rFonts w:hint="eastAsia"/>
              </w:rPr>
              <w:t>,</w:t>
            </w:r>
            <w:r w:rsidR="00437189" w:rsidRPr="00E751B0">
              <w:t>"</w:t>
            </w:r>
            <w:r w:rsidR="00437189" w:rsidRPr="00E751B0">
              <w:rPr>
                <w:rFonts w:hint="eastAsia"/>
              </w:rPr>
              <w:t>coffeeT</w:t>
            </w:r>
            <w:r w:rsidR="00437189" w:rsidRPr="00E751B0">
              <w:t>emperature":0</w:t>
            </w:r>
            <w:r w:rsidRPr="00E751B0">
              <w:rPr>
                <w:rFonts w:hint="eastAsia"/>
              </w:rPr>
              <w:t>}</w:t>
            </w:r>
          </w:p>
        </w:tc>
      </w:tr>
      <w:tr w:rsidR="00933DB0" w14:paraId="32397610" w14:textId="77777777">
        <w:tc>
          <w:tcPr>
            <w:tcW w:w="9962" w:type="dxa"/>
          </w:tcPr>
          <w:p w14:paraId="60583015" w14:textId="77777777" w:rsidR="00933DB0" w:rsidRPr="00E751B0" w:rsidRDefault="008845DE" w:rsidP="003E69E9">
            <w:pPr>
              <w:rPr>
                <w:b/>
                <w:bCs/>
                <w:color w:val="FFFFFF" w:themeColor="background1"/>
                <w:kern w:val="0"/>
                <w:sz w:val="28"/>
                <w:szCs w:val="28"/>
              </w:rPr>
            </w:pPr>
            <w:r w:rsidRPr="00E751B0">
              <w:t>{"id":2,"quicken":true, "dimen":0,"fanTime":3000,"temperature":0,"volume":150}</w:t>
            </w:r>
          </w:p>
        </w:tc>
      </w:tr>
      <w:tr w:rsidR="00933DB0" w14:paraId="16F51079" w14:textId="77777777">
        <w:tc>
          <w:tcPr>
            <w:tcW w:w="9962" w:type="dxa"/>
          </w:tcPr>
          <w:p w14:paraId="617314E2" w14:textId="77777777" w:rsidR="00933DB0" w:rsidRPr="00824867" w:rsidRDefault="008845DE" w:rsidP="003E69E9">
            <w:r w:rsidRPr="00824867">
              <w:rPr>
                <w:rFonts w:hint="eastAsia"/>
              </w:rPr>
              <w:t>{"id":3,"quicken":true,</w:t>
            </w:r>
            <w:r w:rsidRPr="00824867">
              <w:t xml:space="preserve"> "dimen":0,</w:t>
            </w:r>
            <w:r w:rsidRPr="00824867">
              <w:rPr>
                <w:rFonts w:hint="eastAsia"/>
              </w:rPr>
              <w:t>"temperature":0,"volume":180}</w:t>
            </w:r>
          </w:p>
        </w:tc>
      </w:tr>
      <w:tr w:rsidR="00933DB0" w14:paraId="6F5BA023" w14:textId="77777777">
        <w:tc>
          <w:tcPr>
            <w:tcW w:w="9962" w:type="dxa"/>
          </w:tcPr>
          <w:p w14:paraId="5285BAC9" w14:textId="77777777" w:rsidR="00933DB0" w:rsidRPr="00824867" w:rsidRDefault="008845DE" w:rsidP="003E69E9">
            <w:r w:rsidRPr="00824867">
              <w:rPr>
                <w:rFonts w:hint="eastAsia"/>
              </w:rPr>
              <w:t>{"id":4,"quicken":true,</w:t>
            </w:r>
            <w:r w:rsidRPr="00824867">
              <w:t xml:space="preserve"> "dimen":0,</w:t>
            </w:r>
            <w:r w:rsidRPr="00824867">
              <w:rPr>
                <w:rFonts w:hint="eastAsia"/>
              </w:rPr>
              <w:t>"fanTime":3000,"milkId":0,"time":100,"valve":100}</w:t>
            </w:r>
          </w:p>
        </w:tc>
      </w:tr>
      <w:tr w:rsidR="00933DB0" w14:paraId="167A78B6" w14:textId="77777777">
        <w:tc>
          <w:tcPr>
            <w:tcW w:w="9962" w:type="dxa"/>
          </w:tcPr>
          <w:p w14:paraId="291B46DE" w14:textId="77777777" w:rsidR="00933DB0" w:rsidRPr="00824867" w:rsidRDefault="008845DE" w:rsidP="003E69E9">
            <w:r w:rsidRPr="00824867">
              <w:rPr>
                <w:rFonts w:hint="eastAsia"/>
              </w:rPr>
              <w:t>{"id":5,"quicken":true,</w:t>
            </w:r>
            <w:r w:rsidRPr="00824867">
              <w:t xml:space="preserve"> "dimen":0,</w:t>
            </w:r>
            <w:r w:rsidRPr="00824867">
              <w:rPr>
                <w:rFonts w:hint="eastAsia"/>
              </w:rPr>
              <w:t>"fanTime":3000,"milkId":0,"time":120,"valve":100}</w:t>
            </w:r>
          </w:p>
        </w:tc>
      </w:tr>
      <w:tr w:rsidR="00933DB0" w14:paraId="7F6AF0E1" w14:textId="77777777">
        <w:tc>
          <w:tcPr>
            <w:tcW w:w="9962" w:type="dxa"/>
          </w:tcPr>
          <w:p w14:paraId="73758B39" w14:textId="77777777" w:rsidR="00933DB0" w:rsidRPr="00824867" w:rsidRDefault="008845DE" w:rsidP="003E69E9">
            <w:r w:rsidRPr="00824867">
              <w:rPr>
                <w:rFonts w:hint="eastAsia"/>
              </w:rPr>
              <w:t>{"id":6,"quicken":true,</w:t>
            </w:r>
            <w:r w:rsidRPr="00824867">
              <w:t xml:space="preserve"> "dimen":0,</w:t>
            </w:r>
            <w:r w:rsidRPr="00824867">
              <w:rPr>
                <w:rFonts w:hint="eastAsia"/>
              </w:rPr>
              <w:t>"time":50}</w:t>
            </w:r>
          </w:p>
        </w:tc>
      </w:tr>
      <w:tr w:rsidR="00933DB0" w14:paraId="792C1247" w14:textId="77777777">
        <w:tc>
          <w:tcPr>
            <w:tcW w:w="9962" w:type="dxa"/>
          </w:tcPr>
          <w:p w14:paraId="44A7EC96" w14:textId="77777777" w:rsidR="00933DB0" w:rsidRPr="00824867" w:rsidRDefault="008845DE" w:rsidP="003E69E9">
            <w:r w:rsidRPr="00824867">
              <w:rPr>
                <w:rFonts w:hint="eastAsia"/>
              </w:rPr>
              <w:t>{"id":7,"quicken":true,</w:t>
            </w:r>
            <w:r w:rsidRPr="00824867">
              <w:t xml:space="preserve"> "dimen":0,</w:t>
            </w:r>
            <w:r w:rsidRPr="00824867">
              <w:rPr>
                <w:rFonts w:hint="eastAsia"/>
              </w:rPr>
              <w:t>"fanTime":3000,"powderId":1,"powderWeight":200,"temperature":0,"volume":100}</w:t>
            </w:r>
          </w:p>
        </w:tc>
      </w:tr>
      <w:tr w:rsidR="00933DB0" w14:paraId="0D0DE1C6" w14:textId="77777777">
        <w:tc>
          <w:tcPr>
            <w:tcW w:w="9962" w:type="dxa"/>
          </w:tcPr>
          <w:p w14:paraId="2AC61B31" w14:textId="77777777" w:rsidR="00933DB0" w:rsidRPr="00824867" w:rsidRDefault="008845DE" w:rsidP="003E69E9">
            <w:r w:rsidRPr="00824867">
              <w:rPr>
                <w:rFonts w:hint="eastAsia"/>
              </w:rPr>
              <w:t>{"id":8,"quicken":true,</w:t>
            </w:r>
            <w:r w:rsidRPr="00824867">
              <w:t xml:space="preserve"> "dimen":0,</w:t>
            </w:r>
            <w:r w:rsidRPr="00824867">
              <w:rPr>
                <w:rFonts w:hint="eastAsia"/>
              </w:rPr>
              <w:t>"time":300}</w:t>
            </w:r>
          </w:p>
        </w:tc>
      </w:tr>
      <w:tr w:rsidR="00933DB0" w14:paraId="2155B6B0" w14:textId="77777777">
        <w:tc>
          <w:tcPr>
            <w:tcW w:w="9962" w:type="dxa"/>
          </w:tcPr>
          <w:p w14:paraId="689B1A88" w14:textId="77777777" w:rsidR="00933DB0" w:rsidRPr="00824867" w:rsidRDefault="008845DE" w:rsidP="003E69E9">
            <w:r w:rsidRPr="00824867">
              <w:rPr>
                <w:rFonts w:hint="eastAsia"/>
              </w:rPr>
              <w:t>{"id":10,"quicken":true,</w:t>
            </w:r>
            <w:r w:rsidRPr="00824867">
              <w:t xml:space="preserve"> "dimen":0,</w:t>
            </w:r>
            <w:r w:rsidRPr="00824867">
              <w:rPr>
                <w:rFonts w:hint="eastAsia"/>
              </w:rPr>
              <w:t>"controlId":3,"flavorId":1,"pumpSpeed":100,"time":120}</w:t>
            </w:r>
          </w:p>
        </w:tc>
      </w:tr>
      <w:tr w:rsidR="00933DB0" w14:paraId="06AA3491" w14:textId="77777777">
        <w:tc>
          <w:tcPr>
            <w:tcW w:w="9962" w:type="dxa"/>
            <w:tcBorders>
              <w:bottom w:val="single" w:sz="4" w:space="0" w:color="auto"/>
            </w:tcBorders>
          </w:tcPr>
          <w:p w14:paraId="704E4B43" w14:textId="77777777" w:rsidR="00933DB0" w:rsidRPr="00824867" w:rsidRDefault="008845DE" w:rsidP="003E69E9">
            <w:r w:rsidRPr="00824867">
              <w:rPr>
                <w:rFonts w:hint="eastAsia"/>
              </w:rPr>
              <w:t>{"id":11,"quicken":true,</w:t>
            </w:r>
            <w:r w:rsidRPr="00824867">
              <w:t xml:space="preserve"> "dimen":0,</w:t>
            </w:r>
            <w:r w:rsidRPr="00824867">
              <w:rPr>
                <w:rFonts w:hint="eastAsia"/>
              </w:rPr>
              <w:t>"controlId":3,"flavorId":0,"pumpSpeed":100,"time":50}</w:t>
            </w:r>
          </w:p>
        </w:tc>
      </w:tr>
      <w:tr w:rsidR="00933DB0" w14:paraId="4287F87F" w14:textId="77777777">
        <w:tc>
          <w:tcPr>
            <w:tcW w:w="9962" w:type="dxa"/>
            <w:shd w:val="clear" w:color="auto" w:fill="FFFFFF" w:themeFill="background1"/>
          </w:tcPr>
          <w:p w14:paraId="4AAF4F74" w14:textId="77777777" w:rsidR="00933DB0" w:rsidRPr="00824867" w:rsidRDefault="008845DE" w:rsidP="003E69E9">
            <w:r w:rsidRPr="00824867">
              <w:t>{"id":12,"quicken":true, "dimen":0,"brewCount":1, "fanTime":3000,"precookVolume":15, "volume":40}</w:t>
            </w:r>
          </w:p>
        </w:tc>
      </w:tr>
      <w:tr w:rsidR="00933DB0" w14:paraId="57320710" w14:textId="77777777">
        <w:tc>
          <w:tcPr>
            <w:tcW w:w="9962" w:type="dxa"/>
            <w:shd w:val="clear" w:color="auto" w:fill="FFFFFF" w:themeFill="background1"/>
          </w:tcPr>
          <w:p w14:paraId="7554F46E" w14:textId="52D061E0" w:rsidR="00933DB0" w:rsidRPr="00824867" w:rsidRDefault="008845DE" w:rsidP="003E69E9">
            <w:r w:rsidRPr="00824867">
              <w:t>{"id":13,"quicken":false, "dimen":0,"brewCount":1,"coffeeLevel":1,"fanTime":300,"precookVolume":25,"volume":35</w:t>
            </w:r>
            <w:r w:rsidR="00736236" w:rsidRPr="00824867">
              <w:rPr>
                <w:rFonts w:hint="eastAsia"/>
              </w:rPr>
              <w:t>,</w:t>
            </w:r>
            <w:r w:rsidR="00736236" w:rsidRPr="00824867">
              <w:rPr>
                <w:highlight w:val="yellow"/>
              </w:rPr>
              <w:t>"</w:t>
            </w:r>
            <w:r w:rsidR="00736236" w:rsidRPr="00824867">
              <w:rPr>
                <w:rFonts w:hint="eastAsia"/>
                <w:highlight w:val="yellow"/>
              </w:rPr>
              <w:t>coffeeT</w:t>
            </w:r>
            <w:r w:rsidR="00736236" w:rsidRPr="00824867">
              <w:rPr>
                <w:highlight w:val="yellow"/>
              </w:rPr>
              <w:t>emperature":0</w:t>
            </w:r>
            <w:r w:rsidR="00736236" w:rsidRPr="00824867">
              <w:rPr>
                <w:rFonts w:hint="eastAsia"/>
                <w:highlight w:val="yellow"/>
              </w:rPr>
              <w:t>,</w:t>
            </w:r>
            <w:r w:rsidR="00736236" w:rsidRPr="00824867">
              <w:rPr>
                <w:highlight w:val="yellow"/>
              </w:rPr>
              <w:t>"</w:t>
            </w:r>
            <w:r w:rsidR="00736236" w:rsidRPr="00824867">
              <w:rPr>
                <w:rFonts w:hint="eastAsia"/>
                <w:highlight w:val="yellow"/>
              </w:rPr>
              <w:t>weight</w:t>
            </w:r>
            <w:r w:rsidR="00736236" w:rsidRPr="00824867">
              <w:rPr>
                <w:highlight w:val="yellow"/>
              </w:rPr>
              <w:t>":0</w:t>
            </w:r>
            <w:r w:rsidRPr="00824867">
              <w:t>}</w:t>
            </w:r>
          </w:p>
        </w:tc>
      </w:tr>
    </w:tbl>
    <w:p w14:paraId="428DC6BE" w14:textId="77777777" w:rsidR="00933DB0" w:rsidRDefault="008845DE" w:rsidP="003E69E9">
      <w:r>
        <w:rPr>
          <w:rFonts w:hint="eastAsia"/>
        </w:rPr>
        <w:t>字段参数说明</w:t>
      </w:r>
    </w:p>
    <w:tbl>
      <w:tblPr>
        <w:tblStyle w:val="af4"/>
        <w:tblW w:w="0" w:type="auto"/>
        <w:tblLook w:val="04A0" w:firstRow="1" w:lastRow="0" w:firstColumn="1" w:lastColumn="0" w:noHBand="0" w:noVBand="1"/>
      </w:tblPr>
      <w:tblGrid>
        <w:gridCol w:w="2909"/>
        <w:gridCol w:w="5410"/>
      </w:tblGrid>
      <w:tr w:rsidR="00933DB0" w14:paraId="69C8E942" w14:textId="77777777">
        <w:trPr>
          <w:trHeight w:val="272"/>
        </w:trPr>
        <w:tc>
          <w:tcPr>
            <w:tcW w:w="2909" w:type="dxa"/>
          </w:tcPr>
          <w:p w14:paraId="540E31E0" w14:textId="77777777" w:rsidR="00933DB0" w:rsidRDefault="008845DE" w:rsidP="003E69E9">
            <w:r>
              <w:rPr>
                <w:rFonts w:hint="eastAsia"/>
              </w:rPr>
              <w:t>参数字段</w:t>
            </w:r>
          </w:p>
        </w:tc>
        <w:tc>
          <w:tcPr>
            <w:tcW w:w="5410" w:type="dxa"/>
          </w:tcPr>
          <w:p w14:paraId="3F9C49D3" w14:textId="77777777" w:rsidR="00933DB0" w:rsidRDefault="008845DE" w:rsidP="003E69E9">
            <w:r>
              <w:rPr>
                <w:rFonts w:hint="eastAsia"/>
              </w:rPr>
              <w:t>含义</w:t>
            </w:r>
          </w:p>
        </w:tc>
      </w:tr>
      <w:tr w:rsidR="00933DB0" w14:paraId="49820850" w14:textId="77777777">
        <w:tc>
          <w:tcPr>
            <w:tcW w:w="2909" w:type="dxa"/>
          </w:tcPr>
          <w:p w14:paraId="5BA97F5D" w14:textId="77777777" w:rsidR="00933DB0" w:rsidRDefault="008845DE" w:rsidP="003E69E9">
            <w:r>
              <w:rPr>
                <w:rFonts w:hint="eastAsia"/>
              </w:rPr>
              <w:t>id</w:t>
            </w:r>
          </w:p>
        </w:tc>
        <w:tc>
          <w:tcPr>
            <w:tcW w:w="5410" w:type="dxa"/>
          </w:tcPr>
          <w:p w14:paraId="1087EC54" w14:textId="77777777" w:rsidR="00933DB0" w:rsidRDefault="008845DE" w:rsidP="003E69E9">
            <w:r>
              <w:rPr>
                <w:rFonts w:hint="eastAsia"/>
              </w:rPr>
              <w:t>配方</w:t>
            </w:r>
            <w:r>
              <w:rPr>
                <w:rFonts w:hint="eastAsia"/>
              </w:rPr>
              <w:t>id {1:</w:t>
            </w:r>
            <w:r>
              <w:rPr>
                <w:rFonts w:hint="eastAsia"/>
              </w:rPr>
              <w:t>咖啡</w:t>
            </w:r>
            <w:r>
              <w:rPr>
                <w:rFonts w:hint="eastAsia"/>
              </w:rPr>
              <w:t>; 2:</w:t>
            </w:r>
            <w:r>
              <w:rPr>
                <w:rFonts w:hint="eastAsia"/>
              </w:rPr>
              <w:t>热水</w:t>
            </w:r>
            <w:r>
              <w:rPr>
                <w:rFonts w:hint="eastAsia"/>
              </w:rPr>
              <w:t xml:space="preserve">; </w:t>
            </w:r>
            <w:r>
              <w:rPr>
                <w:rFonts w:hint="eastAsia"/>
                <w:color w:val="FF0000"/>
              </w:rPr>
              <w:t>3:</w:t>
            </w:r>
            <w:r>
              <w:rPr>
                <w:rFonts w:hint="eastAsia"/>
                <w:color w:val="FF0000"/>
              </w:rPr>
              <w:t>热水杆</w:t>
            </w:r>
            <w:r>
              <w:rPr>
                <w:rFonts w:hint="eastAsia"/>
                <w:color w:val="FF0000"/>
              </w:rPr>
              <w:t>(</w:t>
            </w:r>
            <w:r>
              <w:rPr>
                <w:color w:val="FF0000"/>
              </w:rPr>
              <w:t>X</w:t>
            </w:r>
            <w:r>
              <w:rPr>
                <w:rFonts w:hint="eastAsia"/>
                <w:color w:val="FF0000"/>
              </w:rPr>
              <w:t>系列叫热水杆，</w:t>
            </w:r>
            <w:r>
              <w:rPr>
                <w:rFonts w:hint="eastAsia"/>
                <w:color w:val="FF0000"/>
              </w:rPr>
              <w:t>E</w:t>
            </w:r>
            <w:r>
              <w:rPr>
                <w:rFonts w:hint="eastAsia"/>
                <w:color w:val="FF0000"/>
              </w:rPr>
              <w:t>系列叫热水</w:t>
            </w:r>
            <w:r>
              <w:rPr>
                <w:color w:val="FF0000"/>
              </w:rPr>
              <w:t>)</w:t>
            </w:r>
            <w:r>
              <w:rPr>
                <w:rFonts w:hint="eastAsia"/>
              </w:rPr>
              <w:t>; 4:</w:t>
            </w:r>
            <w:r>
              <w:rPr>
                <w:rFonts w:hint="eastAsia"/>
              </w:rPr>
              <w:t>热奶沫</w:t>
            </w:r>
            <w:r>
              <w:rPr>
                <w:rFonts w:hint="eastAsia"/>
              </w:rPr>
              <w:t>; 5:</w:t>
            </w:r>
            <w:r>
              <w:rPr>
                <w:rFonts w:hint="eastAsia"/>
              </w:rPr>
              <w:t>热奶</w:t>
            </w:r>
            <w:r>
              <w:rPr>
                <w:rFonts w:hint="eastAsia"/>
              </w:rPr>
              <w:t>; 6:</w:t>
            </w:r>
            <w:r>
              <w:rPr>
                <w:rFonts w:hint="eastAsia"/>
              </w:rPr>
              <w:t>暂停</w:t>
            </w:r>
            <w:r>
              <w:rPr>
                <w:rFonts w:hint="eastAsia"/>
              </w:rPr>
              <w:t>; 7:</w:t>
            </w:r>
            <w:r>
              <w:rPr>
                <w:rFonts w:hint="eastAsia"/>
              </w:rPr>
              <w:t>粉料</w:t>
            </w:r>
            <w:r>
              <w:rPr>
                <w:rFonts w:hint="eastAsia"/>
              </w:rPr>
              <w:t>; 8:</w:t>
            </w:r>
            <w:r>
              <w:rPr>
                <w:rFonts w:hint="eastAsia"/>
              </w:rPr>
              <w:t>蒸汽杆</w:t>
            </w:r>
            <w:r>
              <w:rPr>
                <w:rFonts w:hint="eastAsia"/>
              </w:rPr>
              <w:t>; 10:</w:t>
            </w:r>
            <w:r>
              <w:rPr>
                <w:rFonts w:hint="eastAsia"/>
              </w:rPr>
              <w:t>风味</w:t>
            </w:r>
            <w:r>
              <w:rPr>
                <w:rFonts w:hint="eastAsia"/>
              </w:rPr>
              <w:t>-</w:t>
            </w:r>
            <w:r>
              <w:rPr>
                <w:rFonts w:hint="eastAsia"/>
              </w:rPr>
              <w:t>冰箱</w:t>
            </w:r>
            <w:r>
              <w:rPr>
                <w:rFonts w:hint="eastAsia"/>
              </w:rPr>
              <w:t>; 11:</w:t>
            </w:r>
            <w:r>
              <w:rPr>
                <w:rFonts w:hint="eastAsia"/>
              </w:rPr>
              <w:t>风味</w:t>
            </w:r>
            <w:r>
              <w:rPr>
                <w:rFonts w:hint="eastAsia"/>
              </w:rPr>
              <w:t>-</w:t>
            </w:r>
            <w:r>
              <w:rPr>
                <w:rFonts w:hint="eastAsia"/>
              </w:rPr>
              <w:t>糖浆机</w:t>
            </w:r>
            <w:r>
              <w:rPr>
                <w:rFonts w:hint="eastAsia"/>
              </w:rPr>
              <w:t>; 1</w:t>
            </w:r>
            <w:r>
              <w:t>2</w:t>
            </w:r>
            <w:r>
              <w:rPr>
                <w:rFonts w:hint="eastAsia"/>
              </w:rPr>
              <w:t>:</w:t>
            </w:r>
            <w:r>
              <w:rPr>
                <w:rFonts w:hint="eastAsia"/>
              </w:rPr>
              <w:t>咖啡粉</w:t>
            </w:r>
            <w:r>
              <w:rPr>
                <w:rFonts w:hint="eastAsia"/>
              </w:rPr>
              <w:t>; }</w:t>
            </w:r>
          </w:p>
        </w:tc>
      </w:tr>
      <w:tr w:rsidR="00933DB0" w14:paraId="18FD7FD9" w14:textId="77777777">
        <w:tc>
          <w:tcPr>
            <w:tcW w:w="2909" w:type="dxa"/>
          </w:tcPr>
          <w:p w14:paraId="1C85CEF0" w14:textId="77777777" w:rsidR="00933DB0" w:rsidRDefault="008845DE" w:rsidP="003E69E9">
            <w:r>
              <w:rPr>
                <w:rFonts w:hint="eastAsia"/>
              </w:rPr>
              <w:t>quicken</w:t>
            </w:r>
          </w:p>
        </w:tc>
        <w:tc>
          <w:tcPr>
            <w:tcW w:w="5410" w:type="dxa"/>
          </w:tcPr>
          <w:p w14:paraId="546099EA" w14:textId="77777777" w:rsidR="00933DB0" w:rsidRDefault="008845DE" w:rsidP="003E69E9">
            <w:r>
              <w:rPr>
                <w:rFonts w:hint="eastAsia"/>
              </w:rPr>
              <w:t>是否提前</w:t>
            </w:r>
          </w:p>
        </w:tc>
      </w:tr>
      <w:tr w:rsidR="00933DB0" w14:paraId="6ADD42D6" w14:textId="77777777">
        <w:tc>
          <w:tcPr>
            <w:tcW w:w="2909" w:type="dxa"/>
          </w:tcPr>
          <w:p w14:paraId="501E7981" w14:textId="77777777" w:rsidR="00933DB0" w:rsidRDefault="008845DE" w:rsidP="003E69E9">
            <w:r>
              <w:rPr>
                <w:highlight w:val="yellow"/>
              </w:rPr>
              <w:t>dimen</w:t>
            </w:r>
          </w:p>
        </w:tc>
        <w:tc>
          <w:tcPr>
            <w:tcW w:w="5410" w:type="dxa"/>
          </w:tcPr>
          <w:p w14:paraId="3C282341" w14:textId="77777777" w:rsidR="00933DB0" w:rsidRDefault="008845DE" w:rsidP="003E69E9">
            <w:r>
              <w:rPr>
                <w:rFonts w:hint="eastAsia"/>
                <w:highlight w:val="yellow"/>
              </w:rPr>
              <w:t>所在行数</w:t>
            </w:r>
            <w:r>
              <w:rPr>
                <w:rFonts w:hint="eastAsia"/>
                <w:highlight w:val="yellow"/>
              </w:rPr>
              <w:t>0</w:t>
            </w:r>
            <w:r>
              <w:rPr>
                <w:rFonts w:hint="eastAsia"/>
                <w:highlight w:val="yellow"/>
              </w:rPr>
              <w:t>：第一行</w:t>
            </w:r>
            <w:r>
              <w:rPr>
                <w:rFonts w:hint="eastAsia"/>
                <w:highlight w:val="yellow"/>
              </w:rPr>
              <w:t xml:space="preserve"> </w:t>
            </w:r>
            <w:r>
              <w:rPr>
                <w:highlight w:val="yellow"/>
              </w:rPr>
              <w:t xml:space="preserve"> 1</w:t>
            </w:r>
            <w:r>
              <w:rPr>
                <w:rFonts w:hint="eastAsia"/>
                <w:highlight w:val="yellow"/>
              </w:rPr>
              <w:t>：第二行</w:t>
            </w:r>
          </w:p>
        </w:tc>
      </w:tr>
      <w:tr w:rsidR="00933DB0" w14:paraId="6C34B44E" w14:textId="77777777">
        <w:tc>
          <w:tcPr>
            <w:tcW w:w="2909" w:type="dxa"/>
          </w:tcPr>
          <w:p w14:paraId="4559FDDC" w14:textId="77777777" w:rsidR="00933DB0" w:rsidRDefault="008845DE" w:rsidP="003E69E9">
            <w:r>
              <w:rPr>
                <w:rFonts w:hint="eastAsia"/>
              </w:rPr>
              <w:t>brewCount</w:t>
            </w:r>
          </w:p>
        </w:tc>
        <w:tc>
          <w:tcPr>
            <w:tcW w:w="5410" w:type="dxa"/>
          </w:tcPr>
          <w:p w14:paraId="286CACFA" w14:textId="77777777" w:rsidR="00933DB0" w:rsidRDefault="008845DE" w:rsidP="003E69E9">
            <w:r>
              <w:rPr>
                <w:rFonts w:hint="eastAsia"/>
              </w:rPr>
              <w:t>冲泡次数（其实就是增强</w:t>
            </w:r>
            <w:r>
              <w:rPr>
                <w:rFonts w:hint="eastAsia"/>
              </w:rPr>
              <w:t xml:space="preserve">; </w:t>
            </w:r>
            <w:r>
              <w:rPr>
                <w:rFonts w:hint="eastAsia"/>
              </w:rPr>
              <w:t>取值范围</w:t>
            </w:r>
            <w:r>
              <w:rPr>
                <w:rFonts w:hint="eastAsia"/>
              </w:rPr>
              <w:t>1-4</w:t>
            </w:r>
            <w:r>
              <w:rPr>
                <w:rFonts w:hint="eastAsia"/>
              </w:rPr>
              <w:t>；</w:t>
            </w:r>
            <w:r>
              <w:rPr>
                <w:rFonts w:hint="eastAsia"/>
              </w:rPr>
              <w:t>&gt;1</w:t>
            </w:r>
            <w:r>
              <w:rPr>
                <w:rFonts w:hint="eastAsia"/>
              </w:rPr>
              <w:t>使用磨豆</w:t>
            </w:r>
            <w:r>
              <w:rPr>
                <w:rFonts w:hint="eastAsia"/>
              </w:rPr>
              <w:t>+</w:t>
            </w:r>
            <w:r>
              <w:rPr>
                <w:rFonts w:hint="eastAsia"/>
              </w:rPr>
              <w:t>冲泡结合的</w:t>
            </w:r>
            <w:r>
              <w:rPr>
                <w:rFonts w:hint="eastAsia"/>
              </w:rPr>
              <w:t>action; =1</w:t>
            </w:r>
            <w:r>
              <w:rPr>
                <w:rFonts w:hint="eastAsia"/>
              </w:rPr>
              <w:t>使用磨豆</w:t>
            </w:r>
            <w:r>
              <w:rPr>
                <w:rFonts w:hint="eastAsia"/>
              </w:rPr>
              <w:t>action+</w:t>
            </w:r>
            <w:r>
              <w:rPr>
                <w:rFonts w:hint="eastAsia"/>
              </w:rPr>
              <w:t>冲泡</w:t>
            </w:r>
            <w:r>
              <w:rPr>
                <w:rFonts w:hint="eastAsia"/>
              </w:rPr>
              <w:t>action</w:t>
            </w:r>
            <w:r>
              <w:rPr>
                <w:rFonts w:hint="eastAsia"/>
              </w:rPr>
              <w:t>）</w:t>
            </w:r>
          </w:p>
        </w:tc>
      </w:tr>
      <w:tr w:rsidR="00933DB0" w14:paraId="1E8550E0" w14:textId="77777777">
        <w:tc>
          <w:tcPr>
            <w:tcW w:w="2909" w:type="dxa"/>
          </w:tcPr>
          <w:p w14:paraId="3CF60B19" w14:textId="77777777" w:rsidR="00933DB0" w:rsidRDefault="008845DE" w:rsidP="003E69E9">
            <w:r>
              <w:rPr>
                <w:rFonts w:hint="eastAsia"/>
              </w:rPr>
              <w:t>coffeeId</w:t>
            </w:r>
          </w:p>
        </w:tc>
        <w:tc>
          <w:tcPr>
            <w:tcW w:w="5410" w:type="dxa"/>
          </w:tcPr>
          <w:p w14:paraId="4614942D" w14:textId="77777777" w:rsidR="00933DB0" w:rsidRDefault="008845DE" w:rsidP="003E69E9">
            <w:r>
              <w:rPr>
                <w:rFonts w:hint="eastAsia"/>
              </w:rPr>
              <w:t>豆仓编号</w:t>
            </w:r>
            <w:r>
              <w:rPr>
                <w:rFonts w:hint="eastAsia"/>
              </w:rPr>
              <w:t xml:space="preserve"> 0</w:t>
            </w:r>
            <w:r>
              <w:rPr>
                <w:rFonts w:hint="eastAsia"/>
              </w:rPr>
              <w:t>左</w:t>
            </w:r>
            <w:r>
              <w:rPr>
                <w:rFonts w:hint="eastAsia"/>
              </w:rPr>
              <w:t xml:space="preserve"> 1</w:t>
            </w:r>
            <w:r>
              <w:rPr>
                <w:rFonts w:hint="eastAsia"/>
              </w:rPr>
              <w:t>右</w:t>
            </w:r>
          </w:p>
        </w:tc>
      </w:tr>
      <w:tr w:rsidR="00933DB0" w14:paraId="685A3A11" w14:textId="77777777">
        <w:tc>
          <w:tcPr>
            <w:tcW w:w="2909" w:type="dxa"/>
          </w:tcPr>
          <w:p w14:paraId="7B7C62A2" w14:textId="77777777" w:rsidR="00933DB0" w:rsidRDefault="008845DE" w:rsidP="003E69E9">
            <w:r>
              <w:rPr>
                <w:rFonts w:hint="eastAsia"/>
              </w:rPr>
              <w:t>fanTime</w:t>
            </w:r>
          </w:p>
        </w:tc>
        <w:tc>
          <w:tcPr>
            <w:tcW w:w="5410" w:type="dxa"/>
          </w:tcPr>
          <w:p w14:paraId="6DE0E912" w14:textId="77777777" w:rsidR="00933DB0" w:rsidRDefault="008845DE" w:rsidP="003E69E9">
            <w:r>
              <w:rPr>
                <w:rFonts w:hint="eastAsia"/>
              </w:rPr>
              <w:t>风扇时间</w:t>
            </w:r>
          </w:p>
        </w:tc>
      </w:tr>
      <w:tr w:rsidR="00933DB0" w14:paraId="0251BBE9" w14:textId="77777777">
        <w:tc>
          <w:tcPr>
            <w:tcW w:w="2909" w:type="dxa"/>
          </w:tcPr>
          <w:p w14:paraId="687298FB" w14:textId="77777777" w:rsidR="00933DB0" w:rsidRDefault="008845DE" w:rsidP="003E69E9">
            <w:r>
              <w:rPr>
                <w:rFonts w:hint="eastAsia"/>
              </w:rPr>
              <w:t>precookVolume</w:t>
            </w:r>
          </w:p>
        </w:tc>
        <w:tc>
          <w:tcPr>
            <w:tcW w:w="5410" w:type="dxa"/>
          </w:tcPr>
          <w:p w14:paraId="0F63CA3A" w14:textId="77777777" w:rsidR="00933DB0" w:rsidRDefault="008845DE" w:rsidP="003E69E9">
            <w:r>
              <w:rPr>
                <w:rFonts w:hint="eastAsia"/>
              </w:rPr>
              <w:t>预煮量</w:t>
            </w:r>
            <w:r>
              <w:rPr>
                <w:rFonts w:hint="eastAsia"/>
              </w:rPr>
              <w:t xml:space="preserve"> [</w:t>
            </w:r>
            <w:r>
              <w:rPr>
                <w:rFonts w:hint="eastAsia"/>
              </w:rPr>
              <w:t>粉重，粉重</w:t>
            </w:r>
            <w:r>
              <w:rPr>
                <w:rFonts w:hint="eastAsia"/>
              </w:rPr>
              <w:t>*2]</w:t>
            </w:r>
          </w:p>
        </w:tc>
      </w:tr>
      <w:tr w:rsidR="00933DB0" w14:paraId="25F3168C" w14:textId="77777777">
        <w:tc>
          <w:tcPr>
            <w:tcW w:w="2909" w:type="dxa"/>
          </w:tcPr>
          <w:p w14:paraId="14A28CE6" w14:textId="77777777" w:rsidR="00933DB0" w:rsidRDefault="008845DE" w:rsidP="003E69E9">
            <w:r>
              <w:rPr>
                <w:rFonts w:hint="eastAsia"/>
              </w:rPr>
              <w:t>precookVolume</w:t>
            </w:r>
          </w:p>
        </w:tc>
        <w:tc>
          <w:tcPr>
            <w:tcW w:w="5410" w:type="dxa"/>
          </w:tcPr>
          <w:p w14:paraId="3B041053" w14:textId="77777777" w:rsidR="00933DB0" w:rsidRDefault="008845DE" w:rsidP="003E69E9">
            <w:r>
              <w:rPr>
                <w:rFonts w:hint="eastAsia"/>
              </w:rPr>
              <w:t>E</w:t>
            </w:r>
            <w:r>
              <w:t>2030</w:t>
            </w:r>
            <w:r>
              <w:rPr>
                <w:rFonts w:hint="eastAsia"/>
              </w:rPr>
              <w:t>的咖啡和咖啡粉预煮量固定为</w:t>
            </w:r>
            <w:r>
              <w:rPr>
                <w:rFonts w:hint="eastAsia"/>
              </w:rPr>
              <w:t>[</w:t>
            </w:r>
            <w:r>
              <w:t>0,30]</w:t>
            </w:r>
          </w:p>
        </w:tc>
      </w:tr>
      <w:tr w:rsidR="00933DB0" w14:paraId="3CDEC44F" w14:textId="77777777">
        <w:tc>
          <w:tcPr>
            <w:tcW w:w="2909" w:type="dxa"/>
          </w:tcPr>
          <w:p w14:paraId="79B4BCE4" w14:textId="77777777" w:rsidR="00933DB0" w:rsidRDefault="008845DE" w:rsidP="003E69E9">
            <w:r>
              <w:t>coffeeLevel</w:t>
            </w:r>
          </w:p>
        </w:tc>
        <w:tc>
          <w:tcPr>
            <w:tcW w:w="5410" w:type="dxa"/>
          </w:tcPr>
          <w:p w14:paraId="25BF7456" w14:textId="77777777" w:rsidR="00933DB0" w:rsidRDefault="008845DE" w:rsidP="003E69E9">
            <w:r>
              <w:rPr>
                <w:rFonts w:hint="eastAsia"/>
              </w:rPr>
              <w:t>E</w:t>
            </w:r>
            <w:r>
              <w:t>2030</w:t>
            </w:r>
            <w:r>
              <w:rPr>
                <w:rFonts w:hint="eastAsia"/>
              </w:rPr>
              <w:t>的咖啡浓度</w:t>
            </w:r>
            <w:r>
              <w:rPr>
                <w:rFonts w:hint="eastAsia"/>
              </w:rPr>
              <w:t>0</w:t>
            </w:r>
            <w:r>
              <w:rPr>
                <w:rFonts w:hint="eastAsia"/>
              </w:rPr>
              <w:t>清淡</w:t>
            </w:r>
            <w:r>
              <w:t>1</w:t>
            </w:r>
            <w:r>
              <w:rPr>
                <w:rFonts w:hint="eastAsia"/>
              </w:rPr>
              <w:t>适中</w:t>
            </w:r>
            <w:r>
              <w:t>2</w:t>
            </w:r>
            <w:r>
              <w:rPr>
                <w:rFonts w:hint="eastAsia"/>
              </w:rPr>
              <w:t>浓郁</w:t>
            </w:r>
          </w:p>
        </w:tc>
      </w:tr>
      <w:tr w:rsidR="00933DB0" w14:paraId="3436BB26" w14:textId="77777777">
        <w:tc>
          <w:tcPr>
            <w:tcW w:w="2909" w:type="dxa"/>
          </w:tcPr>
          <w:p w14:paraId="491DE5F6" w14:textId="77777777" w:rsidR="00933DB0" w:rsidRDefault="008845DE" w:rsidP="003E69E9">
            <w:r>
              <w:rPr>
                <w:rFonts w:hint="eastAsia"/>
              </w:rPr>
              <w:t>qualityCoffee</w:t>
            </w:r>
          </w:p>
        </w:tc>
        <w:tc>
          <w:tcPr>
            <w:tcW w:w="5410" w:type="dxa"/>
          </w:tcPr>
          <w:p w14:paraId="1B0BF15A" w14:textId="77777777" w:rsidR="00933DB0" w:rsidRDefault="008845DE" w:rsidP="003E69E9">
            <w:r>
              <w:rPr>
                <w:rFonts w:hint="eastAsia"/>
              </w:rPr>
              <w:t>是否精品咖啡</w:t>
            </w:r>
          </w:p>
        </w:tc>
      </w:tr>
      <w:tr w:rsidR="00933DB0" w14:paraId="4140D7FC" w14:textId="77777777">
        <w:tc>
          <w:tcPr>
            <w:tcW w:w="2909" w:type="dxa"/>
          </w:tcPr>
          <w:p w14:paraId="32B67626" w14:textId="77777777" w:rsidR="00933DB0" w:rsidRDefault="008845DE" w:rsidP="003E69E9">
            <w:r>
              <w:rPr>
                <w:rFonts w:hint="eastAsia"/>
              </w:rPr>
              <w:t>volume</w:t>
            </w:r>
          </w:p>
        </w:tc>
        <w:tc>
          <w:tcPr>
            <w:tcW w:w="5410" w:type="dxa"/>
          </w:tcPr>
          <w:p w14:paraId="1CDF6560" w14:textId="77777777" w:rsidR="00933DB0" w:rsidRDefault="008845DE" w:rsidP="003E69E9">
            <w:r>
              <w:rPr>
                <w:rFonts w:hint="eastAsia"/>
              </w:rPr>
              <w:t>咖啡量</w:t>
            </w:r>
            <w:r>
              <w:rPr>
                <w:rFonts w:hint="eastAsia"/>
              </w:rPr>
              <w:t xml:space="preserve"> </w:t>
            </w:r>
            <w:r>
              <w:rPr>
                <w:rFonts w:hint="eastAsia"/>
              </w:rPr>
              <w:t>单位</w:t>
            </w:r>
            <w:r>
              <w:rPr>
                <w:rFonts w:hint="eastAsia"/>
              </w:rPr>
              <w:t>ml [15,240]</w:t>
            </w:r>
          </w:p>
        </w:tc>
      </w:tr>
      <w:tr w:rsidR="00933DB0" w14:paraId="1B8AFD73" w14:textId="77777777">
        <w:tc>
          <w:tcPr>
            <w:tcW w:w="2909" w:type="dxa"/>
          </w:tcPr>
          <w:p w14:paraId="6FAABCA7" w14:textId="77777777" w:rsidR="00933DB0" w:rsidRDefault="008845DE" w:rsidP="003E69E9">
            <w:r>
              <w:rPr>
                <w:rFonts w:hint="eastAsia"/>
              </w:rPr>
              <w:t>weight</w:t>
            </w:r>
          </w:p>
        </w:tc>
        <w:tc>
          <w:tcPr>
            <w:tcW w:w="5410" w:type="dxa"/>
          </w:tcPr>
          <w:p w14:paraId="04145845" w14:textId="77777777" w:rsidR="00933DB0" w:rsidRDefault="008845DE" w:rsidP="003E69E9">
            <w:r>
              <w:rPr>
                <w:rFonts w:hint="eastAsia"/>
              </w:rPr>
              <w:t>粉重</w:t>
            </w:r>
            <w:r>
              <w:rPr>
                <w:rFonts w:hint="eastAsia"/>
              </w:rPr>
              <w:t xml:space="preserve"> </w:t>
            </w:r>
            <w:r>
              <w:rPr>
                <w:rFonts w:hint="eastAsia"/>
              </w:rPr>
              <w:t>单位</w:t>
            </w:r>
            <w:r>
              <w:rPr>
                <w:rFonts w:hint="eastAsia"/>
              </w:rPr>
              <w:t>0.1g [6,16]</w:t>
            </w:r>
          </w:p>
        </w:tc>
      </w:tr>
      <w:tr w:rsidR="00933DB0" w14:paraId="362C9287" w14:textId="77777777">
        <w:tc>
          <w:tcPr>
            <w:tcW w:w="2909" w:type="dxa"/>
          </w:tcPr>
          <w:p w14:paraId="3E29E8F6" w14:textId="77777777" w:rsidR="00933DB0" w:rsidRDefault="008845DE" w:rsidP="003E69E9">
            <w:r>
              <w:rPr>
                <w:rFonts w:hint="eastAsia"/>
              </w:rPr>
              <w:t>powderId</w:t>
            </w:r>
          </w:p>
        </w:tc>
        <w:tc>
          <w:tcPr>
            <w:tcW w:w="5410" w:type="dxa"/>
          </w:tcPr>
          <w:p w14:paraId="68DB0A71" w14:textId="77777777" w:rsidR="00933DB0" w:rsidRDefault="008845DE" w:rsidP="003E69E9">
            <w:r>
              <w:rPr>
                <w:rFonts w:hint="eastAsia"/>
              </w:rPr>
              <w:t>粉仓编号</w:t>
            </w:r>
            <w:r>
              <w:rPr>
                <w:rFonts w:hint="eastAsia"/>
              </w:rPr>
              <w:t xml:space="preserve"> 0</w:t>
            </w:r>
            <w:r>
              <w:rPr>
                <w:rFonts w:hint="eastAsia"/>
              </w:rPr>
              <w:t>左</w:t>
            </w:r>
            <w:r>
              <w:rPr>
                <w:rFonts w:hint="eastAsia"/>
              </w:rPr>
              <w:t xml:space="preserve"> 1</w:t>
            </w:r>
            <w:r>
              <w:rPr>
                <w:rFonts w:hint="eastAsia"/>
              </w:rPr>
              <w:t>右</w:t>
            </w:r>
          </w:p>
        </w:tc>
      </w:tr>
      <w:tr w:rsidR="00933DB0" w14:paraId="332B2D51" w14:textId="77777777">
        <w:tc>
          <w:tcPr>
            <w:tcW w:w="2909" w:type="dxa"/>
          </w:tcPr>
          <w:p w14:paraId="66FE1A16" w14:textId="77777777" w:rsidR="00933DB0" w:rsidRDefault="008845DE" w:rsidP="003E69E9">
            <w:r>
              <w:rPr>
                <w:rFonts w:hint="eastAsia"/>
              </w:rPr>
              <w:t>powderWeight</w:t>
            </w:r>
          </w:p>
        </w:tc>
        <w:tc>
          <w:tcPr>
            <w:tcW w:w="5410" w:type="dxa"/>
          </w:tcPr>
          <w:p w14:paraId="3D3B9E0D" w14:textId="77777777" w:rsidR="00933DB0" w:rsidRDefault="008845DE" w:rsidP="003E69E9">
            <w:r>
              <w:rPr>
                <w:rFonts w:hint="eastAsia"/>
              </w:rPr>
              <w:t>粉重</w:t>
            </w:r>
            <w:r>
              <w:rPr>
                <w:rFonts w:hint="eastAsia"/>
              </w:rPr>
              <w:t xml:space="preserve"> </w:t>
            </w:r>
            <w:r>
              <w:rPr>
                <w:rFonts w:hint="eastAsia"/>
              </w:rPr>
              <w:t>单位</w:t>
            </w:r>
            <w:r>
              <w:rPr>
                <w:rFonts w:hint="eastAsia"/>
              </w:rPr>
              <w:t>0.1g (0</w:t>
            </w:r>
            <w:r>
              <w:rPr>
                <w:rFonts w:hint="eastAsia"/>
              </w:rPr>
              <w:t>，水量</w:t>
            </w:r>
            <w:r>
              <w:rPr>
                <w:rFonts w:hint="eastAsia"/>
              </w:rPr>
              <w:t>/4]</w:t>
            </w:r>
          </w:p>
        </w:tc>
      </w:tr>
      <w:tr w:rsidR="00933DB0" w14:paraId="1B57CA39" w14:textId="77777777">
        <w:tc>
          <w:tcPr>
            <w:tcW w:w="2909" w:type="dxa"/>
          </w:tcPr>
          <w:p w14:paraId="1A76590A" w14:textId="77777777" w:rsidR="00933DB0" w:rsidRDefault="008845DE" w:rsidP="003E69E9">
            <w:r>
              <w:rPr>
                <w:rFonts w:hint="eastAsia"/>
              </w:rPr>
              <w:t>temperature</w:t>
            </w:r>
          </w:p>
        </w:tc>
        <w:tc>
          <w:tcPr>
            <w:tcW w:w="5410" w:type="dxa"/>
          </w:tcPr>
          <w:p w14:paraId="49429B97" w14:textId="77777777" w:rsidR="00933DB0" w:rsidRDefault="008845DE" w:rsidP="003E69E9">
            <w:r>
              <w:rPr>
                <w:rFonts w:hint="eastAsia"/>
              </w:rPr>
              <w:t>水温</w:t>
            </w:r>
            <w:r>
              <w:rPr>
                <w:rFonts w:hint="eastAsia"/>
              </w:rPr>
              <w:t xml:space="preserve"> 0</w:t>
            </w:r>
            <w:r>
              <w:rPr>
                <w:rFonts w:hint="eastAsia"/>
              </w:rPr>
              <w:t>高温</w:t>
            </w:r>
            <w:r>
              <w:rPr>
                <w:rFonts w:hint="eastAsia"/>
              </w:rPr>
              <w:t xml:space="preserve"> 1</w:t>
            </w:r>
            <w:r>
              <w:rPr>
                <w:rFonts w:hint="eastAsia"/>
              </w:rPr>
              <w:t>中温</w:t>
            </w:r>
            <w:r>
              <w:rPr>
                <w:rFonts w:hint="eastAsia"/>
              </w:rPr>
              <w:t xml:space="preserve"> 2</w:t>
            </w:r>
            <w:r>
              <w:rPr>
                <w:rFonts w:hint="eastAsia"/>
              </w:rPr>
              <w:t>低温</w:t>
            </w:r>
          </w:p>
        </w:tc>
      </w:tr>
      <w:tr w:rsidR="00933DB0" w14:paraId="21436D80" w14:textId="77777777">
        <w:tc>
          <w:tcPr>
            <w:tcW w:w="2909" w:type="dxa"/>
          </w:tcPr>
          <w:p w14:paraId="11F5A26F" w14:textId="77777777" w:rsidR="00933DB0" w:rsidRDefault="008845DE" w:rsidP="003E69E9">
            <w:r>
              <w:rPr>
                <w:rFonts w:hint="eastAsia"/>
              </w:rPr>
              <w:t>milkId</w:t>
            </w:r>
          </w:p>
        </w:tc>
        <w:tc>
          <w:tcPr>
            <w:tcW w:w="5410" w:type="dxa"/>
          </w:tcPr>
          <w:p w14:paraId="176538DE" w14:textId="77777777" w:rsidR="00933DB0" w:rsidRDefault="008845DE" w:rsidP="003E69E9">
            <w:r>
              <w:rPr>
                <w:rFonts w:hint="eastAsia"/>
              </w:rPr>
              <w:t>奶盒编号</w:t>
            </w:r>
            <w:r>
              <w:rPr>
                <w:rFonts w:hint="eastAsia"/>
              </w:rPr>
              <w:t xml:space="preserve"> 0</w:t>
            </w:r>
            <w:r>
              <w:rPr>
                <w:rFonts w:hint="eastAsia"/>
              </w:rPr>
              <w:t>左</w:t>
            </w:r>
            <w:r>
              <w:rPr>
                <w:rFonts w:hint="eastAsia"/>
              </w:rPr>
              <w:t xml:space="preserve"> 1</w:t>
            </w:r>
            <w:r>
              <w:rPr>
                <w:rFonts w:hint="eastAsia"/>
              </w:rPr>
              <w:t>右</w:t>
            </w:r>
          </w:p>
        </w:tc>
      </w:tr>
      <w:tr w:rsidR="00933DB0" w14:paraId="2A519BB6" w14:textId="77777777">
        <w:tc>
          <w:tcPr>
            <w:tcW w:w="2909" w:type="dxa"/>
          </w:tcPr>
          <w:p w14:paraId="32CC7A9A" w14:textId="77777777" w:rsidR="00933DB0" w:rsidRDefault="008845DE" w:rsidP="003E69E9">
            <w:r>
              <w:rPr>
                <w:rFonts w:hint="eastAsia"/>
              </w:rPr>
              <w:t>time</w:t>
            </w:r>
          </w:p>
        </w:tc>
        <w:tc>
          <w:tcPr>
            <w:tcW w:w="5410" w:type="dxa"/>
          </w:tcPr>
          <w:p w14:paraId="69883B23" w14:textId="77777777" w:rsidR="00933DB0" w:rsidRDefault="008845DE" w:rsidP="003E69E9">
            <w:r>
              <w:rPr>
                <w:rFonts w:hint="eastAsia"/>
              </w:rPr>
              <w:t>时间</w:t>
            </w:r>
            <w:r>
              <w:rPr>
                <w:rFonts w:hint="eastAsia"/>
              </w:rPr>
              <w:t xml:space="preserve"> </w:t>
            </w:r>
            <w:r>
              <w:rPr>
                <w:rFonts w:hint="eastAsia"/>
              </w:rPr>
              <w:t>单位</w:t>
            </w:r>
            <w:r>
              <w:rPr>
                <w:rFonts w:hint="eastAsia"/>
              </w:rPr>
              <w:t>100ms [5,120]</w:t>
            </w:r>
          </w:p>
        </w:tc>
      </w:tr>
      <w:tr w:rsidR="00933DB0" w14:paraId="34E617EB" w14:textId="77777777">
        <w:tc>
          <w:tcPr>
            <w:tcW w:w="2909" w:type="dxa"/>
          </w:tcPr>
          <w:p w14:paraId="17CF6179" w14:textId="77777777" w:rsidR="00933DB0" w:rsidRDefault="008845DE" w:rsidP="003E69E9">
            <w:r>
              <w:rPr>
                <w:rFonts w:hint="eastAsia"/>
              </w:rPr>
              <w:t>valve</w:t>
            </w:r>
          </w:p>
        </w:tc>
        <w:tc>
          <w:tcPr>
            <w:tcW w:w="5410" w:type="dxa"/>
          </w:tcPr>
          <w:p w14:paraId="09DB15F5" w14:textId="77777777" w:rsidR="00933DB0" w:rsidRDefault="008845DE" w:rsidP="003E69E9">
            <w:r>
              <w:rPr>
                <w:rFonts w:hint="eastAsia"/>
              </w:rPr>
              <w:t>步进电机的步数</w:t>
            </w:r>
          </w:p>
        </w:tc>
      </w:tr>
      <w:tr w:rsidR="00933DB0" w14:paraId="75808EBC" w14:textId="77777777">
        <w:tc>
          <w:tcPr>
            <w:tcW w:w="2909" w:type="dxa"/>
          </w:tcPr>
          <w:p w14:paraId="7A3069E2" w14:textId="77777777" w:rsidR="00933DB0" w:rsidRDefault="008845DE" w:rsidP="003E69E9">
            <w:r>
              <w:rPr>
                <w:rFonts w:hint="eastAsia"/>
              </w:rPr>
              <w:t>controlId</w:t>
            </w:r>
          </w:p>
        </w:tc>
        <w:tc>
          <w:tcPr>
            <w:tcW w:w="5410" w:type="dxa"/>
          </w:tcPr>
          <w:p w14:paraId="2E5B094D" w14:textId="77777777" w:rsidR="00933DB0" w:rsidRDefault="008845DE" w:rsidP="003E69E9">
            <w:r>
              <w:rPr>
                <w:rFonts w:hint="eastAsia"/>
              </w:rPr>
              <w:t>控制</w:t>
            </w:r>
            <w:r>
              <w:rPr>
                <w:rFonts w:hint="eastAsia"/>
              </w:rPr>
              <w:t>ID</w:t>
            </w:r>
          </w:p>
        </w:tc>
      </w:tr>
      <w:tr w:rsidR="00933DB0" w14:paraId="0D4BC0D8" w14:textId="77777777">
        <w:tc>
          <w:tcPr>
            <w:tcW w:w="2909" w:type="dxa"/>
          </w:tcPr>
          <w:p w14:paraId="5FF0B23D" w14:textId="77777777" w:rsidR="00933DB0" w:rsidRDefault="008845DE" w:rsidP="003E69E9">
            <w:r>
              <w:rPr>
                <w:rFonts w:hint="eastAsia"/>
              </w:rPr>
              <w:t>flavorId</w:t>
            </w:r>
          </w:p>
        </w:tc>
        <w:tc>
          <w:tcPr>
            <w:tcW w:w="5410" w:type="dxa"/>
          </w:tcPr>
          <w:p w14:paraId="2FF2B663" w14:textId="77777777" w:rsidR="00933DB0" w:rsidRDefault="008845DE" w:rsidP="003E69E9">
            <w:r>
              <w:rPr>
                <w:rFonts w:hint="eastAsia"/>
              </w:rPr>
              <w:t>蠕动泵编号</w:t>
            </w:r>
          </w:p>
        </w:tc>
      </w:tr>
      <w:tr w:rsidR="00933DB0" w14:paraId="5FA8FD8B" w14:textId="77777777">
        <w:tc>
          <w:tcPr>
            <w:tcW w:w="2909" w:type="dxa"/>
          </w:tcPr>
          <w:p w14:paraId="2E31DFE2" w14:textId="77777777" w:rsidR="00933DB0" w:rsidRDefault="008845DE" w:rsidP="003E69E9">
            <w:r>
              <w:rPr>
                <w:rFonts w:hint="eastAsia"/>
              </w:rPr>
              <w:t>pumpSpeed</w:t>
            </w:r>
          </w:p>
        </w:tc>
        <w:tc>
          <w:tcPr>
            <w:tcW w:w="5410" w:type="dxa"/>
          </w:tcPr>
          <w:p w14:paraId="4A66AA88" w14:textId="77777777" w:rsidR="00933DB0" w:rsidRDefault="008845DE" w:rsidP="003E69E9">
            <w:r>
              <w:rPr>
                <w:rFonts w:hint="eastAsia"/>
              </w:rPr>
              <w:t>蠕动泵速度</w:t>
            </w:r>
          </w:p>
        </w:tc>
      </w:tr>
      <w:tr w:rsidR="00736236" w14:paraId="49735E76" w14:textId="77777777">
        <w:tc>
          <w:tcPr>
            <w:tcW w:w="2909" w:type="dxa"/>
          </w:tcPr>
          <w:p w14:paraId="6DCB311D" w14:textId="1A66842D" w:rsidR="00736236" w:rsidRPr="00824867" w:rsidRDefault="00736236" w:rsidP="003E69E9">
            <w:pPr>
              <w:rPr>
                <w:highlight w:val="yellow"/>
              </w:rPr>
            </w:pPr>
            <w:r w:rsidRPr="00824867">
              <w:rPr>
                <w:rFonts w:hint="eastAsia"/>
                <w:highlight w:val="yellow"/>
              </w:rPr>
              <w:t>coffeeTemperature</w:t>
            </w:r>
          </w:p>
        </w:tc>
        <w:tc>
          <w:tcPr>
            <w:tcW w:w="5410" w:type="dxa"/>
          </w:tcPr>
          <w:p w14:paraId="2728207F" w14:textId="5E3D5AEF" w:rsidR="00736236" w:rsidRPr="00824867" w:rsidRDefault="00736236" w:rsidP="003E69E9">
            <w:pPr>
              <w:rPr>
                <w:highlight w:val="yellow"/>
              </w:rPr>
            </w:pPr>
            <w:r w:rsidRPr="00824867">
              <w:rPr>
                <w:rFonts w:hint="eastAsia"/>
                <w:highlight w:val="yellow"/>
              </w:rPr>
              <w:t>咖啡温度：</w:t>
            </w:r>
            <w:r w:rsidR="00824867" w:rsidRPr="00824867">
              <w:rPr>
                <w:rFonts w:hint="eastAsia"/>
                <w:highlight w:val="yellow"/>
              </w:rPr>
              <w:t>0</w:t>
            </w:r>
            <w:r w:rsidR="00824867" w:rsidRPr="00824867">
              <w:rPr>
                <w:rFonts w:hint="eastAsia"/>
                <w:highlight w:val="yellow"/>
              </w:rPr>
              <w:t>高温</w:t>
            </w:r>
            <w:r w:rsidR="00824867" w:rsidRPr="00824867">
              <w:rPr>
                <w:rFonts w:hint="eastAsia"/>
                <w:highlight w:val="yellow"/>
              </w:rPr>
              <w:t xml:space="preserve"> 1</w:t>
            </w:r>
            <w:r w:rsidR="00824867" w:rsidRPr="00824867">
              <w:rPr>
                <w:rFonts w:hint="eastAsia"/>
                <w:highlight w:val="yellow"/>
              </w:rPr>
              <w:t>中温</w:t>
            </w:r>
            <w:r w:rsidR="00824867" w:rsidRPr="00824867">
              <w:rPr>
                <w:rFonts w:hint="eastAsia"/>
                <w:highlight w:val="yellow"/>
              </w:rPr>
              <w:t xml:space="preserve"> 2</w:t>
            </w:r>
            <w:r w:rsidR="00824867" w:rsidRPr="00824867">
              <w:rPr>
                <w:rFonts w:hint="eastAsia"/>
                <w:highlight w:val="yellow"/>
              </w:rPr>
              <w:t>低温</w:t>
            </w:r>
          </w:p>
        </w:tc>
      </w:tr>
    </w:tbl>
    <w:p w14:paraId="7113AB0A" w14:textId="77777777" w:rsidR="00933DB0" w:rsidRDefault="008845DE" w:rsidP="003E69E9">
      <w:pPr>
        <w:pStyle w:val="1"/>
      </w:pPr>
      <w:r>
        <w:rPr>
          <w:rFonts w:hint="eastAsia"/>
        </w:rPr>
        <w:t>附录</w:t>
      </w:r>
      <w:r>
        <w:rPr>
          <w:rFonts w:hint="eastAsia"/>
        </w:rPr>
        <w:t>E</w:t>
      </w:r>
      <w:r>
        <w:rPr>
          <w:rFonts w:hint="eastAsia"/>
        </w:rPr>
        <w:t>：咖啡机任务状态表</w:t>
      </w:r>
    </w:p>
    <w:p w14:paraId="1A958DE7" w14:textId="77777777" w:rsidR="00933DB0" w:rsidRDefault="008845DE" w:rsidP="003E69E9">
      <w:r>
        <w:rPr>
          <w:rFonts w:hint="eastAsia"/>
        </w:rPr>
        <w:t>下面表格是</w:t>
      </w:r>
      <w:r>
        <w:rPr>
          <w:rFonts w:hint="eastAsia"/>
        </w:rPr>
        <w:t>1.0</w:t>
      </w:r>
      <w:r>
        <w:rPr>
          <w:rFonts w:hint="eastAsia"/>
        </w:rPr>
        <w:t>与</w:t>
      </w:r>
      <w:r>
        <w:rPr>
          <w:rFonts w:hint="eastAsia"/>
        </w:rPr>
        <w:t>2.0</w:t>
      </w:r>
      <w:r>
        <w:rPr>
          <w:rFonts w:hint="eastAsia"/>
        </w:rPr>
        <w:t>设备任务兼容表</w:t>
      </w:r>
    </w:p>
    <w:tbl>
      <w:tblPr>
        <w:tblStyle w:val="af4"/>
        <w:tblW w:w="0" w:type="auto"/>
        <w:tblLayout w:type="fixed"/>
        <w:tblLook w:val="04A0" w:firstRow="1" w:lastRow="0" w:firstColumn="1" w:lastColumn="0" w:noHBand="0" w:noVBand="1"/>
      </w:tblPr>
      <w:tblGrid>
        <w:gridCol w:w="1407"/>
        <w:gridCol w:w="1469"/>
        <w:gridCol w:w="1861"/>
        <w:gridCol w:w="2945"/>
      </w:tblGrid>
      <w:tr w:rsidR="00933DB0" w14:paraId="4252FB19" w14:textId="77777777">
        <w:tc>
          <w:tcPr>
            <w:tcW w:w="1407" w:type="dxa"/>
            <w:shd w:val="clear" w:color="auto" w:fill="244061" w:themeFill="accent1" w:themeFillShade="80"/>
          </w:tcPr>
          <w:p w14:paraId="7671A6B7" w14:textId="77777777" w:rsidR="00933DB0" w:rsidRDefault="008845DE" w:rsidP="003E69E9">
            <w:r>
              <w:rPr>
                <w:rFonts w:hint="eastAsia"/>
              </w:rPr>
              <w:t>平台任务</w:t>
            </w:r>
            <w:r>
              <w:rPr>
                <w:rFonts w:hint="eastAsia"/>
              </w:rPr>
              <w:t>Id</w:t>
            </w:r>
          </w:p>
        </w:tc>
        <w:tc>
          <w:tcPr>
            <w:tcW w:w="1469" w:type="dxa"/>
            <w:shd w:val="clear" w:color="auto" w:fill="244061" w:themeFill="accent1" w:themeFillShade="80"/>
          </w:tcPr>
          <w:p w14:paraId="0115A57B" w14:textId="77777777" w:rsidR="00933DB0" w:rsidRDefault="008845DE" w:rsidP="003E69E9">
            <w:r>
              <w:rPr>
                <w:rFonts w:hint="eastAsia"/>
              </w:rPr>
              <w:t>X</w:t>
            </w:r>
            <w:r>
              <w:rPr>
                <w:rFonts w:hint="eastAsia"/>
              </w:rPr>
              <w:t>机器任务</w:t>
            </w:r>
            <w:r>
              <w:rPr>
                <w:rFonts w:hint="eastAsia"/>
              </w:rPr>
              <w:t>ID</w:t>
            </w:r>
          </w:p>
        </w:tc>
        <w:tc>
          <w:tcPr>
            <w:tcW w:w="1861" w:type="dxa"/>
            <w:shd w:val="clear" w:color="auto" w:fill="244061" w:themeFill="accent1" w:themeFillShade="80"/>
          </w:tcPr>
          <w:p w14:paraId="367A21D9" w14:textId="77777777" w:rsidR="00933DB0" w:rsidRDefault="008845DE" w:rsidP="003E69E9">
            <w:r>
              <w:rPr>
                <w:rFonts w:hint="eastAsia"/>
              </w:rPr>
              <w:t>含义</w:t>
            </w:r>
          </w:p>
        </w:tc>
        <w:tc>
          <w:tcPr>
            <w:tcW w:w="2945" w:type="dxa"/>
            <w:shd w:val="clear" w:color="auto" w:fill="244061" w:themeFill="accent1" w:themeFillShade="80"/>
          </w:tcPr>
          <w:p w14:paraId="06714439" w14:textId="77777777" w:rsidR="00933DB0" w:rsidRDefault="008845DE" w:rsidP="003E69E9">
            <w:r>
              <w:rPr>
                <w:rFonts w:hint="eastAsia"/>
              </w:rPr>
              <w:t>说明</w:t>
            </w:r>
          </w:p>
        </w:tc>
      </w:tr>
      <w:tr w:rsidR="00933DB0" w14:paraId="607BC862" w14:textId="77777777">
        <w:tc>
          <w:tcPr>
            <w:tcW w:w="1407" w:type="dxa"/>
            <w:shd w:val="clear" w:color="auto" w:fill="auto"/>
          </w:tcPr>
          <w:p w14:paraId="0477D75C" w14:textId="77777777" w:rsidR="00933DB0" w:rsidRDefault="008845DE" w:rsidP="003E69E9">
            <w:r>
              <w:rPr>
                <w:rFonts w:hint="eastAsia"/>
              </w:rPr>
              <w:t>0</w:t>
            </w:r>
          </w:p>
        </w:tc>
        <w:tc>
          <w:tcPr>
            <w:tcW w:w="1469" w:type="dxa"/>
            <w:shd w:val="clear" w:color="auto" w:fill="auto"/>
          </w:tcPr>
          <w:p w14:paraId="048D9FC5" w14:textId="77777777" w:rsidR="00933DB0" w:rsidRDefault="008845DE" w:rsidP="003E69E9">
            <w:r>
              <w:rPr>
                <w:rFonts w:hint="eastAsia"/>
              </w:rPr>
              <w:t>0</w:t>
            </w:r>
          </w:p>
        </w:tc>
        <w:tc>
          <w:tcPr>
            <w:tcW w:w="1861" w:type="dxa"/>
            <w:shd w:val="clear" w:color="auto" w:fill="auto"/>
          </w:tcPr>
          <w:p w14:paraId="4836F6A6" w14:textId="77777777" w:rsidR="00933DB0" w:rsidRDefault="008845DE" w:rsidP="003E69E9">
            <w:r>
              <w:rPr>
                <w:rFonts w:hint="eastAsia"/>
              </w:rPr>
              <w:t>设备空闲</w:t>
            </w:r>
          </w:p>
        </w:tc>
        <w:tc>
          <w:tcPr>
            <w:tcW w:w="2945" w:type="dxa"/>
          </w:tcPr>
          <w:p w14:paraId="7FA10CFA" w14:textId="77777777" w:rsidR="00933DB0" w:rsidRDefault="008845DE" w:rsidP="003E69E9">
            <w:r>
              <w:rPr>
                <w:rFonts w:hint="eastAsia"/>
              </w:rPr>
              <w:t>0</w:t>
            </w:r>
            <w:r>
              <w:rPr>
                <w:rFonts w:hint="eastAsia"/>
              </w:rPr>
              <w:t>、</w:t>
            </w:r>
            <w:r>
              <w:rPr>
                <w:rFonts w:hint="eastAsia"/>
              </w:rPr>
              <w:t>2304</w:t>
            </w:r>
            <w:r>
              <w:rPr>
                <w:rFonts w:hint="eastAsia"/>
              </w:rPr>
              <w:t>均是空闲</w:t>
            </w:r>
          </w:p>
        </w:tc>
      </w:tr>
      <w:tr w:rsidR="00933DB0" w14:paraId="70F27436" w14:textId="77777777">
        <w:tc>
          <w:tcPr>
            <w:tcW w:w="1407" w:type="dxa"/>
            <w:shd w:val="clear" w:color="auto" w:fill="auto"/>
          </w:tcPr>
          <w:p w14:paraId="07C3314B" w14:textId="77777777" w:rsidR="00933DB0" w:rsidRDefault="008845DE" w:rsidP="003E69E9">
            <w:r>
              <w:t>1</w:t>
            </w:r>
          </w:p>
        </w:tc>
        <w:tc>
          <w:tcPr>
            <w:tcW w:w="1469" w:type="dxa"/>
            <w:shd w:val="clear" w:color="auto" w:fill="auto"/>
          </w:tcPr>
          <w:p w14:paraId="6646CDFB" w14:textId="77777777" w:rsidR="00933DB0" w:rsidRDefault="008845DE" w:rsidP="003E69E9">
            <w:r>
              <w:rPr>
                <w:rFonts w:hint="eastAsia"/>
              </w:rPr>
              <w:t>1</w:t>
            </w:r>
          </w:p>
        </w:tc>
        <w:tc>
          <w:tcPr>
            <w:tcW w:w="1861" w:type="dxa"/>
            <w:shd w:val="clear" w:color="auto" w:fill="auto"/>
          </w:tcPr>
          <w:p w14:paraId="4558F7D1" w14:textId="77777777" w:rsidR="00933DB0" w:rsidRDefault="008845DE" w:rsidP="003E69E9">
            <w:r>
              <w:rPr>
                <w:rFonts w:hint="eastAsia"/>
              </w:rPr>
              <w:t>系统初始化</w:t>
            </w:r>
          </w:p>
        </w:tc>
        <w:tc>
          <w:tcPr>
            <w:tcW w:w="2945" w:type="dxa"/>
          </w:tcPr>
          <w:p w14:paraId="0127DA68" w14:textId="77777777" w:rsidR="00933DB0" w:rsidRDefault="00933DB0" w:rsidP="003E69E9"/>
        </w:tc>
      </w:tr>
      <w:tr w:rsidR="00933DB0" w14:paraId="6F943733" w14:textId="77777777">
        <w:tc>
          <w:tcPr>
            <w:tcW w:w="1407" w:type="dxa"/>
            <w:shd w:val="clear" w:color="auto" w:fill="auto"/>
          </w:tcPr>
          <w:p w14:paraId="206130CF" w14:textId="77777777" w:rsidR="00933DB0" w:rsidRDefault="008845DE" w:rsidP="003E69E9">
            <w:r>
              <w:rPr>
                <w:rFonts w:hint="eastAsia"/>
              </w:rPr>
              <w:t>2</w:t>
            </w:r>
          </w:p>
        </w:tc>
        <w:tc>
          <w:tcPr>
            <w:tcW w:w="1469" w:type="dxa"/>
            <w:shd w:val="clear" w:color="auto" w:fill="auto"/>
          </w:tcPr>
          <w:p w14:paraId="4B9A3783" w14:textId="77777777" w:rsidR="00933DB0" w:rsidRDefault="00933DB0" w:rsidP="003E69E9"/>
        </w:tc>
        <w:tc>
          <w:tcPr>
            <w:tcW w:w="1861" w:type="dxa"/>
            <w:shd w:val="clear" w:color="auto" w:fill="auto"/>
          </w:tcPr>
          <w:p w14:paraId="76506CE9" w14:textId="77777777" w:rsidR="00933DB0" w:rsidRDefault="008845DE" w:rsidP="003E69E9">
            <w:r>
              <w:rPr>
                <w:rFonts w:hint="eastAsia"/>
              </w:rPr>
              <w:t>系统运行中</w:t>
            </w:r>
          </w:p>
        </w:tc>
        <w:tc>
          <w:tcPr>
            <w:tcW w:w="2945" w:type="dxa"/>
          </w:tcPr>
          <w:p w14:paraId="066F1C10" w14:textId="77777777" w:rsidR="00933DB0" w:rsidRDefault="008845DE" w:rsidP="003E69E9">
            <w:r>
              <w:rPr>
                <w:rFonts w:hint="eastAsia"/>
              </w:rPr>
              <w:t>所有任务执行都返回该值</w:t>
            </w:r>
          </w:p>
        </w:tc>
      </w:tr>
      <w:tr w:rsidR="00933DB0" w14:paraId="4A4DF082" w14:textId="77777777">
        <w:tc>
          <w:tcPr>
            <w:tcW w:w="1407" w:type="dxa"/>
            <w:shd w:val="clear" w:color="auto" w:fill="auto"/>
          </w:tcPr>
          <w:p w14:paraId="241691DF" w14:textId="77777777" w:rsidR="00933DB0" w:rsidRDefault="008845DE" w:rsidP="003E69E9">
            <w:pPr>
              <w:rPr>
                <w:highlight w:val="yellow"/>
              </w:rPr>
            </w:pPr>
            <w:r>
              <w:rPr>
                <w:rFonts w:hint="eastAsia"/>
                <w:highlight w:val="yellow"/>
              </w:rPr>
              <w:t>3</w:t>
            </w:r>
          </w:p>
        </w:tc>
        <w:tc>
          <w:tcPr>
            <w:tcW w:w="1469" w:type="dxa"/>
            <w:shd w:val="clear" w:color="auto" w:fill="auto"/>
          </w:tcPr>
          <w:p w14:paraId="10E6D2AF" w14:textId="77777777" w:rsidR="00933DB0" w:rsidRDefault="00933DB0" w:rsidP="003E69E9">
            <w:pPr>
              <w:rPr>
                <w:highlight w:val="yellow"/>
              </w:rPr>
            </w:pPr>
          </w:p>
        </w:tc>
        <w:tc>
          <w:tcPr>
            <w:tcW w:w="1861" w:type="dxa"/>
            <w:shd w:val="clear" w:color="auto" w:fill="auto"/>
          </w:tcPr>
          <w:p w14:paraId="022D3FAC" w14:textId="77777777" w:rsidR="00933DB0" w:rsidRDefault="008845DE" w:rsidP="003E69E9">
            <w:pPr>
              <w:rPr>
                <w:highlight w:val="yellow"/>
              </w:rPr>
            </w:pPr>
            <w:r>
              <w:rPr>
                <w:rFonts w:hint="eastAsia"/>
                <w:highlight w:val="yellow"/>
              </w:rPr>
              <w:t>关机</w:t>
            </w:r>
          </w:p>
        </w:tc>
        <w:tc>
          <w:tcPr>
            <w:tcW w:w="2945" w:type="dxa"/>
          </w:tcPr>
          <w:p w14:paraId="1CF05086" w14:textId="77777777" w:rsidR="00933DB0" w:rsidRDefault="008845DE" w:rsidP="003E69E9">
            <w:pPr>
              <w:rPr>
                <w:highlight w:val="yellow"/>
              </w:rPr>
            </w:pPr>
            <w:r>
              <w:rPr>
                <w:rFonts w:hint="eastAsia"/>
                <w:highlight w:val="yellow"/>
              </w:rPr>
              <w:t>休眠</w:t>
            </w:r>
          </w:p>
        </w:tc>
      </w:tr>
      <w:tr w:rsidR="00933DB0" w14:paraId="420FA8E9" w14:textId="77777777">
        <w:tc>
          <w:tcPr>
            <w:tcW w:w="1407" w:type="dxa"/>
            <w:shd w:val="clear" w:color="auto" w:fill="auto"/>
          </w:tcPr>
          <w:p w14:paraId="2B10952D" w14:textId="77777777" w:rsidR="00933DB0" w:rsidRDefault="008845DE" w:rsidP="003E69E9">
            <w:r>
              <w:rPr>
                <w:rFonts w:hint="eastAsia"/>
              </w:rPr>
              <w:t>5</w:t>
            </w:r>
          </w:p>
        </w:tc>
        <w:tc>
          <w:tcPr>
            <w:tcW w:w="1469" w:type="dxa"/>
            <w:shd w:val="clear" w:color="auto" w:fill="auto"/>
          </w:tcPr>
          <w:p w14:paraId="3637B30B" w14:textId="77777777" w:rsidR="00933DB0" w:rsidRDefault="008845DE" w:rsidP="003E69E9">
            <w:r>
              <w:rPr>
                <w:rFonts w:hint="eastAsia"/>
              </w:rPr>
              <w:t>2</w:t>
            </w:r>
          </w:p>
        </w:tc>
        <w:tc>
          <w:tcPr>
            <w:tcW w:w="1861" w:type="dxa"/>
            <w:shd w:val="clear" w:color="auto" w:fill="auto"/>
          </w:tcPr>
          <w:p w14:paraId="11DC82B8" w14:textId="77777777" w:rsidR="00933DB0" w:rsidRDefault="008845DE" w:rsidP="003E69E9">
            <w:r>
              <w:rPr>
                <w:rFonts w:hint="eastAsia"/>
              </w:rPr>
              <w:t>正在关机冲洗</w:t>
            </w:r>
          </w:p>
        </w:tc>
        <w:tc>
          <w:tcPr>
            <w:tcW w:w="2945" w:type="dxa"/>
          </w:tcPr>
          <w:p w14:paraId="538F7887" w14:textId="77777777" w:rsidR="00933DB0" w:rsidRDefault="00933DB0" w:rsidP="003E69E9"/>
        </w:tc>
      </w:tr>
      <w:tr w:rsidR="00933DB0" w14:paraId="6F452030" w14:textId="77777777">
        <w:tc>
          <w:tcPr>
            <w:tcW w:w="1407" w:type="dxa"/>
            <w:shd w:val="clear" w:color="auto" w:fill="auto"/>
          </w:tcPr>
          <w:p w14:paraId="6DCFD2A0" w14:textId="77777777" w:rsidR="00933DB0" w:rsidRDefault="008845DE" w:rsidP="003E69E9">
            <w:r>
              <w:rPr>
                <w:rFonts w:hint="eastAsia"/>
              </w:rPr>
              <w:t>6</w:t>
            </w:r>
          </w:p>
        </w:tc>
        <w:tc>
          <w:tcPr>
            <w:tcW w:w="1469" w:type="dxa"/>
            <w:shd w:val="clear" w:color="auto" w:fill="auto"/>
          </w:tcPr>
          <w:p w14:paraId="58D0381D" w14:textId="77777777" w:rsidR="00933DB0" w:rsidRDefault="008845DE" w:rsidP="003E69E9">
            <w:r>
              <w:rPr>
                <w:rFonts w:hint="eastAsia"/>
              </w:rPr>
              <w:t>3</w:t>
            </w:r>
          </w:p>
        </w:tc>
        <w:tc>
          <w:tcPr>
            <w:tcW w:w="1861" w:type="dxa"/>
            <w:shd w:val="clear" w:color="auto" w:fill="auto"/>
          </w:tcPr>
          <w:p w14:paraId="47059144" w14:textId="77777777" w:rsidR="00933DB0" w:rsidRDefault="008845DE" w:rsidP="003E69E9">
            <w:r>
              <w:rPr>
                <w:rFonts w:hint="eastAsia"/>
              </w:rPr>
              <w:t>正在开机冲洗</w:t>
            </w:r>
          </w:p>
        </w:tc>
        <w:tc>
          <w:tcPr>
            <w:tcW w:w="2945" w:type="dxa"/>
          </w:tcPr>
          <w:p w14:paraId="3BA2CAA6" w14:textId="77777777" w:rsidR="00933DB0" w:rsidRDefault="00933DB0" w:rsidP="003E69E9"/>
        </w:tc>
      </w:tr>
      <w:tr w:rsidR="00933DB0" w14:paraId="6CBA4C34" w14:textId="77777777">
        <w:tc>
          <w:tcPr>
            <w:tcW w:w="1407" w:type="dxa"/>
            <w:shd w:val="clear" w:color="auto" w:fill="auto"/>
          </w:tcPr>
          <w:p w14:paraId="49F0C221" w14:textId="77777777" w:rsidR="00933DB0" w:rsidRDefault="008845DE" w:rsidP="003E69E9">
            <w:r>
              <w:rPr>
                <w:rFonts w:hint="eastAsia"/>
              </w:rPr>
              <w:t>18</w:t>
            </w:r>
          </w:p>
        </w:tc>
        <w:tc>
          <w:tcPr>
            <w:tcW w:w="1469" w:type="dxa"/>
            <w:shd w:val="clear" w:color="auto" w:fill="auto"/>
          </w:tcPr>
          <w:p w14:paraId="34544D05" w14:textId="77777777" w:rsidR="00933DB0" w:rsidRDefault="008845DE" w:rsidP="003E69E9">
            <w:r>
              <w:rPr>
                <w:rFonts w:hint="eastAsia"/>
              </w:rPr>
              <w:t>18</w:t>
            </w:r>
          </w:p>
        </w:tc>
        <w:tc>
          <w:tcPr>
            <w:tcW w:w="1861" w:type="dxa"/>
            <w:shd w:val="clear" w:color="auto" w:fill="auto"/>
          </w:tcPr>
          <w:p w14:paraId="211B9B46" w14:textId="77777777" w:rsidR="00933DB0" w:rsidRDefault="008845DE" w:rsidP="003E69E9">
            <w:r>
              <w:rPr>
                <w:rFonts w:hint="eastAsia"/>
              </w:rPr>
              <w:t>组件测试</w:t>
            </w:r>
          </w:p>
        </w:tc>
        <w:tc>
          <w:tcPr>
            <w:tcW w:w="2945" w:type="dxa"/>
          </w:tcPr>
          <w:p w14:paraId="3B2099D5" w14:textId="77777777" w:rsidR="00933DB0" w:rsidRDefault="00933DB0" w:rsidP="003E69E9"/>
        </w:tc>
      </w:tr>
      <w:tr w:rsidR="00933DB0" w14:paraId="0ACC0B8D" w14:textId="77777777">
        <w:tc>
          <w:tcPr>
            <w:tcW w:w="1407" w:type="dxa"/>
            <w:shd w:val="clear" w:color="auto" w:fill="auto"/>
          </w:tcPr>
          <w:p w14:paraId="420A6033" w14:textId="77777777" w:rsidR="00933DB0" w:rsidRDefault="008845DE" w:rsidP="003E69E9">
            <w:r>
              <w:rPr>
                <w:rFonts w:hint="eastAsia"/>
              </w:rPr>
              <w:t>20</w:t>
            </w:r>
          </w:p>
        </w:tc>
        <w:tc>
          <w:tcPr>
            <w:tcW w:w="1469" w:type="dxa"/>
            <w:shd w:val="clear" w:color="auto" w:fill="auto"/>
          </w:tcPr>
          <w:p w14:paraId="2319615E" w14:textId="77777777" w:rsidR="00933DB0" w:rsidRDefault="008845DE" w:rsidP="003E69E9">
            <w:r>
              <w:rPr>
                <w:rFonts w:hint="eastAsia"/>
              </w:rPr>
              <w:t>20</w:t>
            </w:r>
          </w:p>
        </w:tc>
        <w:tc>
          <w:tcPr>
            <w:tcW w:w="1861" w:type="dxa"/>
            <w:shd w:val="clear" w:color="auto" w:fill="auto"/>
          </w:tcPr>
          <w:p w14:paraId="1FB908A6" w14:textId="77777777" w:rsidR="00933DB0" w:rsidRDefault="008845DE" w:rsidP="003E69E9">
            <w:r>
              <w:rPr>
                <w:rFonts w:hint="eastAsia"/>
              </w:rPr>
              <w:t>自动冲洗</w:t>
            </w:r>
          </w:p>
        </w:tc>
        <w:tc>
          <w:tcPr>
            <w:tcW w:w="2945" w:type="dxa"/>
          </w:tcPr>
          <w:p w14:paraId="188D964F" w14:textId="77777777" w:rsidR="00933DB0" w:rsidRDefault="008845DE" w:rsidP="003E69E9">
            <w:pPr>
              <w:rPr>
                <w:rFonts w:ascii="等线" w:eastAsia="等线" w:hAnsi="等线"/>
              </w:rPr>
            </w:pPr>
            <w:r>
              <w:rPr>
                <w:rFonts w:hint="eastAsia"/>
              </w:rPr>
              <w:t>可能包含所有的冲洗或部分</w:t>
            </w:r>
          </w:p>
        </w:tc>
      </w:tr>
      <w:tr w:rsidR="00933DB0" w14:paraId="67D05574" w14:textId="77777777">
        <w:tc>
          <w:tcPr>
            <w:tcW w:w="1407" w:type="dxa"/>
            <w:shd w:val="clear" w:color="auto" w:fill="auto"/>
          </w:tcPr>
          <w:p w14:paraId="50E3D233" w14:textId="77777777" w:rsidR="00933DB0" w:rsidRDefault="008845DE" w:rsidP="003E69E9">
            <w:r>
              <w:rPr>
                <w:rFonts w:hint="eastAsia"/>
              </w:rPr>
              <w:t>21</w:t>
            </w:r>
          </w:p>
        </w:tc>
        <w:tc>
          <w:tcPr>
            <w:tcW w:w="1469" w:type="dxa"/>
            <w:shd w:val="clear" w:color="auto" w:fill="auto"/>
          </w:tcPr>
          <w:p w14:paraId="4F03CE49" w14:textId="77777777" w:rsidR="00933DB0" w:rsidRDefault="008845DE" w:rsidP="003E69E9">
            <w:r>
              <w:rPr>
                <w:rFonts w:hint="eastAsia"/>
              </w:rPr>
              <w:t>21</w:t>
            </w:r>
          </w:p>
        </w:tc>
        <w:tc>
          <w:tcPr>
            <w:tcW w:w="1861" w:type="dxa"/>
            <w:shd w:val="clear" w:color="auto" w:fill="auto"/>
          </w:tcPr>
          <w:p w14:paraId="600DA59A" w14:textId="77777777" w:rsidR="00933DB0" w:rsidRDefault="008845DE" w:rsidP="003E69E9">
            <w:r>
              <w:rPr>
                <w:rFonts w:hint="eastAsia"/>
              </w:rPr>
              <w:t>校准任务</w:t>
            </w:r>
          </w:p>
        </w:tc>
        <w:tc>
          <w:tcPr>
            <w:tcW w:w="2945" w:type="dxa"/>
          </w:tcPr>
          <w:p w14:paraId="0696F20B" w14:textId="77777777" w:rsidR="00933DB0" w:rsidRDefault="00933DB0" w:rsidP="003E69E9"/>
        </w:tc>
      </w:tr>
      <w:tr w:rsidR="00933DB0" w14:paraId="5FD401A5" w14:textId="77777777">
        <w:tc>
          <w:tcPr>
            <w:tcW w:w="1407" w:type="dxa"/>
            <w:shd w:val="clear" w:color="auto" w:fill="auto"/>
          </w:tcPr>
          <w:p w14:paraId="3E6B2B97" w14:textId="77777777" w:rsidR="00933DB0" w:rsidRDefault="008845DE" w:rsidP="003E69E9">
            <w:r>
              <w:rPr>
                <w:rFonts w:hint="eastAsia"/>
              </w:rPr>
              <w:t>255</w:t>
            </w:r>
          </w:p>
        </w:tc>
        <w:tc>
          <w:tcPr>
            <w:tcW w:w="1469" w:type="dxa"/>
            <w:shd w:val="clear" w:color="auto" w:fill="auto"/>
          </w:tcPr>
          <w:p w14:paraId="307421A3" w14:textId="77777777" w:rsidR="00933DB0" w:rsidRDefault="008845DE" w:rsidP="003E69E9">
            <w:r>
              <w:rPr>
                <w:rFonts w:hint="eastAsia"/>
              </w:rPr>
              <w:t>255</w:t>
            </w:r>
          </w:p>
        </w:tc>
        <w:tc>
          <w:tcPr>
            <w:tcW w:w="1861" w:type="dxa"/>
            <w:shd w:val="clear" w:color="auto" w:fill="auto"/>
          </w:tcPr>
          <w:p w14:paraId="723B45A0" w14:textId="77777777" w:rsidR="00933DB0" w:rsidRDefault="008845DE" w:rsidP="003E69E9">
            <w:r>
              <w:rPr>
                <w:rFonts w:hint="eastAsia"/>
              </w:rPr>
              <w:t>CTR</w:t>
            </w:r>
            <w:r>
              <w:rPr>
                <w:rFonts w:hint="eastAsia"/>
              </w:rPr>
              <w:t>正在初始化</w:t>
            </w:r>
          </w:p>
        </w:tc>
        <w:tc>
          <w:tcPr>
            <w:tcW w:w="2945" w:type="dxa"/>
          </w:tcPr>
          <w:p w14:paraId="66EAFC0A" w14:textId="77777777" w:rsidR="00933DB0" w:rsidRDefault="00933DB0" w:rsidP="003E69E9"/>
        </w:tc>
      </w:tr>
      <w:tr w:rsidR="00933DB0" w14:paraId="387C86D9" w14:textId="77777777">
        <w:tc>
          <w:tcPr>
            <w:tcW w:w="1407" w:type="dxa"/>
            <w:shd w:val="clear" w:color="auto" w:fill="auto"/>
          </w:tcPr>
          <w:p w14:paraId="634FF400" w14:textId="77777777" w:rsidR="00933DB0" w:rsidRDefault="008845DE" w:rsidP="003E69E9">
            <w:r>
              <w:rPr>
                <w:rFonts w:hint="eastAsia"/>
              </w:rPr>
              <w:t>0x0100(256)</w:t>
            </w:r>
          </w:p>
        </w:tc>
        <w:tc>
          <w:tcPr>
            <w:tcW w:w="1469" w:type="dxa"/>
            <w:shd w:val="clear" w:color="auto" w:fill="auto"/>
          </w:tcPr>
          <w:p w14:paraId="0D5094C5" w14:textId="77777777" w:rsidR="00933DB0" w:rsidRDefault="008845DE" w:rsidP="003E69E9">
            <w:r>
              <w:rPr>
                <w:rFonts w:hint="eastAsia"/>
              </w:rPr>
              <w:t>4096~8191</w:t>
            </w:r>
          </w:p>
        </w:tc>
        <w:tc>
          <w:tcPr>
            <w:tcW w:w="1861" w:type="dxa"/>
            <w:shd w:val="clear" w:color="auto" w:fill="auto"/>
          </w:tcPr>
          <w:p w14:paraId="67680B34" w14:textId="77777777" w:rsidR="00933DB0" w:rsidRDefault="008845DE" w:rsidP="003E69E9">
            <w:r>
              <w:rPr>
                <w:rFonts w:hint="eastAsia"/>
              </w:rPr>
              <w:t>正在制作饮品</w:t>
            </w:r>
          </w:p>
        </w:tc>
        <w:tc>
          <w:tcPr>
            <w:tcW w:w="2945" w:type="dxa"/>
          </w:tcPr>
          <w:p w14:paraId="1D82A83A" w14:textId="77777777" w:rsidR="00933DB0" w:rsidRDefault="00933DB0" w:rsidP="003E69E9"/>
        </w:tc>
      </w:tr>
      <w:tr w:rsidR="00933DB0" w14:paraId="1FA3DEA6" w14:textId="77777777">
        <w:tc>
          <w:tcPr>
            <w:tcW w:w="1407" w:type="dxa"/>
            <w:shd w:val="clear" w:color="auto" w:fill="auto"/>
          </w:tcPr>
          <w:p w14:paraId="1C4DFB24" w14:textId="77777777" w:rsidR="00933DB0" w:rsidRDefault="008845DE" w:rsidP="003E69E9">
            <w:r>
              <w:rPr>
                <w:rFonts w:hint="eastAsia"/>
              </w:rPr>
              <w:t>0x0200(512)</w:t>
            </w:r>
          </w:p>
        </w:tc>
        <w:tc>
          <w:tcPr>
            <w:tcW w:w="1469" w:type="dxa"/>
            <w:shd w:val="clear" w:color="auto" w:fill="auto"/>
          </w:tcPr>
          <w:p w14:paraId="76A8526A" w14:textId="77777777" w:rsidR="00933DB0" w:rsidRDefault="00933DB0" w:rsidP="003E69E9"/>
        </w:tc>
        <w:tc>
          <w:tcPr>
            <w:tcW w:w="1861" w:type="dxa"/>
            <w:shd w:val="clear" w:color="auto" w:fill="auto"/>
          </w:tcPr>
          <w:p w14:paraId="326EB182" w14:textId="77777777" w:rsidR="00933DB0" w:rsidRDefault="008845DE" w:rsidP="003E69E9">
            <w:r>
              <w:rPr>
                <w:rFonts w:hint="eastAsia"/>
              </w:rPr>
              <w:t>普通清洗</w:t>
            </w:r>
          </w:p>
        </w:tc>
        <w:tc>
          <w:tcPr>
            <w:tcW w:w="2945" w:type="dxa"/>
          </w:tcPr>
          <w:p w14:paraId="5B9C8B96" w14:textId="77777777" w:rsidR="00933DB0" w:rsidRDefault="00933DB0" w:rsidP="003E69E9"/>
        </w:tc>
      </w:tr>
      <w:tr w:rsidR="00933DB0" w14:paraId="64508911" w14:textId="77777777">
        <w:tc>
          <w:tcPr>
            <w:tcW w:w="1407" w:type="dxa"/>
            <w:shd w:val="clear" w:color="auto" w:fill="auto"/>
          </w:tcPr>
          <w:p w14:paraId="6CA14205" w14:textId="77777777" w:rsidR="00933DB0" w:rsidRDefault="008845DE" w:rsidP="003E69E9">
            <w:r>
              <w:rPr>
                <w:rFonts w:hint="eastAsia"/>
              </w:rPr>
              <w:t>0x0300(768)</w:t>
            </w:r>
          </w:p>
        </w:tc>
        <w:tc>
          <w:tcPr>
            <w:tcW w:w="1469" w:type="dxa"/>
            <w:shd w:val="clear" w:color="auto" w:fill="auto"/>
          </w:tcPr>
          <w:p w14:paraId="016EB11B" w14:textId="77777777" w:rsidR="00933DB0" w:rsidRDefault="008845DE" w:rsidP="003E69E9">
            <w:r>
              <w:rPr>
                <w:rFonts w:hint="eastAsia"/>
              </w:rPr>
              <w:t>4</w:t>
            </w:r>
          </w:p>
        </w:tc>
        <w:tc>
          <w:tcPr>
            <w:tcW w:w="1861" w:type="dxa"/>
            <w:shd w:val="clear" w:color="auto" w:fill="auto"/>
          </w:tcPr>
          <w:p w14:paraId="0E8D12E2" w14:textId="77777777" w:rsidR="00933DB0" w:rsidRDefault="008845DE" w:rsidP="003E69E9">
            <w:r>
              <w:rPr>
                <w:rFonts w:hint="eastAsia"/>
              </w:rPr>
              <w:t>冲泡器清洗</w:t>
            </w:r>
          </w:p>
        </w:tc>
        <w:tc>
          <w:tcPr>
            <w:tcW w:w="2945" w:type="dxa"/>
          </w:tcPr>
          <w:p w14:paraId="551A12D0" w14:textId="77777777" w:rsidR="00933DB0" w:rsidRDefault="008845DE" w:rsidP="003E69E9">
            <w:r>
              <w:rPr>
                <w:rFonts w:hint="eastAsia"/>
              </w:rPr>
              <w:t>客户手动执行</w:t>
            </w:r>
          </w:p>
        </w:tc>
      </w:tr>
      <w:tr w:rsidR="00933DB0" w14:paraId="238AED9A" w14:textId="77777777">
        <w:tc>
          <w:tcPr>
            <w:tcW w:w="1407" w:type="dxa"/>
            <w:shd w:val="clear" w:color="auto" w:fill="auto"/>
          </w:tcPr>
          <w:p w14:paraId="00A74F0F" w14:textId="77777777" w:rsidR="00933DB0" w:rsidRDefault="008845DE" w:rsidP="003E69E9">
            <w:r>
              <w:rPr>
                <w:rFonts w:hint="eastAsia"/>
              </w:rPr>
              <w:t>0x0400(1024)</w:t>
            </w:r>
          </w:p>
        </w:tc>
        <w:tc>
          <w:tcPr>
            <w:tcW w:w="1469" w:type="dxa"/>
            <w:shd w:val="clear" w:color="auto" w:fill="auto"/>
          </w:tcPr>
          <w:p w14:paraId="2D90ABEC" w14:textId="77777777" w:rsidR="00933DB0" w:rsidRDefault="008845DE" w:rsidP="003E69E9">
            <w:r>
              <w:rPr>
                <w:rFonts w:hint="eastAsia"/>
              </w:rPr>
              <w:t>5</w:t>
            </w:r>
          </w:p>
        </w:tc>
        <w:tc>
          <w:tcPr>
            <w:tcW w:w="1861" w:type="dxa"/>
            <w:shd w:val="clear" w:color="auto" w:fill="auto"/>
          </w:tcPr>
          <w:p w14:paraId="22203C6D" w14:textId="77777777" w:rsidR="00933DB0" w:rsidRDefault="008845DE" w:rsidP="003E69E9">
            <w:r>
              <w:rPr>
                <w:rFonts w:hint="eastAsia"/>
              </w:rPr>
              <w:t>冲泡器药片清洗</w:t>
            </w:r>
          </w:p>
        </w:tc>
        <w:tc>
          <w:tcPr>
            <w:tcW w:w="2945" w:type="dxa"/>
          </w:tcPr>
          <w:p w14:paraId="49BAEFB6" w14:textId="77777777" w:rsidR="00933DB0" w:rsidRDefault="008845DE" w:rsidP="003E69E9">
            <w:r>
              <w:rPr>
                <w:rFonts w:hint="eastAsia"/>
              </w:rPr>
              <w:t>客户手动执行</w:t>
            </w:r>
          </w:p>
        </w:tc>
      </w:tr>
      <w:tr w:rsidR="00933DB0" w14:paraId="6B10B266" w14:textId="77777777">
        <w:tc>
          <w:tcPr>
            <w:tcW w:w="1407" w:type="dxa"/>
            <w:shd w:val="clear" w:color="auto" w:fill="auto"/>
          </w:tcPr>
          <w:p w14:paraId="23C9EBE3" w14:textId="77777777" w:rsidR="00933DB0" w:rsidRDefault="008845DE" w:rsidP="003E69E9">
            <w:r>
              <w:rPr>
                <w:rFonts w:hint="eastAsia"/>
              </w:rPr>
              <w:t>0x0500(1280)</w:t>
            </w:r>
          </w:p>
        </w:tc>
        <w:tc>
          <w:tcPr>
            <w:tcW w:w="1469" w:type="dxa"/>
            <w:shd w:val="clear" w:color="auto" w:fill="auto"/>
          </w:tcPr>
          <w:p w14:paraId="146B2D1F" w14:textId="77777777" w:rsidR="00933DB0" w:rsidRDefault="008845DE" w:rsidP="003E69E9">
            <w:r>
              <w:rPr>
                <w:rFonts w:hint="eastAsia"/>
              </w:rPr>
              <w:t>15</w:t>
            </w:r>
          </w:p>
        </w:tc>
        <w:tc>
          <w:tcPr>
            <w:tcW w:w="1861" w:type="dxa"/>
            <w:shd w:val="clear" w:color="auto" w:fill="auto"/>
          </w:tcPr>
          <w:p w14:paraId="6EAEC6F1" w14:textId="77777777" w:rsidR="00933DB0" w:rsidRDefault="008845DE" w:rsidP="003E69E9">
            <w:r>
              <w:rPr>
                <w:rFonts w:hint="eastAsia"/>
              </w:rPr>
              <w:t>奶沫器清洗</w:t>
            </w:r>
          </w:p>
        </w:tc>
        <w:tc>
          <w:tcPr>
            <w:tcW w:w="2945" w:type="dxa"/>
          </w:tcPr>
          <w:p w14:paraId="4212ECBC" w14:textId="77777777" w:rsidR="00933DB0" w:rsidRDefault="008845DE" w:rsidP="003E69E9">
            <w:r>
              <w:rPr>
                <w:rFonts w:hint="eastAsia"/>
              </w:rPr>
              <w:t>客户手动执行</w:t>
            </w:r>
          </w:p>
        </w:tc>
      </w:tr>
      <w:tr w:rsidR="00933DB0" w14:paraId="2B9EEB19" w14:textId="77777777">
        <w:tc>
          <w:tcPr>
            <w:tcW w:w="1407" w:type="dxa"/>
            <w:shd w:val="clear" w:color="auto" w:fill="auto"/>
          </w:tcPr>
          <w:p w14:paraId="7A98E58B" w14:textId="77777777" w:rsidR="00933DB0" w:rsidRDefault="008845DE" w:rsidP="003E69E9">
            <w:r>
              <w:rPr>
                <w:rFonts w:hint="eastAsia"/>
              </w:rPr>
              <w:t>0x0600(1536)</w:t>
            </w:r>
          </w:p>
        </w:tc>
        <w:tc>
          <w:tcPr>
            <w:tcW w:w="1469" w:type="dxa"/>
            <w:shd w:val="clear" w:color="auto" w:fill="auto"/>
          </w:tcPr>
          <w:p w14:paraId="56AAF450" w14:textId="77777777" w:rsidR="00933DB0" w:rsidRDefault="008845DE" w:rsidP="003E69E9">
            <w:r>
              <w:rPr>
                <w:rFonts w:hint="eastAsia"/>
              </w:rPr>
              <w:t>6</w:t>
            </w:r>
          </w:p>
        </w:tc>
        <w:tc>
          <w:tcPr>
            <w:tcW w:w="1861" w:type="dxa"/>
            <w:shd w:val="clear" w:color="auto" w:fill="auto"/>
          </w:tcPr>
          <w:p w14:paraId="776B93C6" w14:textId="77777777" w:rsidR="00933DB0" w:rsidRDefault="008845DE" w:rsidP="003E69E9">
            <w:r>
              <w:rPr>
                <w:rFonts w:hint="eastAsia"/>
              </w:rPr>
              <w:t>奶沫器药片清洗</w:t>
            </w:r>
          </w:p>
        </w:tc>
        <w:tc>
          <w:tcPr>
            <w:tcW w:w="2945" w:type="dxa"/>
          </w:tcPr>
          <w:p w14:paraId="751116A7" w14:textId="77777777" w:rsidR="00933DB0" w:rsidRDefault="008845DE" w:rsidP="003E69E9">
            <w:r>
              <w:rPr>
                <w:rFonts w:hint="eastAsia"/>
              </w:rPr>
              <w:t>客户手动执行</w:t>
            </w:r>
          </w:p>
        </w:tc>
      </w:tr>
      <w:tr w:rsidR="00933DB0" w14:paraId="32F02B02" w14:textId="77777777">
        <w:tc>
          <w:tcPr>
            <w:tcW w:w="1407" w:type="dxa"/>
            <w:shd w:val="clear" w:color="auto" w:fill="auto"/>
          </w:tcPr>
          <w:p w14:paraId="0AADDD40" w14:textId="77777777" w:rsidR="00933DB0" w:rsidRDefault="008845DE" w:rsidP="003E69E9">
            <w:r>
              <w:rPr>
                <w:rFonts w:hint="eastAsia"/>
              </w:rPr>
              <w:t>0x0700(1792)</w:t>
            </w:r>
          </w:p>
        </w:tc>
        <w:tc>
          <w:tcPr>
            <w:tcW w:w="1469" w:type="dxa"/>
            <w:shd w:val="clear" w:color="auto" w:fill="auto"/>
          </w:tcPr>
          <w:p w14:paraId="4B0D9872" w14:textId="77777777" w:rsidR="00933DB0" w:rsidRDefault="008845DE" w:rsidP="003E69E9">
            <w:r>
              <w:rPr>
                <w:rFonts w:hint="eastAsia"/>
              </w:rPr>
              <w:t>2</w:t>
            </w:r>
            <w:r>
              <w:t>7</w:t>
            </w:r>
          </w:p>
        </w:tc>
        <w:tc>
          <w:tcPr>
            <w:tcW w:w="1861" w:type="dxa"/>
            <w:shd w:val="clear" w:color="auto" w:fill="auto"/>
          </w:tcPr>
          <w:p w14:paraId="639E3018" w14:textId="77777777" w:rsidR="00933DB0" w:rsidRDefault="008845DE" w:rsidP="003E69E9">
            <w:r>
              <w:rPr>
                <w:rFonts w:hint="eastAsia"/>
              </w:rPr>
              <w:t>除垢清洗</w:t>
            </w:r>
          </w:p>
        </w:tc>
        <w:tc>
          <w:tcPr>
            <w:tcW w:w="2945" w:type="dxa"/>
          </w:tcPr>
          <w:p w14:paraId="46A7EB06" w14:textId="77777777" w:rsidR="00933DB0" w:rsidRDefault="00933DB0" w:rsidP="003E69E9"/>
        </w:tc>
      </w:tr>
      <w:tr w:rsidR="00933DB0" w14:paraId="76C029A9" w14:textId="77777777">
        <w:tc>
          <w:tcPr>
            <w:tcW w:w="1407" w:type="dxa"/>
            <w:shd w:val="clear" w:color="auto" w:fill="auto"/>
          </w:tcPr>
          <w:p w14:paraId="42AEBFCC" w14:textId="77777777" w:rsidR="00933DB0" w:rsidRDefault="008845DE" w:rsidP="003E69E9">
            <w:r>
              <w:rPr>
                <w:rFonts w:hint="eastAsia"/>
              </w:rPr>
              <w:t>0x0800(2048)</w:t>
            </w:r>
          </w:p>
        </w:tc>
        <w:tc>
          <w:tcPr>
            <w:tcW w:w="1469" w:type="dxa"/>
            <w:shd w:val="clear" w:color="auto" w:fill="auto"/>
          </w:tcPr>
          <w:p w14:paraId="4500C74E" w14:textId="77777777" w:rsidR="00933DB0" w:rsidRDefault="008845DE" w:rsidP="003E69E9">
            <w:r>
              <w:rPr>
                <w:rFonts w:hint="eastAsia"/>
              </w:rPr>
              <w:t>16</w:t>
            </w:r>
          </w:p>
        </w:tc>
        <w:tc>
          <w:tcPr>
            <w:tcW w:w="1861" w:type="dxa"/>
            <w:shd w:val="clear" w:color="auto" w:fill="auto"/>
          </w:tcPr>
          <w:p w14:paraId="49EADF24" w14:textId="77777777" w:rsidR="00933DB0" w:rsidRDefault="008845DE" w:rsidP="003E69E9">
            <w:r>
              <w:rPr>
                <w:rFonts w:hint="eastAsia"/>
              </w:rPr>
              <w:t>清空水路</w:t>
            </w:r>
          </w:p>
        </w:tc>
        <w:tc>
          <w:tcPr>
            <w:tcW w:w="2945" w:type="dxa"/>
          </w:tcPr>
          <w:p w14:paraId="527F3FD1" w14:textId="77777777" w:rsidR="00933DB0" w:rsidRDefault="00933DB0" w:rsidP="003E69E9"/>
        </w:tc>
      </w:tr>
      <w:tr w:rsidR="00933DB0" w14:paraId="2FEDB413" w14:textId="77777777">
        <w:tc>
          <w:tcPr>
            <w:tcW w:w="1407" w:type="dxa"/>
            <w:shd w:val="clear" w:color="auto" w:fill="auto"/>
          </w:tcPr>
          <w:p w14:paraId="450B3872" w14:textId="46FFAAC4" w:rsidR="00933DB0" w:rsidRDefault="008845DE" w:rsidP="003E69E9">
            <w:bookmarkStart w:id="16" w:name="OLE_LINK22"/>
            <w:r>
              <w:rPr>
                <w:rFonts w:hint="eastAsia"/>
              </w:rPr>
              <w:t>0x</w:t>
            </w:r>
            <w:bookmarkEnd w:id="16"/>
            <w:r>
              <w:rPr>
                <w:rFonts w:hint="eastAsia"/>
              </w:rPr>
              <w:t>F000(61440)</w:t>
            </w:r>
          </w:p>
        </w:tc>
        <w:tc>
          <w:tcPr>
            <w:tcW w:w="1469" w:type="dxa"/>
            <w:shd w:val="clear" w:color="auto" w:fill="auto"/>
          </w:tcPr>
          <w:p w14:paraId="5A815796" w14:textId="77777777" w:rsidR="00933DB0" w:rsidRDefault="008845DE" w:rsidP="003E69E9">
            <w:bookmarkStart w:id="17" w:name="OLE_LINK21"/>
            <w:r>
              <w:rPr>
                <w:rFonts w:hint="eastAsia"/>
              </w:rPr>
              <w:t>61440</w:t>
            </w:r>
          </w:p>
        </w:tc>
        <w:tc>
          <w:tcPr>
            <w:tcW w:w="1861" w:type="dxa"/>
            <w:shd w:val="clear" w:color="auto" w:fill="auto"/>
          </w:tcPr>
          <w:p w14:paraId="2F09FE18" w14:textId="51945EE9" w:rsidR="00933DB0" w:rsidRDefault="008845DE" w:rsidP="003E69E9">
            <w:r>
              <w:rPr>
                <w:rFonts w:hint="eastAsia"/>
              </w:rPr>
              <w:t>锁机状态</w:t>
            </w:r>
            <w:bookmarkEnd w:id="17"/>
          </w:p>
        </w:tc>
        <w:tc>
          <w:tcPr>
            <w:tcW w:w="2945" w:type="dxa"/>
          </w:tcPr>
          <w:p w14:paraId="2D65A813" w14:textId="77777777" w:rsidR="00933DB0" w:rsidRDefault="008845DE" w:rsidP="003E69E9">
            <w:pPr>
              <w:rPr>
                <w:rFonts w:ascii="等线" w:eastAsia="等线" w:hAnsi="等线"/>
              </w:rPr>
            </w:pPr>
            <w:r>
              <w:rPr>
                <w:rFonts w:hint="eastAsia"/>
              </w:rPr>
              <w:t>锁机状态所有服务禁用</w:t>
            </w:r>
          </w:p>
        </w:tc>
      </w:tr>
      <w:tr w:rsidR="00933DB0" w14:paraId="512C1C3B" w14:textId="77777777">
        <w:tc>
          <w:tcPr>
            <w:tcW w:w="1407" w:type="dxa"/>
            <w:shd w:val="clear" w:color="auto" w:fill="auto"/>
          </w:tcPr>
          <w:p w14:paraId="4D220834" w14:textId="77777777" w:rsidR="00933DB0" w:rsidRDefault="008845DE" w:rsidP="003E69E9">
            <w:r>
              <w:t>819</w:t>
            </w:r>
            <w:r>
              <w:rPr>
                <w:rFonts w:hint="eastAsia"/>
              </w:rPr>
              <w:t>2</w:t>
            </w:r>
          </w:p>
        </w:tc>
        <w:tc>
          <w:tcPr>
            <w:tcW w:w="1469" w:type="dxa"/>
            <w:shd w:val="clear" w:color="auto" w:fill="auto"/>
          </w:tcPr>
          <w:p w14:paraId="2DA1A1C9" w14:textId="77777777" w:rsidR="00933DB0" w:rsidRDefault="008845DE" w:rsidP="003E69E9">
            <w:r>
              <w:t>8192</w:t>
            </w:r>
            <w:r>
              <w:rPr>
                <w:rFonts w:hint="eastAsia"/>
              </w:rPr>
              <w:t>及以上，不包含</w:t>
            </w:r>
            <w:r>
              <w:rPr>
                <w:rFonts w:hint="eastAsia"/>
              </w:rPr>
              <w:t>61440</w:t>
            </w:r>
          </w:p>
        </w:tc>
        <w:tc>
          <w:tcPr>
            <w:tcW w:w="1861" w:type="dxa"/>
            <w:shd w:val="clear" w:color="auto" w:fill="auto"/>
          </w:tcPr>
          <w:p w14:paraId="2CC86F44" w14:textId="77777777" w:rsidR="00933DB0" w:rsidRDefault="008845DE" w:rsidP="003E69E9">
            <w:r>
              <w:rPr>
                <w:rFonts w:hint="eastAsia"/>
              </w:rPr>
              <w:t>正在故障复位解除</w:t>
            </w:r>
          </w:p>
        </w:tc>
        <w:tc>
          <w:tcPr>
            <w:tcW w:w="2945" w:type="dxa"/>
          </w:tcPr>
          <w:p w14:paraId="206155FA" w14:textId="77777777" w:rsidR="00933DB0" w:rsidRDefault="008845DE" w:rsidP="003E69E9">
            <w:r>
              <w:rPr>
                <w:rFonts w:hint="eastAsia"/>
              </w:rPr>
              <w:t>0</w:t>
            </w:r>
            <w:r>
              <w:t>x2000 | errorId</w:t>
            </w:r>
          </w:p>
        </w:tc>
      </w:tr>
      <w:tr w:rsidR="00933DB0" w14:paraId="3F5D4B38" w14:textId="77777777">
        <w:tc>
          <w:tcPr>
            <w:tcW w:w="1407" w:type="dxa"/>
            <w:shd w:val="clear" w:color="auto" w:fill="auto"/>
          </w:tcPr>
          <w:p w14:paraId="2443D70E" w14:textId="77777777" w:rsidR="00933DB0" w:rsidRDefault="008845DE" w:rsidP="003E69E9">
            <w:r>
              <w:rPr>
                <w:rFonts w:hint="eastAsia"/>
              </w:rPr>
              <w:t>2</w:t>
            </w:r>
            <w:r>
              <w:t>6</w:t>
            </w:r>
          </w:p>
        </w:tc>
        <w:tc>
          <w:tcPr>
            <w:tcW w:w="1469" w:type="dxa"/>
            <w:shd w:val="clear" w:color="auto" w:fill="auto"/>
          </w:tcPr>
          <w:p w14:paraId="599E02D6" w14:textId="77777777" w:rsidR="00933DB0" w:rsidRDefault="008845DE" w:rsidP="003E69E9">
            <w:r>
              <w:rPr>
                <w:rFonts w:hint="eastAsia"/>
              </w:rPr>
              <w:t>2</w:t>
            </w:r>
            <w:r>
              <w:t>6</w:t>
            </w:r>
          </w:p>
        </w:tc>
        <w:tc>
          <w:tcPr>
            <w:tcW w:w="1861" w:type="dxa"/>
            <w:shd w:val="clear" w:color="auto" w:fill="auto"/>
          </w:tcPr>
          <w:p w14:paraId="1DDFA1EA" w14:textId="77777777" w:rsidR="00933DB0" w:rsidRDefault="008845DE" w:rsidP="003E69E9">
            <w:r>
              <w:rPr>
                <w:rFonts w:hint="eastAsia"/>
              </w:rPr>
              <w:t>奶沫器系统冲洗</w:t>
            </w:r>
          </w:p>
        </w:tc>
        <w:tc>
          <w:tcPr>
            <w:tcW w:w="2945" w:type="dxa"/>
          </w:tcPr>
          <w:p w14:paraId="27533D24" w14:textId="77777777" w:rsidR="00933DB0" w:rsidRDefault="00933DB0" w:rsidP="003E69E9"/>
        </w:tc>
      </w:tr>
    </w:tbl>
    <w:p w14:paraId="791B8592" w14:textId="77777777" w:rsidR="00933DB0" w:rsidRDefault="008845DE" w:rsidP="003E69E9">
      <w:pPr>
        <w:pStyle w:val="1"/>
      </w:pPr>
      <w:r>
        <w:rPr>
          <w:rFonts w:hint="eastAsia"/>
        </w:rPr>
        <w:t>附录</w:t>
      </w:r>
      <w:r>
        <w:rPr>
          <w:rFonts w:hint="eastAsia"/>
        </w:rPr>
        <w:t>F</w:t>
      </w:r>
      <w:r>
        <w:rPr>
          <w:rFonts w:hint="eastAsia"/>
        </w:rPr>
        <w:t>：支付结果对照表</w:t>
      </w:r>
    </w:p>
    <w:p w14:paraId="2FE03743" w14:textId="77777777" w:rsidR="00933DB0" w:rsidRDefault="008845DE" w:rsidP="003E69E9">
      <w:r>
        <w:rPr>
          <w:rFonts w:hint="eastAsia"/>
        </w:rPr>
        <w:t>支付结果对照表</w:t>
      </w:r>
    </w:p>
    <w:tbl>
      <w:tblPr>
        <w:tblStyle w:val="af4"/>
        <w:tblW w:w="0" w:type="auto"/>
        <w:jc w:val="center"/>
        <w:tblLook w:val="04A0" w:firstRow="1" w:lastRow="0" w:firstColumn="1" w:lastColumn="0" w:noHBand="0" w:noVBand="1"/>
      </w:tblPr>
      <w:tblGrid>
        <w:gridCol w:w="1101"/>
        <w:gridCol w:w="2693"/>
        <w:gridCol w:w="1701"/>
        <w:gridCol w:w="3027"/>
      </w:tblGrid>
      <w:tr w:rsidR="00933DB0" w14:paraId="38F93D6A" w14:textId="77777777">
        <w:trPr>
          <w:jc w:val="center"/>
        </w:trPr>
        <w:tc>
          <w:tcPr>
            <w:tcW w:w="1101" w:type="dxa"/>
            <w:shd w:val="clear" w:color="auto" w:fill="244061" w:themeFill="accent1" w:themeFillShade="80"/>
          </w:tcPr>
          <w:p w14:paraId="47B4DDAE" w14:textId="77777777" w:rsidR="00933DB0" w:rsidRDefault="008845DE" w:rsidP="003E69E9">
            <w:r>
              <w:rPr>
                <w:rFonts w:hint="eastAsia"/>
              </w:rPr>
              <w:t>支付结果</w:t>
            </w:r>
          </w:p>
        </w:tc>
        <w:tc>
          <w:tcPr>
            <w:tcW w:w="2693" w:type="dxa"/>
            <w:shd w:val="clear" w:color="auto" w:fill="244061" w:themeFill="accent1" w:themeFillShade="80"/>
          </w:tcPr>
          <w:p w14:paraId="00A93BF9" w14:textId="77777777" w:rsidR="00933DB0" w:rsidRDefault="008845DE" w:rsidP="003E69E9">
            <w:r>
              <w:rPr>
                <w:rFonts w:hint="eastAsia"/>
              </w:rPr>
              <w:t>含义</w:t>
            </w:r>
          </w:p>
        </w:tc>
        <w:tc>
          <w:tcPr>
            <w:tcW w:w="1701" w:type="dxa"/>
            <w:shd w:val="clear" w:color="auto" w:fill="244061" w:themeFill="accent1" w:themeFillShade="80"/>
          </w:tcPr>
          <w:p w14:paraId="776E782D" w14:textId="77777777" w:rsidR="00933DB0" w:rsidRDefault="008845DE" w:rsidP="003E69E9">
            <w:r>
              <w:rPr>
                <w:rFonts w:hint="eastAsia"/>
              </w:rPr>
              <w:t>来源</w:t>
            </w:r>
          </w:p>
        </w:tc>
        <w:tc>
          <w:tcPr>
            <w:tcW w:w="3027" w:type="dxa"/>
            <w:shd w:val="clear" w:color="auto" w:fill="244061" w:themeFill="accent1" w:themeFillShade="80"/>
          </w:tcPr>
          <w:p w14:paraId="64054371" w14:textId="77777777" w:rsidR="00933DB0" w:rsidRDefault="008845DE" w:rsidP="003E69E9">
            <w:r>
              <w:rPr>
                <w:rFonts w:hint="eastAsia"/>
              </w:rPr>
              <w:t>说明</w:t>
            </w:r>
          </w:p>
        </w:tc>
      </w:tr>
      <w:tr w:rsidR="00933DB0" w14:paraId="0DCAA3F7" w14:textId="77777777">
        <w:trPr>
          <w:jc w:val="center"/>
        </w:trPr>
        <w:tc>
          <w:tcPr>
            <w:tcW w:w="1101" w:type="dxa"/>
          </w:tcPr>
          <w:p w14:paraId="4CB5CC8C" w14:textId="77777777" w:rsidR="00933DB0" w:rsidRDefault="008845DE" w:rsidP="003E69E9">
            <w:r>
              <w:rPr>
                <w:rFonts w:hint="eastAsia"/>
              </w:rPr>
              <w:t>0</w:t>
            </w:r>
          </w:p>
        </w:tc>
        <w:tc>
          <w:tcPr>
            <w:tcW w:w="2693" w:type="dxa"/>
          </w:tcPr>
          <w:p w14:paraId="7574E3CF" w14:textId="77777777" w:rsidR="00933DB0" w:rsidRDefault="008845DE" w:rsidP="003E69E9">
            <w:r>
              <w:rPr>
                <w:rFonts w:hint="eastAsia"/>
              </w:rPr>
              <w:t>默认值，订单初创未支付</w:t>
            </w:r>
          </w:p>
        </w:tc>
        <w:tc>
          <w:tcPr>
            <w:tcW w:w="1701" w:type="dxa"/>
          </w:tcPr>
          <w:p w14:paraId="20546AF2" w14:textId="77777777" w:rsidR="00933DB0" w:rsidRDefault="008845DE" w:rsidP="003E69E9">
            <w:r>
              <w:rPr>
                <w:rFonts w:hint="eastAsia"/>
              </w:rPr>
              <w:t>服务器</w:t>
            </w:r>
          </w:p>
        </w:tc>
        <w:tc>
          <w:tcPr>
            <w:tcW w:w="3027" w:type="dxa"/>
          </w:tcPr>
          <w:p w14:paraId="61978B5F" w14:textId="77777777" w:rsidR="00933DB0" w:rsidRDefault="00933DB0" w:rsidP="003E69E9"/>
        </w:tc>
      </w:tr>
      <w:tr w:rsidR="00933DB0" w14:paraId="6AA74814" w14:textId="77777777">
        <w:trPr>
          <w:jc w:val="center"/>
        </w:trPr>
        <w:tc>
          <w:tcPr>
            <w:tcW w:w="1101" w:type="dxa"/>
          </w:tcPr>
          <w:p w14:paraId="3200F626" w14:textId="77777777" w:rsidR="00933DB0" w:rsidRDefault="008845DE" w:rsidP="003E69E9">
            <w:r>
              <w:rPr>
                <w:rFonts w:hint="eastAsia"/>
              </w:rPr>
              <w:t>1</w:t>
            </w:r>
          </w:p>
        </w:tc>
        <w:tc>
          <w:tcPr>
            <w:tcW w:w="2693" w:type="dxa"/>
          </w:tcPr>
          <w:p w14:paraId="69EFEB37" w14:textId="77777777" w:rsidR="00933DB0" w:rsidRDefault="008845DE" w:rsidP="003E69E9">
            <w:r>
              <w:rPr>
                <w:rFonts w:hint="eastAsia"/>
              </w:rPr>
              <w:t>支付成功，售卖成功</w:t>
            </w:r>
          </w:p>
        </w:tc>
        <w:tc>
          <w:tcPr>
            <w:tcW w:w="1701" w:type="dxa"/>
          </w:tcPr>
          <w:p w14:paraId="341F8DE6" w14:textId="77777777" w:rsidR="00933DB0" w:rsidRDefault="008845DE" w:rsidP="003E69E9">
            <w:r>
              <w:rPr>
                <w:rFonts w:hint="eastAsia"/>
              </w:rPr>
              <w:t>云平台</w:t>
            </w:r>
          </w:p>
        </w:tc>
        <w:tc>
          <w:tcPr>
            <w:tcW w:w="3027" w:type="dxa"/>
          </w:tcPr>
          <w:p w14:paraId="39938021" w14:textId="77777777" w:rsidR="00933DB0" w:rsidRDefault="008845DE" w:rsidP="003E69E9">
            <w:r>
              <w:rPr>
                <w:rFonts w:hint="eastAsia"/>
              </w:rPr>
              <w:t>默认代表设备制作成功</w:t>
            </w:r>
          </w:p>
        </w:tc>
      </w:tr>
      <w:tr w:rsidR="00933DB0" w14:paraId="300BC6F3" w14:textId="77777777">
        <w:trPr>
          <w:jc w:val="center"/>
        </w:trPr>
        <w:tc>
          <w:tcPr>
            <w:tcW w:w="1101" w:type="dxa"/>
          </w:tcPr>
          <w:p w14:paraId="2E851C28" w14:textId="77777777" w:rsidR="00933DB0" w:rsidRDefault="008845DE" w:rsidP="003E69E9">
            <w:r>
              <w:rPr>
                <w:rFonts w:hint="eastAsia"/>
              </w:rPr>
              <w:t>2</w:t>
            </w:r>
          </w:p>
        </w:tc>
        <w:tc>
          <w:tcPr>
            <w:tcW w:w="2693" w:type="dxa"/>
          </w:tcPr>
          <w:p w14:paraId="4395EBCB" w14:textId="77777777" w:rsidR="00933DB0" w:rsidRDefault="008845DE" w:rsidP="003E69E9">
            <w:r>
              <w:rPr>
                <w:rFonts w:hint="eastAsia"/>
              </w:rPr>
              <w:t>客户端判断支付等待超时</w:t>
            </w:r>
          </w:p>
        </w:tc>
        <w:tc>
          <w:tcPr>
            <w:tcW w:w="1701" w:type="dxa"/>
          </w:tcPr>
          <w:p w14:paraId="6983AC9A" w14:textId="77777777" w:rsidR="00933DB0" w:rsidRDefault="008845DE" w:rsidP="003E69E9">
            <w:r>
              <w:rPr>
                <w:rFonts w:hint="eastAsia"/>
              </w:rPr>
              <w:t>设备</w:t>
            </w:r>
            <w:r>
              <w:rPr>
                <w:rFonts w:hint="eastAsia"/>
              </w:rPr>
              <w:t>/app</w:t>
            </w:r>
          </w:p>
        </w:tc>
        <w:tc>
          <w:tcPr>
            <w:tcW w:w="3027" w:type="dxa"/>
          </w:tcPr>
          <w:p w14:paraId="7B817253" w14:textId="77777777" w:rsidR="00933DB0" w:rsidRDefault="00933DB0" w:rsidP="003E69E9"/>
        </w:tc>
      </w:tr>
      <w:tr w:rsidR="00933DB0" w14:paraId="52171E6D" w14:textId="77777777">
        <w:trPr>
          <w:jc w:val="center"/>
        </w:trPr>
        <w:tc>
          <w:tcPr>
            <w:tcW w:w="1101" w:type="dxa"/>
          </w:tcPr>
          <w:p w14:paraId="4EDC283A" w14:textId="77777777" w:rsidR="00933DB0" w:rsidRDefault="008845DE" w:rsidP="003E69E9">
            <w:r>
              <w:rPr>
                <w:rFonts w:hint="eastAsia"/>
              </w:rPr>
              <w:t>3</w:t>
            </w:r>
          </w:p>
        </w:tc>
        <w:tc>
          <w:tcPr>
            <w:tcW w:w="2693" w:type="dxa"/>
          </w:tcPr>
          <w:p w14:paraId="6F000BA4" w14:textId="77777777" w:rsidR="00933DB0" w:rsidRDefault="008845DE" w:rsidP="003E69E9">
            <w:r>
              <w:rPr>
                <w:rFonts w:hint="eastAsia"/>
              </w:rPr>
              <w:t>用户取消支付</w:t>
            </w:r>
          </w:p>
        </w:tc>
        <w:tc>
          <w:tcPr>
            <w:tcW w:w="1701" w:type="dxa"/>
          </w:tcPr>
          <w:p w14:paraId="6FCB72DC" w14:textId="77777777" w:rsidR="00933DB0" w:rsidRDefault="008845DE" w:rsidP="003E69E9">
            <w:r>
              <w:rPr>
                <w:rFonts w:hint="eastAsia"/>
              </w:rPr>
              <w:t>设备</w:t>
            </w:r>
            <w:r>
              <w:rPr>
                <w:rFonts w:hint="eastAsia"/>
              </w:rPr>
              <w:t>/app</w:t>
            </w:r>
          </w:p>
        </w:tc>
        <w:tc>
          <w:tcPr>
            <w:tcW w:w="3027" w:type="dxa"/>
          </w:tcPr>
          <w:p w14:paraId="6B024B7E" w14:textId="77777777" w:rsidR="00933DB0" w:rsidRDefault="00933DB0" w:rsidP="003E69E9"/>
        </w:tc>
      </w:tr>
      <w:tr w:rsidR="00933DB0" w14:paraId="25F50900" w14:textId="77777777">
        <w:trPr>
          <w:jc w:val="center"/>
        </w:trPr>
        <w:tc>
          <w:tcPr>
            <w:tcW w:w="1101" w:type="dxa"/>
          </w:tcPr>
          <w:p w14:paraId="5BF72CF6" w14:textId="77777777" w:rsidR="00933DB0" w:rsidRDefault="008845DE" w:rsidP="003E69E9">
            <w:r>
              <w:rPr>
                <w:rFonts w:hint="eastAsia"/>
              </w:rPr>
              <w:t>4</w:t>
            </w:r>
          </w:p>
        </w:tc>
        <w:tc>
          <w:tcPr>
            <w:tcW w:w="2693" w:type="dxa"/>
          </w:tcPr>
          <w:p w14:paraId="3484D2C1" w14:textId="77777777" w:rsidR="00933DB0" w:rsidRDefault="008845DE" w:rsidP="003E69E9">
            <w:r>
              <w:rPr>
                <w:rFonts w:hint="eastAsia"/>
              </w:rPr>
              <w:t>支付成功，出品异常</w:t>
            </w:r>
          </w:p>
        </w:tc>
        <w:tc>
          <w:tcPr>
            <w:tcW w:w="1701" w:type="dxa"/>
          </w:tcPr>
          <w:p w14:paraId="6695F37A" w14:textId="77777777" w:rsidR="00933DB0" w:rsidRDefault="008845DE" w:rsidP="003E69E9">
            <w:r>
              <w:rPr>
                <w:rFonts w:hint="eastAsia"/>
              </w:rPr>
              <w:t>设备</w:t>
            </w:r>
          </w:p>
        </w:tc>
        <w:tc>
          <w:tcPr>
            <w:tcW w:w="3027" w:type="dxa"/>
          </w:tcPr>
          <w:p w14:paraId="21AA8675" w14:textId="77777777" w:rsidR="00933DB0" w:rsidRDefault="00933DB0" w:rsidP="003E69E9"/>
        </w:tc>
      </w:tr>
      <w:tr w:rsidR="00933DB0" w14:paraId="35E719A5" w14:textId="77777777">
        <w:trPr>
          <w:jc w:val="center"/>
        </w:trPr>
        <w:tc>
          <w:tcPr>
            <w:tcW w:w="1101" w:type="dxa"/>
          </w:tcPr>
          <w:p w14:paraId="44671E51" w14:textId="77777777" w:rsidR="00933DB0" w:rsidRDefault="008845DE" w:rsidP="003E69E9">
            <w:r>
              <w:rPr>
                <w:rFonts w:hint="eastAsia"/>
              </w:rPr>
              <w:t>5</w:t>
            </w:r>
          </w:p>
        </w:tc>
        <w:tc>
          <w:tcPr>
            <w:tcW w:w="2693" w:type="dxa"/>
          </w:tcPr>
          <w:p w14:paraId="4302D0AF" w14:textId="77777777" w:rsidR="00933DB0" w:rsidRDefault="008845DE" w:rsidP="003E69E9">
            <w:r>
              <w:rPr>
                <w:rFonts w:hint="eastAsia"/>
              </w:rPr>
              <w:t>支付成功，用户取消制作</w:t>
            </w:r>
          </w:p>
        </w:tc>
        <w:tc>
          <w:tcPr>
            <w:tcW w:w="1701" w:type="dxa"/>
          </w:tcPr>
          <w:p w14:paraId="5E0C9972" w14:textId="77777777" w:rsidR="00933DB0" w:rsidRDefault="008845DE" w:rsidP="003E69E9">
            <w:r>
              <w:rPr>
                <w:rFonts w:hint="eastAsia"/>
              </w:rPr>
              <w:t>设备</w:t>
            </w:r>
          </w:p>
        </w:tc>
        <w:tc>
          <w:tcPr>
            <w:tcW w:w="3027" w:type="dxa"/>
          </w:tcPr>
          <w:p w14:paraId="24679C62" w14:textId="77777777" w:rsidR="00933DB0" w:rsidRDefault="00933DB0" w:rsidP="003E69E9"/>
        </w:tc>
      </w:tr>
      <w:tr w:rsidR="00933DB0" w14:paraId="03CF481D" w14:textId="77777777">
        <w:trPr>
          <w:jc w:val="center"/>
        </w:trPr>
        <w:tc>
          <w:tcPr>
            <w:tcW w:w="1101" w:type="dxa"/>
          </w:tcPr>
          <w:p w14:paraId="7DCF91B3" w14:textId="77777777" w:rsidR="00933DB0" w:rsidRDefault="008845DE" w:rsidP="003E69E9">
            <w:r>
              <w:rPr>
                <w:rFonts w:hint="eastAsia"/>
              </w:rPr>
              <w:t>6</w:t>
            </w:r>
          </w:p>
        </w:tc>
        <w:tc>
          <w:tcPr>
            <w:tcW w:w="2693" w:type="dxa"/>
          </w:tcPr>
          <w:p w14:paraId="1F157A2A" w14:textId="77777777" w:rsidR="00933DB0" w:rsidRDefault="008845DE" w:rsidP="003E69E9">
            <w:r>
              <w:rPr>
                <w:rFonts w:hint="eastAsia"/>
              </w:rPr>
              <w:t>退款成功</w:t>
            </w:r>
          </w:p>
        </w:tc>
        <w:tc>
          <w:tcPr>
            <w:tcW w:w="1701" w:type="dxa"/>
          </w:tcPr>
          <w:p w14:paraId="15FC53BC" w14:textId="77777777" w:rsidR="00933DB0" w:rsidRDefault="008845DE" w:rsidP="003E69E9">
            <w:r>
              <w:rPr>
                <w:rFonts w:hint="eastAsia"/>
              </w:rPr>
              <w:t>云平台</w:t>
            </w:r>
            <w:r>
              <w:rPr>
                <w:rFonts w:hint="eastAsia"/>
              </w:rPr>
              <w:t>/app</w:t>
            </w:r>
          </w:p>
        </w:tc>
        <w:tc>
          <w:tcPr>
            <w:tcW w:w="3027" w:type="dxa"/>
          </w:tcPr>
          <w:p w14:paraId="0C2508CD" w14:textId="77777777" w:rsidR="00933DB0" w:rsidRDefault="008845DE" w:rsidP="003E69E9">
            <w:r>
              <w:rPr>
                <w:rFonts w:hint="eastAsia"/>
              </w:rPr>
              <w:t>云平台</w:t>
            </w:r>
          </w:p>
        </w:tc>
      </w:tr>
    </w:tbl>
    <w:p w14:paraId="420E3762" w14:textId="77777777" w:rsidR="00933DB0" w:rsidRDefault="008845DE" w:rsidP="003E69E9">
      <w:pPr>
        <w:rPr>
          <w:b/>
        </w:rPr>
      </w:pPr>
      <w:r>
        <w:rPr>
          <w:rFonts w:hint="eastAsia"/>
          <w:b/>
        </w:rPr>
        <w:t>说明：</w:t>
      </w:r>
      <w:r>
        <w:rPr>
          <w:rFonts w:hint="eastAsia"/>
        </w:rPr>
        <w:t>饮品销售记录中的支付结果定义，以此表为准。</w:t>
      </w:r>
    </w:p>
    <w:p w14:paraId="366F82F1" w14:textId="77777777" w:rsidR="00933DB0" w:rsidRDefault="008845DE" w:rsidP="003E69E9">
      <w:pPr>
        <w:pStyle w:val="1"/>
      </w:pPr>
      <w:r>
        <w:rPr>
          <w:rFonts w:hint="eastAsia"/>
        </w:rPr>
        <w:t>附录</w:t>
      </w:r>
      <w:r>
        <w:rPr>
          <w:rFonts w:hint="eastAsia"/>
        </w:rPr>
        <w:t>G</w:t>
      </w:r>
      <w:r>
        <w:rPr>
          <w:rFonts w:hint="eastAsia"/>
        </w:rPr>
        <w:t>：支付类型对照表</w:t>
      </w:r>
    </w:p>
    <w:p w14:paraId="6EFF374E" w14:textId="77777777" w:rsidR="00933DB0" w:rsidRDefault="008845DE" w:rsidP="003E69E9">
      <w:r>
        <w:rPr>
          <w:rFonts w:hint="eastAsia"/>
        </w:rPr>
        <w:t>支付类型对照表</w:t>
      </w:r>
    </w:p>
    <w:tbl>
      <w:tblPr>
        <w:tblStyle w:val="af4"/>
        <w:tblW w:w="9187" w:type="dxa"/>
        <w:tblInd w:w="-324" w:type="dxa"/>
        <w:tblLayout w:type="fixed"/>
        <w:tblLook w:val="04A0" w:firstRow="1" w:lastRow="0" w:firstColumn="1" w:lastColumn="0" w:noHBand="0" w:noVBand="1"/>
      </w:tblPr>
      <w:tblGrid>
        <w:gridCol w:w="2180"/>
        <w:gridCol w:w="910"/>
        <w:gridCol w:w="1390"/>
        <w:gridCol w:w="1669"/>
        <w:gridCol w:w="3038"/>
      </w:tblGrid>
      <w:tr w:rsidR="00933DB0" w14:paraId="35DC3E95" w14:textId="77777777">
        <w:tc>
          <w:tcPr>
            <w:tcW w:w="2180" w:type="dxa"/>
            <w:shd w:val="clear" w:color="auto" w:fill="244061" w:themeFill="accent1" w:themeFillShade="80"/>
          </w:tcPr>
          <w:p w14:paraId="4FF9B0C8" w14:textId="77777777" w:rsidR="00933DB0" w:rsidRDefault="008845DE" w:rsidP="003E69E9">
            <w:r>
              <w:rPr>
                <w:rFonts w:hint="eastAsia"/>
              </w:rPr>
              <w:t>支付方式</w:t>
            </w:r>
          </w:p>
        </w:tc>
        <w:tc>
          <w:tcPr>
            <w:tcW w:w="910" w:type="dxa"/>
            <w:shd w:val="clear" w:color="auto" w:fill="244061" w:themeFill="accent1" w:themeFillShade="80"/>
          </w:tcPr>
          <w:p w14:paraId="38FFD5D4" w14:textId="77777777" w:rsidR="00933DB0" w:rsidRDefault="008845DE" w:rsidP="003E69E9">
            <w:r>
              <w:rPr>
                <w:rFonts w:hint="eastAsia"/>
              </w:rPr>
              <w:t>序号</w:t>
            </w:r>
            <w:r>
              <w:rPr>
                <w:rFonts w:hint="eastAsia"/>
              </w:rPr>
              <w:t>Id</w:t>
            </w:r>
          </w:p>
        </w:tc>
        <w:tc>
          <w:tcPr>
            <w:tcW w:w="1390" w:type="dxa"/>
            <w:shd w:val="clear" w:color="auto" w:fill="244061" w:themeFill="accent1" w:themeFillShade="80"/>
          </w:tcPr>
          <w:p w14:paraId="49BAF271" w14:textId="77777777" w:rsidR="00933DB0" w:rsidRDefault="008845DE" w:rsidP="003E69E9">
            <w:r>
              <w:rPr>
                <w:rFonts w:hint="eastAsia"/>
              </w:rPr>
              <w:t>标识符</w:t>
            </w:r>
          </w:p>
        </w:tc>
        <w:tc>
          <w:tcPr>
            <w:tcW w:w="1669" w:type="dxa"/>
            <w:shd w:val="clear" w:color="auto" w:fill="244061" w:themeFill="accent1" w:themeFillShade="80"/>
          </w:tcPr>
          <w:p w14:paraId="23F3BD62" w14:textId="77777777" w:rsidR="00933DB0" w:rsidRDefault="008845DE" w:rsidP="003E69E9">
            <w:r>
              <w:rPr>
                <w:rFonts w:hint="eastAsia"/>
              </w:rPr>
              <w:t>售卖交互方式</w:t>
            </w:r>
          </w:p>
        </w:tc>
        <w:tc>
          <w:tcPr>
            <w:tcW w:w="3038" w:type="dxa"/>
            <w:shd w:val="clear" w:color="auto" w:fill="244061" w:themeFill="accent1" w:themeFillShade="80"/>
          </w:tcPr>
          <w:p w14:paraId="58B51465" w14:textId="77777777" w:rsidR="00933DB0" w:rsidRDefault="008845DE" w:rsidP="003E69E9">
            <w:r>
              <w:rPr>
                <w:rFonts w:hint="eastAsia"/>
              </w:rPr>
              <w:t>备注</w:t>
            </w:r>
          </w:p>
        </w:tc>
      </w:tr>
      <w:tr w:rsidR="00933DB0" w14:paraId="49505183" w14:textId="77777777">
        <w:tc>
          <w:tcPr>
            <w:tcW w:w="2180" w:type="dxa"/>
          </w:tcPr>
          <w:p w14:paraId="5D59B670" w14:textId="77777777" w:rsidR="00933DB0" w:rsidRDefault="008845DE" w:rsidP="003E69E9">
            <w:r>
              <w:rPr>
                <w:rFonts w:hint="eastAsia"/>
              </w:rPr>
              <w:t>支付宝支付</w:t>
            </w:r>
          </w:p>
        </w:tc>
        <w:tc>
          <w:tcPr>
            <w:tcW w:w="910" w:type="dxa"/>
          </w:tcPr>
          <w:p w14:paraId="55B8DE7F" w14:textId="77777777" w:rsidR="00933DB0" w:rsidRDefault="008845DE" w:rsidP="003E69E9">
            <w:r>
              <w:rPr>
                <w:rFonts w:hint="eastAsia"/>
              </w:rPr>
              <w:t>1</w:t>
            </w:r>
          </w:p>
        </w:tc>
        <w:tc>
          <w:tcPr>
            <w:tcW w:w="1390" w:type="dxa"/>
          </w:tcPr>
          <w:p w14:paraId="303C98FC" w14:textId="77777777" w:rsidR="00933DB0" w:rsidRDefault="008845DE" w:rsidP="003E69E9">
            <w:r>
              <w:rPr>
                <w:rFonts w:hint="eastAsia"/>
              </w:rPr>
              <w:t>zfb</w:t>
            </w:r>
          </w:p>
        </w:tc>
        <w:tc>
          <w:tcPr>
            <w:tcW w:w="1669" w:type="dxa"/>
          </w:tcPr>
          <w:p w14:paraId="1FC5D623" w14:textId="77777777" w:rsidR="00933DB0" w:rsidRDefault="008845DE" w:rsidP="003E69E9">
            <w:r>
              <w:rPr>
                <w:rFonts w:hint="eastAsia"/>
              </w:rPr>
              <w:t>1 (</w:t>
            </w:r>
            <w:r>
              <w:rPr>
                <w:rFonts w:hint="eastAsia"/>
              </w:rPr>
              <w:t>支付二维码</w:t>
            </w:r>
            <w:r>
              <w:rPr>
                <w:rFonts w:hint="eastAsia"/>
              </w:rPr>
              <w:t>)</w:t>
            </w:r>
          </w:p>
        </w:tc>
        <w:tc>
          <w:tcPr>
            <w:tcW w:w="3038" w:type="dxa"/>
          </w:tcPr>
          <w:p w14:paraId="03B4C759" w14:textId="77777777" w:rsidR="00933DB0" w:rsidRDefault="008845DE" w:rsidP="003E69E9">
            <w:r>
              <w:rPr>
                <w:rFonts w:hint="eastAsia"/>
              </w:rPr>
              <w:t>支付宝</w:t>
            </w:r>
          </w:p>
        </w:tc>
      </w:tr>
      <w:tr w:rsidR="00933DB0" w14:paraId="758D79A9" w14:textId="77777777">
        <w:tc>
          <w:tcPr>
            <w:tcW w:w="2180" w:type="dxa"/>
          </w:tcPr>
          <w:p w14:paraId="2953E090" w14:textId="77777777" w:rsidR="00933DB0" w:rsidRDefault="008845DE" w:rsidP="003E69E9">
            <w:r>
              <w:rPr>
                <w:rFonts w:hint="eastAsia"/>
              </w:rPr>
              <w:t>微信支付</w:t>
            </w:r>
          </w:p>
        </w:tc>
        <w:tc>
          <w:tcPr>
            <w:tcW w:w="910" w:type="dxa"/>
          </w:tcPr>
          <w:p w14:paraId="11DAC337" w14:textId="77777777" w:rsidR="00933DB0" w:rsidRDefault="008845DE" w:rsidP="003E69E9">
            <w:pPr>
              <w:rPr>
                <w:color w:val="FF0000"/>
              </w:rPr>
            </w:pPr>
            <w:r>
              <w:rPr>
                <w:rFonts w:hint="eastAsia"/>
              </w:rPr>
              <w:t>2</w:t>
            </w:r>
          </w:p>
        </w:tc>
        <w:tc>
          <w:tcPr>
            <w:tcW w:w="1390" w:type="dxa"/>
          </w:tcPr>
          <w:p w14:paraId="107FD2BA" w14:textId="77777777" w:rsidR="00933DB0" w:rsidRDefault="008845DE" w:rsidP="003E69E9">
            <w:r>
              <w:rPr>
                <w:rFonts w:hint="eastAsia"/>
              </w:rPr>
              <w:t>wx</w:t>
            </w:r>
          </w:p>
        </w:tc>
        <w:tc>
          <w:tcPr>
            <w:tcW w:w="1669" w:type="dxa"/>
          </w:tcPr>
          <w:p w14:paraId="12C3D076" w14:textId="77777777" w:rsidR="00933DB0" w:rsidRDefault="008845DE" w:rsidP="003E69E9">
            <w:r>
              <w:rPr>
                <w:rFonts w:hint="eastAsia"/>
              </w:rPr>
              <w:t>1 (</w:t>
            </w:r>
            <w:r>
              <w:rPr>
                <w:rFonts w:hint="eastAsia"/>
              </w:rPr>
              <w:t>支付二维码</w:t>
            </w:r>
            <w:r>
              <w:rPr>
                <w:rFonts w:hint="eastAsia"/>
              </w:rPr>
              <w:t>)</w:t>
            </w:r>
          </w:p>
        </w:tc>
        <w:tc>
          <w:tcPr>
            <w:tcW w:w="3038" w:type="dxa"/>
          </w:tcPr>
          <w:p w14:paraId="7D20FCC1" w14:textId="77777777" w:rsidR="00933DB0" w:rsidRDefault="008845DE" w:rsidP="003E69E9">
            <w:r>
              <w:rPr>
                <w:rFonts w:hint="eastAsia"/>
              </w:rPr>
              <w:t>微信</w:t>
            </w:r>
          </w:p>
        </w:tc>
      </w:tr>
      <w:tr w:rsidR="00933DB0" w14:paraId="1CF73537" w14:textId="77777777">
        <w:tc>
          <w:tcPr>
            <w:tcW w:w="2180" w:type="dxa"/>
            <w:shd w:val="clear" w:color="auto" w:fill="FFFFFF" w:themeFill="background1"/>
          </w:tcPr>
          <w:p w14:paraId="4F814AD8" w14:textId="77777777" w:rsidR="00933DB0" w:rsidRDefault="008845DE" w:rsidP="003E69E9">
            <w:r>
              <w:rPr>
                <w:rFonts w:hint="eastAsia"/>
              </w:rPr>
              <w:t>RFID</w:t>
            </w:r>
          </w:p>
        </w:tc>
        <w:tc>
          <w:tcPr>
            <w:tcW w:w="910" w:type="dxa"/>
            <w:shd w:val="clear" w:color="auto" w:fill="FFFFFF" w:themeFill="background1"/>
          </w:tcPr>
          <w:p w14:paraId="2E212373" w14:textId="77777777" w:rsidR="00933DB0" w:rsidRDefault="008845DE" w:rsidP="003E69E9">
            <w:pPr>
              <w:rPr>
                <w:color w:val="FF0000"/>
              </w:rPr>
            </w:pPr>
            <w:r>
              <w:rPr>
                <w:rFonts w:hint="eastAsia"/>
              </w:rPr>
              <w:t>3</w:t>
            </w:r>
          </w:p>
        </w:tc>
        <w:tc>
          <w:tcPr>
            <w:tcW w:w="1390" w:type="dxa"/>
            <w:shd w:val="clear" w:color="auto" w:fill="FFFFFF" w:themeFill="background1"/>
          </w:tcPr>
          <w:p w14:paraId="4859CA98" w14:textId="77777777" w:rsidR="00933DB0" w:rsidRDefault="008845DE" w:rsidP="003E69E9">
            <w:r>
              <w:rPr>
                <w:rFonts w:hint="eastAsia"/>
              </w:rPr>
              <w:t>rfid</w:t>
            </w:r>
          </w:p>
        </w:tc>
        <w:tc>
          <w:tcPr>
            <w:tcW w:w="1669" w:type="dxa"/>
            <w:shd w:val="clear" w:color="auto" w:fill="FFFFFF" w:themeFill="background1"/>
          </w:tcPr>
          <w:p w14:paraId="37BDFE90" w14:textId="77777777" w:rsidR="00933DB0" w:rsidRDefault="008845DE" w:rsidP="003E69E9">
            <w:r>
              <w:rPr>
                <w:rFonts w:hint="eastAsia"/>
              </w:rPr>
              <w:t>2 (</w:t>
            </w:r>
            <w:r>
              <w:rPr>
                <w:rFonts w:hint="eastAsia"/>
              </w:rPr>
              <w:t>刷卡</w:t>
            </w:r>
            <w:r>
              <w:rPr>
                <w:rFonts w:hint="eastAsia"/>
              </w:rPr>
              <w:t>)</w:t>
            </w:r>
          </w:p>
        </w:tc>
        <w:tc>
          <w:tcPr>
            <w:tcW w:w="3038" w:type="dxa"/>
            <w:shd w:val="clear" w:color="auto" w:fill="FFFFFF" w:themeFill="background1"/>
          </w:tcPr>
          <w:p w14:paraId="0EDBAFE2" w14:textId="77777777" w:rsidR="00933DB0" w:rsidRDefault="008845DE" w:rsidP="003E69E9">
            <w:r>
              <w:rPr>
                <w:rFonts w:hint="eastAsia"/>
              </w:rPr>
              <w:t>RFID</w:t>
            </w:r>
            <w:r>
              <w:rPr>
                <w:rFonts w:hint="eastAsia"/>
              </w:rPr>
              <w:t>离线支付</w:t>
            </w:r>
          </w:p>
        </w:tc>
      </w:tr>
      <w:tr w:rsidR="00933DB0" w14:paraId="7A935CDB" w14:textId="77777777">
        <w:tc>
          <w:tcPr>
            <w:tcW w:w="2180" w:type="dxa"/>
            <w:shd w:val="clear" w:color="auto" w:fill="FFFFFF" w:themeFill="background1"/>
          </w:tcPr>
          <w:p w14:paraId="52C136BA" w14:textId="77777777" w:rsidR="00933DB0" w:rsidRDefault="008845DE" w:rsidP="003E69E9">
            <w:r>
              <w:rPr>
                <w:rFonts w:hint="eastAsia"/>
              </w:rPr>
              <w:t>MDB</w:t>
            </w:r>
            <w:r>
              <w:rPr>
                <w:rFonts w:hint="eastAsia"/>
              </w:rPr>
              <w:t>支付</w:t>
            </w:r>
          </w:p>
        </w:tc>
        <w:tc>
          <w:tcPr>
            <w:tcW w:w="910" w:type="dxa"/>
            <w:shd w:val="clear" w:color="auto" w:fill="FFFFFF" w:themeFill="background1"/>
          </w:tcPr>
          <w:p w14:paraId="595D5CCE" w14:textId="77777777" w:rsidR="00933DB0" w:rsidRDefault="008845DE" w:rsidP="003E69E9">
            <w:r>
              <w:rPr>
                <w:rFonts w:hint="eastAsia"/>
              </w:rPr>
              <w:t>5</w:t>
            </w:r>
          </w:p>
        </w:tc>
        <w:tc>
          <w:tcPr>
            <w:tcW w:w="1390" w:type="dxa"/>
            <w:shd w:val="clear" w:color="auto" w:fill="FFFFFF" w:themeFill="background1"/>
          </w:tcPr>
          <w:p w14:paraId="6DBE1F81" w14:textId="77777777" w:rsidR="00933DB0" w:rsidRDefault="008845DE" w:rsidP="003E69E9">
            <w:r>
              <w:rPr>
                <w:rFonts w:hint="eastAsia"/>
              </w:rPr>
              <w:t>mdb</w:t>
            </w:r>
          </w:p>
        </w:tc>
        <w:tc>
          <w:tcPr>
            <w:tcW w:w="1669" w:type="dxa"/>
            <w:shd w:val="clear" w:color="auto" w:fill="FFFFFF" w:themeFill="background1"/>
          </w:tcPr>
          <w:p w14:paraId="31CB7B72" w14:textId="77777777" w:rsidR="00933DB0" w:rsidRDefault="008845DE" w:rsidP="003E69E9">
            <w:r>
              <w:rPr>
                <w:rFonts w:hint="eastAsia"/>
              </w:rPr>
              <w:t>2 (</w:t>
            </w:r>
            <w:r>
              <w:rPr>
                <w:rFonts w:hint="eastAsia"/>
              </w:rPr>
              <w:t>刷卡</w:t>
            </w:r>
            <w:r>
              <w:rPr>
                <w:rFonts w:hint="eastAsia"/>
              </w:rPr>
              <w:t>)</w:t>
            </w:r>
          </w:p>
        </w:tc>
        <w:tc>
          <w:tcPr>
            <w:tcW w:w="3038" w:type="dxa"/>
            <w:shd w:val="clear" w:color="auto" w:fill="FFFFFF" w:themeFill="background1"/>
          </w:tcPr>
          <w:p w14:paraId="664B8753" w14:textId="77777777" w:rsidR="00933DB0" w:rsidRDefault="008845DE" w:rsidP="003E69E9">
            <w:r>
              <w:rPr>
                <w:rFonts w:hint="eastAsia"/>
              </w:rPr>
              <w:t>MDB</w:t>
            </w:r>
            <w:r>
              <w:rPr>
                <w:rFonts w:hint="eastAsia"/>
              </w:rPr>
              <w:t>支付</w:t>
            </w:r>
          </w:p>
        </w:tc>
      </w:tr>
      <w:tr w:rsidR="00933DB0" w14:paraId="1815C2F7" w14:textId="77777777">
        <w:tc>
          <w:tcPr>
            <w:tcW w:w="2180" w:type="dxa"/>
            <w:shd w:val="clear" w:color="auto" w:fill="FFFFFF" w:themeFill="background1"/>
          </w:tcPr>
          <w:p w14:paraId="025E385F" w14:textId="77777777" w:rsidR="00933DB0" w:rsidRDefault="008845DE" w:rsidP="003E69E9">
            <w:r>
              <w:rPr>
                <w:rFonts w:hint="eastAsia"/>
              </w:rPr>
              <w:t>银联支付</w:t>
            </w:r>
          </w:p>
        </w:tc>
        <w:tc>
          <w:tcPr>
            <w:tcW w:w="910" w:type="dxa"/>
            <w:shd w:val="clear" w:color="auto" w:fill="FFFFFF" w:themeFill="background1"/>
          </w:tcPr>
          <w:p w14:paraId="73A53CE5" w14:textId="77777777" w:rsidR="00933DB0" w:rsidRDefault="008845DE" w:rsidP="003E69E9">
            <w:r>
              <w:rPr>
                <w:rFonts w:hint="eastAsia"/>
              </w:rPr>
              <w:t>6</w:t>
            </w:r>
          </w:p>
        </w:tc>
        <w:tc>
          <w:tcPr>
            <w:tcW w:w="1390" w:type="dxa"/>
            <w:shd w:val="clear" w:color="auto" w:fill="FFFFFF" w:themeFill="background1"/>
          </w:tcPr>
          <w:p w14:paraId="251E19BA" w14:textId="77777777" w:rsidR="00933DB0" w:rsidRDefault="008845DE" w:rsidP="003E69E9">
            <w:r>
              <w:rPr>
                <w:rFonts w:hint="eastAsia"/>
              </w:rPr>
              <w:t>bank</w:t>
            </w:r>
          </w:p>
        </w:tc>
        <w:tc>
          <w:tcPr>
            <w:tcW w:w="1669" w:type="dxa"/>
            <w:shd w:val="clear" w:color="auto" w:fill="FFFFFF" w:themeFill="background1"/>
          </w:tcPr>
          <w:p w14:paraId="0ECDBAC8" w14:textId="77777777" w:rsidR="00933DB0" w:rsidRDefault="00933DB0" w:rsidP="003E69E9"/>
        </w:tc>
        <w:tc>
          <w:tcPr>
            <w:tcW w:w="3038" w:type="dxa"/>
            <w:shd w:val="clear" w:color="auto" w:fill="FFFFFF" w:themeFill="background1"/>
          </w:tcPr>
          <w:p w14:paraId="058345B4" w14:textId="77777777" w:rsidR="00933DB0" w:rsidRDefault="008845DE" w:rsidP="003E69E9">
            <w:r>
              <w:rPr>
                <w:rFonts w:hint="eastAsia"/>
              </w:rPr>
              <w:t>银联支付</w:t>
            </w:r>
          </w:p>
        </w:tc>
      </w:tr>
      <w:tr w:rsidR="00933DB0" w14:paraId="6E0FFD6D" w14:textId="77777777">
        <w:tc>
          <w:tcPr>
            <w:tcW w:w="2180" w:type="dxa"/>
            <w:shd w:val="clear" w:color="auto" w:fill="FFFFFF" w:themeFill="background1"/>
          </w:tcPr>
          <w:p w14:paraId="15E53687" w14:textId="77777777" w:rsidR="00933DB0" w:rsidRDefault="008845DE" w:rsidP="003E69E9">
            <w:r>
              <w:rPr>
                <w:rFonts w:hint="eastAsia"/>
              </w:rPr>
              <w:t>国际版支付宝</w:t>
            </w:r>
          </w:p>
        </w:tc>
        <w:tc>
          <w:tcPr>
            <w:tcW w:w="910" w:type="dxa"/>
            <w:shd w:val="clear" w:color="auto" w:fill="FFFFFF" w:themeFill="background1"/>
          </w:tcPr>
          <w:p w14:paraId="1569A6BF" w14:textId="77777777" w:rsidR="00933DB0" w:rsidRDefault="008845DE" w:rsidP="003E69E9">
            <w:r>
              <w:rPr>
                <w:rFonts w:hint="eastAsia"/>
              </w:rPr>
              <w:t>7</w:t>
            </w:r>
          </w:p>
        </w:tc>
        <w:tc>
          <w:tcPr>
            <w:tcW w:w="1390" w:type="dxa"/>
            <w:shd w:val="clear" w:color="auto" w:fill="FFFFFF" w:themeFill="background1"/>
          </w:tcPr>
          <w:p w14:paraId="112EAEBA" w14:textId="77777777" w:rsidR="00933DB0" w:rsidRDefault="008845DE" w:rsidP="003E69E9">
            <w:r>
              <w:rPr>
                <w:rFonts w:hint="eastAsia"/>
              </w:rPr>
              <w:t>intlzfb</w:t>
            </w:r>
          </w:p>
        </w:tc>
        <w:tc>
          <w:tcPr>
            <w:tcW w:w="1669" w:type="dxa"/>
            <w:shd w:val="clear" w:color="auto" w:fill="FFFFFF" w:themeFill="background1"/>
          </w:tcPr>
          <w:p w14:paraId="46F1D808" w14:textId="77777777" w:rsidR="00933DB0" w:rsidRDefault="00933DB0" w:rsidP="003E69E9"/>
        </w:tc>
        <w:tc>
          <w:tcPr>
            <w:tcW w:w="3038" w:type="dxa"/>
            <w:shd w:val="clear" w:color="auto" w:fill="FFFFFF" w:themeFill="background1"/>
          </w:tcPr>
          <w:p w14:paraId="46F9892A" w14:textId="77777777" w:rsidR="00933DB0" w:rsidRDefault="008845DE" w:rsidP="003E69E9">
            <w:r>
              <w:rPr>
                <w:rFonts w:hint="eastAsia"/>
              </w:rPr>
              <w:t>国际版支付宝</w:t>
            </w:r>
          </w:p>
        </w:tc>
      </w:tr>
      <w:tr w:rsidR="00933DB0" w14:paraId="72C82CBD" w14:textId="77777777">
        <w:tc>
          <w:tcPr>
            <w:tcW w:w="2180" w:type="dxa"/>
          </w:tcPr>
          <w:p w14:paraId="767A3163" w14:textId="77777777" w:rsidR="00933DB0" w:rsidRDefault="008845DE" w:rsidP="003E69E9">
            <w:r>
              <w:rPr>
                <w:rFonts w:hint="eastAsia"/>
              </w:rPr>
              <w:t>卡券</w:t>
            </w:r>
            <w:r>
              <w:rPr>
                <w:rFonts w:hint="eastAsia"/>
              </w:rPr>
              <w:t>/</w:t>
            </w:r>
            <w:r>
              <w:rPr>
                <w:rFonts w:hint="eastAsia"/>
              </w:rPr>
              <w:t>提货码</w:t>
            </w:r>
          </w:p>
        </w:tc>
        <w:tc>
          <w:tcPr>
            <w:tcW w:w="910" w:type="dxa"/>
          </w:tcPr>
          <w:p w14:paraId="48C5874B" w14:textId="77777777" w:rsidR="00933DB0" w:rsidRDefault="008845DE" w:rsidP="003E69E9">
            <w:r>
              <w:rPr>
                <w:rFonts w:hint="eastAsia"/>
              </w:rPr>
              <w:t>8</w:t>
            </w:r>
          </w:p>
        </w:tc>
        <w:tc>
          <w:tcPr>
            <w:tcW w:w="1390" w:type="dxa"/>
          </w:tcPr>
          <w:p w14:paraId="5CE42A7A" w14:textId="77777777" w:rsidR="00933DB0" w:rsidRDefault="008845DE" w:rsidP="003E69E9">
            <w:pPr>
              <w:rPr>
                <w:color w:val="FF0000"/>
              </w:rPr>
            </w:pPr>
            <w:r>
              <w:rPr>
                <w:rFonts w:hint="eastAsia"/>
              </w:rPr>
              <w:t>ticket</w:t>
            </w:r>
          </w:p>
        </w:tc>
        <w:tc>
          <w:tcPr>
            <w:tcW w:w="1669" w:type="dxa"/>
          </w:tcPr>
          <w:p w14:paraId="383E692E" w14:textId="77777777" w:rsidR="00933DB0" w:rsidRDefault="00933DB0" w:rsidP="003E69E9"/>
        </w:tc>
        <w:tc>
          <w:tcPr>
            <w:tcW w:w="3038" w:type="dxa"/>
          </w:tcPr>
          <w:p w14:paraId="4D55E1E7" w14:textId="77777777" w:rsidR="00933DB0" w:rsidRDefault="008845DE" w:rsidP="003E69E9">
            <w:r>
              <w:rPr>
                <w:rFonts w:hint="eastAsia"/>
              </w:rPr>
              <w:t>需要会员系统支持，预留使用</w:t>
            </w:r>
          </w:p>
        </w:tc>
      </w:tr>
      <w:tr w:rsidR="00933DB0" w14:paraId="21FC5609" w14:textId="77777777">
        <w:tc>
          <w:tcPr>
            <w:tcW w:w="2180" w:type="dxa"/>
            <w:shd w:val="clear" w:color="auto" w:fill="FFFFFF" w:themeFill="background1"/>
          </w:tcPr>
          <w:p w14:paraId="046935FE" w14:textId="77777777" w:rsidR="00933DB0" w:rsidRDefault="008845DE" w:rsidP="003E69E9">
            <w:pPr>
              <w:pStyle w:val="af"/>
            </w:pPr>
            <w:r>
              <w:t>Rfid</w:t>
            </w:r>
            <w:r>
              <w:rPr>
                <w:rFonts w:hint="eastAsia"/>
              </w:rPr>
              <w:t xml:space="preserve"> </w:t>
            </w:r>
            <w:r>
              <w:t>Cloud</w:t>
            </w:r>
          </w:p>
        </w:tc>
        <w:tc>
          <w:tcPr>
            <w:tcW w:w="910" w:type="dxa"/>
            <w:shd w:val="clear" w:color="auto" w:fill="FFFFFF" w:themeFill="background1"/>
          </w:tcPr>
          <w:p w14:paraId="5348F0F8" w14:textId="77777777" w:rsidR="00933DB0" w:rsidRDefault="008845DE" w:rsidP="003E69E9">
            <w:r>
              <w:rPr>
                <w:rFonts w:hint="eastAsia"/>
              </w:rPr>
              <w:t>9</w:t>
            </w:r>
          </w:p>
        </w:tc>
        <w:tc>
          <w:tcPr>
            <w:tcW w:w="1390" w:type="dxa"/>
            <w:shd w:val="clear" w:color="auto" w:fill="FFFFFF" w:themeFill="background1"/>
          </w:tcPr>
          <w:p w14:paraId="30512D91" w14:textId="77777777" w:rsidR="00933DB0" w:rsidRDefault="008845DE" w:rsidP="003E69E9">
            <w:r>
              <w:rPr>
                <w:rFonts w:hint="eastAsia"/>
              </w:rPr>
              <w:t>rfid cloud</w:t>
            </w:r>
          </w:p>
        </w:tc>
        <w:tc>
          <w:tcPr>
            <w:tcW w:w="1669" w:type="dxa"/>
            <w:shd w:val="clear" w:color="auto" w:fill="FFFFFF" w:themeFill="background1"/>
          </w:tcPr>
          <w:p w14:paraId="354DD47D" w14:textId="77777777" w:rsidR="00933DB0" w:rsidRDefault="008845DE" w:rsidP="003E69E9">
            <w:r>
              <w:rPr>
                <w:rFonts w:hint="eastAsia"/>
              </w:rPr>
              <w:t>2 (</w:t>
            </w:r>
            <w:r>
              <w:rPr>
                <w:rFonts w:hint="eastAsia"/>
              </w:rPr>
              <w:t>刷卡</w:t>
            </w:r>
            <w:r>
              <w:rPr>
                <w:rFonts w:hint="eastAsia"/>
              </w:rPr>
              <w:t>)</w:t>
            </w:r>
          </w:p>
        </w:tc>
        <w:tc>
          <w:tcPr>
            <w:tcW w:w="3038" w:type="dxa"/>
            <w:shd w:val="clear" w:color="auto" w:fill="FFFFFF" w:themeFill="background1"/>
          </w:tcPr>
          <w:p w14:paraId="05DD9DD3" w14:textId="77777777" w:rsidR="00933DB0" w:rsidRDefault="008845DE" w:rsidP="003E69E9">
            <w:r>
              <w:rPr>
                <w:rFonts w:hint="eastAsia"/>
              </w:rPr>
              <w:t>RFID</w:t>
            </w:r>
            <w:r>
              <w:rPr>
                <w:rFonts w:hint="eastAsia"/>
              </w:rPr>
              <w:t>云支付</w:t>
            </w:r>
          </w:p>
        </w:tc>
      </w:tr>
      <w:tr w:rsidR="00933DB0" w14:paraId="7A2793D5" w14:textId="77777777">
        <w:tc>
          <w:tcPr>
            <w:tcW w:w="2180" w:type="dxa"/>
          </w:tcPr>
          <w:p w14:paraId="687D5B74" w14:textId="77777777" w:rsidR="00933DB0" w:rsidRDefault="008845DE" w:rsidP="003E69E9">
            <w:r>
              <w:rPr>
                <w:rFonts w:hint="eastAsia"/>
              </w:rPr>
              <w:t>成方云数字人民币支付</w:t>
            </w:r>
          </w:p>
        </w:tc>
        <w:tc>
          <w:tcPr>
            <w:tcW w:w="910" w:type="dxa"/>
          </w:tcPr>
          <w:p w14:paraId="2C2A5638" w14:textId="77777777" w:rsidR="00933DB0" w:rsidRDefault="008845DE" w:rsidP="003E69E9">
            <w:r>
              <w:rPr>
                <w:rFonts w:hint="eastAsia"/>
              </w:rPr>
              <w:t>1009</w:t>
            </w:r>
          </w:p>
        </w:tc>
        <w:tc>
          <w:tcPr>
            <w:tcW w:w="1390" w:type="dxa"/>
          </w:tcPr>
          <w:p w14:paraId="6F3A7D74" w14:textId="77777777" w:rsidR="00933DB0" w:rsidRDefault="008845DE" w:rsidP="003E69E9">
            <w:r>
              <w:rPr>
                <w:rFonts w:hint="eastAsia"/>
              </w:rPr>
              <w:t>ChenfangyunPayment</w:t>
            </w:r>
          </w:p>
        </w:tc>
        <w:tc>
          <w:tcPr>
            <w:tcW w:w="1669" w:type="dxa"/>
          </w:tcPr>
          <w:p w14:paraId="31EBC68C" w14:textId="77777777" w:rsidR="00933DB0" w:rsidRDefault="008845DE" w:rsidP="003E69E9">
            <w:r>
              <w:rPr>
                <w:rFonts w:hint="eastAsia"/>
              </w:rPr>
              <w:t>1 (</w:t>
            </w:r>
            <w:r>
              <w:rPr>
                <w:rFonts w:hint="eastAsia"/>
              </w:rPr>
              <w:t>支付二维码</w:t>
            </w:r>
            <w:r>
              <w:rPr>
                <w:rFonts w:hint="eastAsia"/>
              </w:rPr>
              <w:t>)</w:t>
            </w:r>
          </w:p>
        </w:tc>
        <w:tc>
          <w:tcPr>
            <w:tcW w:w="3038" w:type="dxa"/>
          </w:tcPr>
          <w:p w14:paraId="3D2CC8FE" w14:textId="77777777" w:rsidR="00933DB0" w:rsidRDefault="008845DE" w:rsidP="003E69E9">
            <w:r>
              <w:rPr>
                <w:rFonts w:hint="eastAsia"/>
              </w:rPr>
              <w:t>成方云数字人民币支付</w:t>
            </w:r>
          </w:p>
        </w:tc>
      </w:tr>
      <w:tr w:rsidR="00933DB0" w14:paraId="5AF6F7FF" w14:textId="77777777">
        <w:tc>
          <w:tcPr>
            <w:tcW w:w="2180" w:type="dxa"/>
            <w:shd w:val="clear" w:color="auto" w:fill="FFFFFF" w:themeFill="background1"/>
          </w:tcPr>
          <w:p w14:paraId="5B5F513B" w14:textId="77777777" w:rsidR="00933DB0" w:rsidRDefault="008845DE" w:rsidP="003E69E9">
            <w:r>
              <w:rPr>
                <w:rFonts w:hint="eastAsia"/>
              </w:rPr>
              <w:t>Paypal</w:t>
            </w:r>
            <w:r>
              <w:rPr>
                <w:rFonts w:hint="eastAsia"/>
              </w:rPr>
              <w:t>支付</w:t>
            </w:r>
          </w:p>
        </w:tc>
        <w:tc>
          <w:tcPr>
            <w:tcW w:w="910" w:type="dxa"/>
            <w:shd w:val="clear" w:color="auto" w:fill="FFFFFF" w:themeFill="background1"/>
          </w:tcPr>
          <w:p w14:paraId="72BC3233" w14:textId="77777777" w:rsidR="00933DB0" w:rsidRDefault="008845DE" w:rsidP="003E69E9">
            <w:r>
              <w:rPr>
                <w:rFonts w:hint="eastAsia"/>
              </w:rPr>
              <w:t>1010</w:t>
            </w:r>
          </w:p>
        </w:tc>
        <w:tc>
          <w:tcPr>
            <w:tcW w:w="1390" w:type="dxa"/>
            <w:shd w:val="clear" w:color="auto" w:fill="FFFFFF" w:themeFill="background1"/>
          </w:tcPr>
          <w:p w14:paraId="38DED2B4" w14:textId="77777777" w:rsidR="00933DB0" w:rsidRDefault="008845DE" w:rsidP="003E69E9">
            <w:r>
              <w:rPr>
                <w:rFonts w:hint="eastAsia"/>
              </w:rPr>
              <w:t>Paypal</w:t>
            </w:r>
          </w:p>
        </w:tc>
        <w:tc>
          <w:tcPr>
            <w:tcW w:w="1669" w:type="dxa"/>
            <w:shd w:val="clear" w:color="auto" w:fill="FFFFFF" w:themeFill="background1"/>
          </w:tcPr>
          <w:p w14:paraId="574606C0" w14:textId="77777777" w:rsidR="00933DB0" w:rsidRDefault="008845DE" w:rsidP="003E69E9">
            <w:r>
              <w:rPr>
                <w:rFonts w:hint="eastAsia"/>
              </w:rPr>
              <w:t>1(</w:t>
            </w:r>
            <w:r>
              <w:rPr>
                <w:rFonts w:hint="eastAsia"/>
              </w:rPr>
              <w:t>支付二维码</w:t>
            </w:r>
            <w:r>
              <w:rPr>
                <w:rFonts w:hint="eastAsia"/>
              </w:rPr>
              <w:t>)</w:t>
            </w:r>
          </w:p>
        </w:tc>
        <w:tc>
          <w:tcPr>
            <w:tcW w:w="3038" w:type="dxa"/>
            <w:shd w:val="clear" w:color="auto" w:fill="FFFFFF" w:themeFill="background1"/>
          </w:tcPr>
          <w:p w14:paraId="347DD8E7" w14:textId="77777777" w:rsidR="00933DB0" w:rsidRDefault="008845DE" w:rsidP="003E69E9">
            <w:r>
              <w:rPr>
                <w:rFonts w:hint="eastAsia"/>
              </w:rPr>
              <w:t>Paypal</w:t>
            </w:r>
            <w:r>
              <w:rPr>
                <w:rFonts w:hint="eastAsia"/>
              </w:rPr>
              <w:t>支付</w:t>
            </w:r>
          </w:p>
        </w:tc>
      </w:tr>
      <w:tr w:rsidR="00933DB0" w14:paraId="3B72A32F" w14:textId="77777777">
        <w:tc>
          <w:tcPr>
            <w:tcW w:w="2180" w:type="dxa"/>
          </w:tcPr>
          <w:p w14:paraId="4F94E8EC" w14:textId="77777777" w:rsidR="00933DB0" w:rsidRDefault="008845DE" w:rsidP="003E69E9">
            <w:r>
              <w:rPr>
                <w:rFonts w:hint="eastAsia"/>
              </w:rPr>
              <w:t>数字银行数字人民币支付</w:t>
            </w:r>
          </w:p>
        </w:tc>
        <w:tc>
          <w:tcPr>
            <w:tcW w:w="910" w:type="dxa"/>
          </w:tcPr>
          <w:p w14:paraId="1EB8862B" w14:textId="77777777" w:rsidR="00933DB0" w:rsidRDefault="008845DE" w:rsidP="003E69E9">
            <w:r>
              <w:rPr>
                <w:rFonts w:hint="eastAsia"/>
              </w:rPr>
              <w:t>1011</w:t>
            </w:r>
          </w:p>
        </w:tc>
        <w:tc>
          <w:tcPr>
            <w:tcW w:w="1390" w:type="dxa"/>
          </w:tcPr>
          <w:p w14:paraId="27FFF0B2" w14:textId="77777777" w:rsidR="00933DB0" w:rsidRDefault="008845DE" w:rsidP="003E69E9">
            <w:r>
              <w:rPr>
                <w:rFonts w:hint="eastAsia"/>
              </w:rPr>
              <w:t>SuzhouBank</w:t>
            </w:r>
          </w:p>
        </w:tc>
        <w:tc>
          <w:tcPr>
            <w:tcW w:w="1669" w:type="dxa"/>
          </w:tcPr>
          <w:p w14:paraId="20C1A4AC" w14:textId="77777777" w:rsidR="00933DB0" w:rsidRDefault="008845DE" w:rsidP="003E69E9">
            <w:r>
              <w:rPr>
                <w:rFonts w:hint="eastAsia"/>
              </w:rPr>
              <w:t>1(</w:t>
            </w:r>
            <w:r>
              <w:rPr>
                <w:rFonts w:hint="eastAsia"/>
              </w:rPr>
              <w:t>支付二维码</w:t>
            </w:r>
            <w:r>
              <w:rPr>
                <w:rFonts w:hint="eastAsia"/>
              </w:rPr>
              <w:t>)</w:t>
            </w:r>
          </w:p>
        </w:tc>
        <w:tc>
          <w:tcPr>
            <w:tcW w:w="3038" w:type="dxa"/>
          </w:tcPr>
          <w:p w14:paraId="3FD72351" w14:textId="77777777" w:rsidR="00933DB0" w:rsidRDefault="008845DE" w:rsidP="003E69E9">
            <w:r>
              <w:rPr>
                <w:rFonts w:hint="eastAsia"/>
              </w:rPr>
              <w:t>数字银行数字人民币支付</w:t>
            </w:r>
          </w:p>
        </w:tc>
      </w:tr>
      <w:tr w:rsidR="00EE4E98" w14:paraId="27D7C737" w14:textId="77777777">
        <w:tc>
          <w:tcPr>
            <w:tcW w:w="2180" w:type="dxa"/>
          </w:tcPr>
          <w:p w14:paraId="0E5BEE2A" w14:textId="3DF41B5C" w:rsidR="00EE4E98" w:rsidRDefault="00EE4E98" w:rsidP="003E69E9">
            <w:r>
              <w:rPr>
                <w:rFonts w:hint="eastAsia"/>
              </w:rPr>
              <w:t>扫呗</w:t>
            </w:r>
            <w:r>
              <w:t>-</w:t>
            </w:r>
            <w:r>
              <w:rPr>
                <w:rFonts w:hint="eastAsia"/>
              </w:rPr>
              <w:t>聚合支付</w:t>
            </w:r>
            <w:r>
              <w:tab/>
            </w:r>
          </w:p>
        </w:tc>
        <w:tc>
          <w:tcPr>
            <w:tcW w:w="910" w:type="dxa"/>
          </w:tcPr>
          <w:p w14:paraId="77CC763B" w14:textId="58CA6A78" w:rsidR="00EE4E98" w:rsidRDefault="00EE4E98" w:rsidP="003E69E9">
            <w:r>
              <w:t>1016</w:t>
            </w:r>
          </w:p>
        </w:tc>
        <w:tc>
          <w:tcPr>
            <w:tcW w:w="1390" w:type="dxa"/>
          </w:tcPr>
          <w:p w14:paraId="79E09F61" w14:textId="68635376" w:rsidR="00EE4E98" w:rsidRDefault="00EE4E98" w:rsidP="003E69E9">
            <w:r>
              <w:t>saobei</w:t>
            </w:r>
          </w:p>
        </w:tc>
        <w:tc>
          <w:tcPr>
            <w:tcW w:w="1669" w:type="dxa"/>
          </w:tcPr>
          <w:p w14:paraId="394F4672" w14:textId="4585B5DA" w:rsidR="00EE4E98" w:rsidRDefault="00EE4E98" w:rsidP="003E69E9">
            <w:r>
              <w:t>1(</w:t>
            </w:r>
            <w:r>
              <w:rPr>
                <w:rFonts w:hint="eastAsia"/>
              </w:rPr>
              <w:t>支付二维码</w:t>
            </w:r>
            <w:r>
              <w:t>)</w:t>
            </w:r>
          </w:p>
        </w:tc>
        <w:tc>
          <w:tcPr>
            <w:tcW w:w="3038" w:type="dxa"/>
          </w:tcPr>
          <w:p w14:paraId="314E6725" w14:textId="359E39D2" w:rsidR="00EE4E98" w:rsidRDefault="00EE4E98" w:rsidP="003E69E9">
            <w:r>
              <w:rPr>
                <w:rFonts w:hint="eastAsia"/>
              </w:rPr>
              <w:t>扫呗</w:t>
            </w:r>
            <w:r>
              <w:t>-</w:t>
            </w:r>
            <w:r>
              <w:rPr>
                <w:rFonts w:hint="eastAsia"/>
              </w:rPr>
              <w:t>聚合支付</w:t>
            </w:r>
          </w:p>
        </w:tc>
      </w:tr>
      <w:tr w:rsidR="00933DB0" w14:paraId="65599F9D" w14:textId="77777777">
        <w:tc>
          <w:tcPr>
            <w:tcW w:w="2180" w:type="dxa"/>
          </w:tcPr>
          <w:p w14:paraId="37EB03DD" w14:textId="77777777" w:rsidR="00933DB0" w:rsidRDefault="008845DE" w:rsidP="003E69E9">
            <w:r>
              <w:rPr>
                <w:rFonts w:hint="eastAsia"/>
              </w:rPr>
              <w:t>第三方支付</w:t>
            </w:r>
          </w:p>
        </w:tc>
        <w:tc>
          <w:tcPr>
            <w:tcW w:w="910" w:type="dxa"/>
          </w:tcPr>
          <w:p w14:paraId="4DFFFB31" w14:textId="77777777" w:rsidR="00933DB0" w:rsidRDefault="008845DE" w:rsidP="003E69E9">
            <w:r>
              <w:rPr>
                <w:rFonts w:hint="eastAsia"/>
              </w:rPr>
              <w:t>100000</w:t>
            </w:r>
          </w:p>
        </w:tc>
        <w:tc>
          <w:tcPr>
            <w:tcW w:w="1390" w:type="dxa"/>
          </w:tcPr>
          <w:p w14:paraId="705472B2" w14:textId="77777777" w:rsidR="00933DB0" w:rsidRDefault="008845DE" w:rsidP="003E69E9">
            <w:r>
              <w:rPr>
                <w:rFonts w:hint="eastAsia"/>
              </w:rPr>
              <w:t>thirdPayment</w:t>
            </w:r>
          </w:p>
        </w:tc>
        <w:tc>
          <w:tcPr>
            <w:tcW w:w="1669" w:type="dxa"/>
          </w:tcPr>
          <w:p w14:paraId="72C10614" w14:textId="77777777" w:rsidR="00933DB0" w:rsidRDefault="008845DE" w:rsidP="003E69E9">
            <w:r>
              <w:rPr>
                <w:rFonts w:hint="eastAsia"/>
              </w:rPr>
              <w:t>1 (</w:t>
            </w:r>
            <w:r>
              <w:rPr>
                <w:rFonts w:hint="eastAsia"/>
              </w:rPr>
              <w:t>支付二维码</w:t>
            </w:r>
            <w:r>
              <w:rPr>
                <w:rFonts w:hint="eastAsia"/>
              </w:rPr>
              <w:t>)</w:t>
            </w:r>
          </w:p>
        </w:tc>
        <w:tc>
          <w:tcPr>
            <w:tcW w:w="3038" w:type="dxa"/>
          </w:tcPr>
          <w:p w14:paraId="7213315D" w14:textId="77777777" w:rsidR="00933DB0" w:rsidRDefault="008845DE" w:rsidP="003E69E9">
            <w:r>
              <w:rPr>
                <w:rFonts w:hint="eastAsia"/>
              </w:rPr>
              <w:t>第三方支付（大于等于</w:t>
            </w:r>
            <w:r>
              <w:rPr>
                <w:rFonts w:hint="eastAsia"/>
              </w:rPr>
              <w:t>100000</w:t>
            </w:r>
            <w:r>
              <w:rPr>
                <w:rFonts w:hint="eastAsia"/>
              </w:rPr>
              <w:t>）</w:t>
            </w:r>
          </w:p>
        </w:tc>
      </w:tr>
    </w:tbl>
    <w:p w14:paraId="3A4D3A5A" w14:textId="77777777" w:rsidR="00933DB0" w:rsidRDefault="008845DE" w:rsidP="003E69E9">
      <w:pPr>
        <w:pStyle w:val="1"/>
      </w:pPr>
      <w:r>
        <w:rPr>
          <w:rFonts w:hint="eastAsia"/>
        </w:rPr>
        <w:t>附录</w:t>
      </w:r>
      <w:r>
        <w:t>H</w:t>
      </w:r>
      <w:r>
        <w:rPr>
          <w:rFonts w:hint="eastAsia"/>
        </w:rPr>
        <w:t>：</w:t>
      </w:r>
      <w:bookmarkStart w:id="18" w:name="_Hlk105419430"/>
      <w:r>
        <w:rPr>
          <w:rFonts w:hint="eastAsia"/>
        </w:rPr>
        <w:t>部件故障类型对照表</w:t>
      </w:r>
    </w:p>
    <w:bookmarkEnd w:id="18"/>
    <w:p w14:paraId="3FC47340" w14:textId="77777777" w:rsidR="00933DB0" w:rsidRDefault="008845DE" w:rsidP="003E69E9">
      <w:r>
        <w:rPr>
          <w:rFonts w:hint="eastAsia"/>
        </w:rPr>
        <w:t>部件故障类型对照表（仅用于体检、诊断）</w:t>
      </w:r>
    </w:p>
    <w:tbl>
      <w:tblPr>
        <w:tblStyle w:val="af4"/>
        <w:tblW w:w="9842" w:type="dxa"/>
        <w:tblLook w:val="04A0" w:firstRow="1" w:lastRow="0" w:firstColumn="1" w:lastColumn="0" w:noHBand="0" w:noVBand="1"/>
      </w:tblPr>
      <w:tblGrid>
        <w:gridCol w:w="532"/>
        <w:gridCol w:w="2155"/>
        <w:gridCol w:w="1158"/>
        <w:gridCol w:w="1363"/>
        <w:gridCol w:w="2472"/>
        <w:gridCol w:w="2162"/>
        <w:tblGridChange w:id="19">
          <w:tblGrid>
            <w:gridCol w:w="532"/>
            <w:gridCol w:w="85"/>
            <w:gridCol w:w="1847"/>
            <w:gridCol w:w="223"/>
            <w:gridCol w:w="1158"/>
            <w:gridCol w:w="134"/>
            <w:gridCol w:w="1229"/>
            <w:gridCol w:w="1238"/>
            <w:gridCol w:w="1234"/>
            <w:gridCol w:w="842"/>
            <w:gridCol w:w="1320"/>
            <w:gridCol w:w="756"/>
          </w:tblGrid>
        </w:tblGridChange>
      </w:tblGrid>
      <w:tr w:rsidR="00933DB0" w14:paraId="311D736E" w14:textId="77777777">
        <w:tc>
          <w:tcPr>
            <w:tcW w:w="532" w:type="dxa"/>
            <w:shd w:val="clear" w:color="auto" w:fill="244061" w:themeFill="accent1" w:themeFillShade="80"/>
          </w:tcPr>
          <w:p w14:paraId="6E862EF2" w14:textId="77777777" w:rsidR="00933DB0" w:rsidRDefault="008845DE" w:rsidP="003E69E9">
            <w:r>
              <w:rPr>
                <w:rFonts w:hint="eastAsia"/>
              </w:rPr>
              <w:t>序号</w:t>
            </w:r>
          </w:p>
        </w:tc>
        <w:tc>
          <w:tcPr>
            <w:tcW w:w="2155" w:type="dxa"/>
            <w:shd w:val="clear" w:color="auto" w:fill="244061" w:themeFill="accent1" w:themeFillShade="80"/>
          </w:tcPr>
          <w:p w14:paraId="2CC3EBCE" w14:textId="77777777" w:rsidR="00933DB0" w:rsidRDefault="008845DE" w:rsidP="003E69E9">
            <w:r>
              <w:rPr>
                <w:rFonts w:hint="eastAsia"/>
              </w:rPr>
              <w:t>部件名称</w:t>
            </w:r>
          </w:p>
        </w:tc>
        <w:tc>
          <w:tcPr>
            <w:tcW w:w="1158" w:type="dxa"/>
            <w:shd w:val="clear" w:color="auto" w:fill="244061" w:themeFill="accent1" w:themeFillShade="80"/>
          </w:tcPr>
          <w:p w14:paraId="733A1B45" w14:textId="77777777" w:rsidR="00933DB0" w:rsidRDefault="008845DE" w:rsidP="003E69E9">
            <w:r>
              <w:t>status</w:t>
            </w:r>
          </w:p>
        </w:tc>
        <w:tc>
          <w:tcPr>
            <w:tcW w:w="1363" w:type="dxa"/>
            <w:shd w:val="clear" w:color="auto" w:fill="244061" w:themeFill="accent1" w:themeFillShade="80"/>
          </w:tcPr>
          <w:p w14:paraId="17351351" w14:textId="77777777" w:rsidR="00933DB0" w:rsidRDefault="008845DE" w:rsidP="003E69E9">
            <w:ins w:id="20" w:author="zmt" w:date="2022-06-02T16:38:00Z">
              <w:r>
                <w:rPr>
                  <w:rFonts w:hint="eastAsia"/>
                </w:rPr>
                <w:t>含义</w:t>
              </w:r>
            </w:ins>
            <w:del w:id="21" w:author="zmt" w:date="2022-06-02T16:38:00Z">
              <w:r>
                <w:rPr>
                  <w:rFonts w:hint="eastAsia"/>
                </w:rPr>
                <w:delText>备注</w:delText>
              </w:r>
            </w:del>
          </w:p>
        </w:tc>
        <w:tc>
          <w:tcPr>
            <w:tcW w:w="2472" w:type="dxa"/>
            <w:shd w:val="clear" w:color="auto" w:fill="244061" w:themeFill="accent1" w:themeFillShade="80"/>
          </w:tcPr>
          <w:p w14:paraId="6A32B79B" w14:textId="77777777" w:rsidR="00933DB0" w:rsidRDefault="008845DE" w:rsidP="003E69E9">
            <w:ins w:id="22" w:author="zmt" w:date="2022-06-02T16:45:00Z">
              <w:r>
                <w:rPr>
                  <w:rFonts w:hint="eastAsia"/>
                </w:rPr>
                <w:t>设备提示信息</w:t>
              </w:r>
            </w:ins>
          </w:p>
        </w:tc>
        <w:tc>
          <w:tcPr>
            <w:tcW w:w="2162" w:type="dxa"/>
            <w:shd w:val="clear" w:color="auto" w:fill="244061" w:themeFill="accent1" w:themeFillShade="80"/>
          </w:tcPr>
          <w:p w14:paraId="36BAA374" w14:textId="77777777" w:rsidR="00933DB0" w:rsidRDefault="008845DE" w:rsidP="003E69E9">
            <w:r>
              <w:rPr>
                <w:rFonts w:hint="eastAsia"/>
              </w:rPr>
              <w:t>建议</w:t>
            </w:r>
          </w:p>
        </w:tc>
      </w:tr>
      <w:tr w:rsidR="00933DB0" w14:paraId="6AB41E88" w14:textId="77777777" w:rsidTr="00D23D70">
        <w:trPr>
          <w:trHeight w:val="297"/>
        </w:trPr>
        <w:tc>
          <w:tcPr>
            <w:tcW w:w="532" w:type="dxa"/>
            <w:vMerge w:val="restart"/>
            <w:vAlign w:val="center"/>
          </w:tcPr>
          <w:p w14:paraId="51E21814" w14:textId="77777777" w:rsidR="00933DB0" w:rsidRDefault="008845DE" w:rsidP="003E69E9">
            <w:r>
              <w:rPr>
                <w:rFonts w:hint="eastAsia"/>
              </w:rPr>
              <w:t>1</w:t>
            </w:r>
          </w:p>
        </w:tc>
        <w:tc>
          <w:tcPr>
            <w:tcW w:w="2155" w:type="dxa"/>
            <w:vMerge w:val="restart"/>
            <w:vAlign w:val="center"/>
          </w:tcPr>
          <w:p w14:paraId="69C29E4A" w14:textId="77777777" w:rsidR="00933DB0" w:rsidRDefault="008845DE" w:rsidP="003E69E9">
            <w:r>
              <w:t>ctr</w:t>
            </w:r>
          </w:p>
        </w:tc>
        <w:tc>
          <w:tcPr>
            <w:tcW w:w="1158" w:type="dxa"/>
            <w:vAlign w:val="center"/>
          </w:tcPr>
          <w:p w14:paraId="6A3F73B8" w14:textId="77777777" w:rsidR="00933DB0" w:rsidRDefault="008845DE" w:rsidP="003E69E9">
            <w:r>
              <w:rPr>
                <w:rFonts w:hint="eastAsia"/>
              </w:rPr>
              <w:t>1</w:t>
            </w:r>
          </w:p>
        </w:tc>
        <w:tc>
          <w:tcPr>
            <w:tcW w:w="1363" w:type="dxa"/>
          </w:tcPr>
          <w:p w14:paraId="1F4736D5" w14:textId="77777777" w:rsidR="00933DB0" w:rsidRDefault="008845DE" w:rsidP="003E69E9">
            <w:r>
              <w:rPr>
                <w:rFonts w:hint="eastAsia"/>
              </w:rPr>
              <w:t>软件异常</w:t>
            </w:r>
          </w:p>
        </w:tc>
        <w:tc>
          <w:tcPr>
            <w:tcW w:w="2472" w:type="dxa"/>
          </w:tcPr>
          <w:p w14:paraId="0A0F4CD1" w14:textId="77777777" w:rsidR="00933DB0" w:rsidRPr="00D23D70" w:rsidRDefault="008845DE" w:rsidP="003E69E9">
            <w:ins w:id="23" w:author="zmt" w:date="2022-06-06T09:47:00Z">
              <w:r w:rsidRPr="00D23D70">
                <w:rPr>
                  <w:rFonts w:hint="eastAsia"/>
                </w:rPr>
                <w:t>软件警告</w:t>
              </w:r>
            </w:ins>
          </w:p>
        </w:tc>
        <w:tc>
          <w:tcPr>
            <w:tcW w:w="2162" w:type="dxa"/>
          </w:tcPr>
          <w:p w14:paraId="0802B3B0" w14:textId="77777777" w:rsidR="00933DB0" w:rsidRDefault="008845DE" w:rsidP="003E69E9">
            <w:r>
              <w:rPr>
                <w:rFonts w:hint="eastAsia"/>
              </w:rPr>
              <w:t>软件异常，请重启</w:t>
            </w:r>
          </w:p>
        </w:tc>
      </w:tr>
      <w:tr w:rsidR="00933DB0" w14:paraId="40682FF8" w14:textId="77777777" w:rsidTr="00D23D70">
        <w:tc>
          <w:tcPr>
            <w:tcW w:w="532" w:type="dxa"/>
            <w:vMerge/>
          </w:tcPr>
          <w:p w14:paraId="1B043F12" w14:textId="77777777" w:rsidR="00933DB0" w:rsidRDefault="00933DB0" w:rsidP="003E69E9"/>
        </w:tc>
        <w:tc>
          <w:tcPr>
            <w:tcW w:w="2155" w:type="dxa"/>
            <w:vMerge/>
          </w:tcPr>
          <w:p w14:paraId="0CF44C17" w14:textId="77777777" w:rsidR="00933DB0" w:rsidRDefault="00933DB0" w:rsidP="003E69E9"/>
        </w:tc>
        <w:tc>
          <w:tcPr>
            <w:tcW w:w="1158" w:type="dxa"/>
            <w:vAlign w:val="center"/>
          </w:tcPr>
          <w:p w14:paraId="1317CAD3" w14:textId="77777777" w:rsidR="00933DB0" w:rsidRDefault="008845DE" w:rsidP="003E69E9">
            <w:r>
              <w:rPr>
                <w:rFonts w:hint="eastAsia"/>
              </w:rPr>
              <w:t>2</w:t>
            </w:r>
          </w:p>
        </w:tc>
        <w:tc>
          <w:tcPr>
            <w:tcW w:w="1363" w:type="dxa"/>
          </w:tcPr>
          <w:p w14:paraId="12CCCA89" w14:textId="77777777" w:rsidR="00933DB0" w:rsidRDefault="008845DE" w:rsidP="003E69E9">
            <w:r>
              <w:rPr>
                <w:rFonts w:hint="eastAsia"/>
              </w:rPr>
              <w:t>CTR</w:t>
            </w:r>
            <w:r>
              <w:rPr>
                <w:rFonts w:hint="eastAsia"/>
              </w:rPr>
              <w:t>出错导致重启</w:t>
            </w:r>
          </w:p>
        </w:tc>
        <w:tc>
          <w:tcPr>
            <w:tcW w:w="2472" w:type="dxa"/>
          </w:tcPr>
          <w:p w14:paraId="5582A0FE" w14:textId="77777777" w:rsidR="00933DB0" w:rsidRPr="00D23D70" w:rsidRDefault="008845DE" w:rsidP="003E69E9">
            <w:pPr>
              <w:rPr>
                <w:ins w:id="24" w:author="zmt" w:date="2022-06-06T10:09:00Z"/>
              </w:rPr>
            </w:pPr>
            <w:ins w:id="25" w:author="zmt" w:date="2022-06-06T09:48:00Z">
              <w:r w:rsidRPr="00D23D70">
                <w:rPr>
                  <w:rFonts w:hint="eastAsia"/>
                </w:rPr>
                <w:t>异常开机</w:t>
              </w:r>
            </w:ins>
          </w:p>
          <w:p w14:paraId="0F670518" w14:textId="77777777" w:rsidR="00933DB0" w:rsidRPr="00D23D70" w:rsidRDefault="008845DE" w:rsidP="003E69E9">
            <w:ins w:id="26" w:author="zmt" w:date="2022-06-06T10:09:00Z">
              <w:r w:rsidRPr="00D23D70">
                <w:rPr>
                  <w:rFonts w:hint="eastAsia"/>
                </w:rPr>
                <w:t>（请联系售后，点击确认关闭屏幕）</w:t>
              </w:r>
            </w:ins>
          </w:p>
        </w:tc>
        <w:tc>
          <w:tcPr>
            <w:tcW w:w="2162" w:type="dxa"/>
          </w:tcPr>
          <w:p w14:paraId="7E3B34DE" w14:textId="77777777" w:rsidR="00933DB0" w:rsidRDefault="008845DE" w:rsidP="003E69E9">
            <w:r>
              <w:rPr>
                <w:rFonts w:hint="eastAsia"/>
              </w:rPr>
              <w:t>CTR</w:t>
            </w:r>
            <w:r>
              <w:rPr>
                <w:rFonts w:hint="eastAsia"/>
              </w:rPr>
              <w:t>出错，请重启</w:t>
            </w:r>
          </w:p>
        </w:tc>
      </w:tr>
      <w:tr w:rsidR="00933DB0" w14:paraId="2C94FE77" w14:textId="77777777">
        <w:tc>
          <w:tcPr>
            <w:tcW w:w="532" w:type="dxa"/>
            <w:vMerge w:val="restart"/>
            <w:vAlign w:val="center"/>
          </w:tcPr>
          <w:p w14:paraId="780518BA" w14:textId="77777777" w:rsidR="00933DB0" w:rsidRDefault="008845DE" w:rsidP="003E69E9">
            <w:pPr>
              <w:rPr>
                <w:color w:val="FF0000"/>
              </w:rPr>
            </w:pPr>
            <w:r>
              <w:rPr>
                <w:rFonts w:hint="eastAsia"/>
              </w:rPr>
              <w:t>2</w:t>
            </w:r>
          </w:p>
        </w:tc>
        <w:tc>
          <w:tcPr>
            <w:tcW w:w="2155" w:type="dxa"/>
            <w:vMerge w:val="restart"/>
            <w:vAlign w:val="center"/>
          </w:tcPr>
          <w:p w14:paraId="76929D64" w14:textId="77777777" w:rsidR="00933DB0" w:rsidRDefault="008845DE" w:rsidP="003E69E9">
            <w:r>
              <w:t>pcba</w:t>
            </w:r>
          </w:p>
        </w:tc>
        <w:tc>
          <w:tcPr>
            <w:tcW w:w="1158" w:type="dxa"/>
            <w:vAlign w:val="center"/>
          </w:tcPr>
          <w:p w14:paraId="71ACEF0D" w14:textId="77777777" w:rsidR="00933DB0" w:rsidRDefault="008845DE" w:rsidP="003E69E9">
            <w:pPr>
              <w:rPr>
                <w:color w:val="FF0000"/>
              </w:rPr>
            </w:pPr>
            <w:r>
              <w:t>4</w:t>
            </w:r>
          </w:p>
        </w:tc>
        <w:tc>
          <w:tcPr>
            <w:tcW w:w="1363" w:type="dxa"/>
          </w:tcPr>
          <w:p w14:paraId="125BAAF4" w14:textId="77777777" w:rsidR="00933DB0" w:rsidRDefault="008845DE" w:rsidP="003E69E9">
            <w:r>
              <w:rPr>
                <w:rFonts w:hint="eastAsia"/>
              </w:rPr>
              <w:t>主板</w:t>
            </w:r>
            <w:r>
              <w:rPr>
                <w:rFonts w:hint="eastAsia"/>
              </w:rPr>
              <w:t xml:space="preserve"> PCBA</w:t>
            </w:r>
            <w:r>
              <w:rPr>
                <w:rFonts w:hint="eastAsia"/>
              </w:rPr>
              <w:t>异常</w:t>
            </w:r>
          </w:p>
          <w:p w14:paraId="61BA1566" w14:textId="77777777" w:rsidR="00933DB0" w:rsidRDefault="008845DE" w:rsidP="003E69E9">
            <w:r>
              <w:rPr>
                <w:rFonts w:hint="eastAsia"/>
              </w:rPr>
              <w:t>交流频率为</w:t>
            </w:r>
            <w:r>
              <w:rPr>
                <w:rFonts w:hint="eastAsia"/>
              </w:rPr>
              <w:t>0</w:t>
            </w:r>
            <w:r>
              <w:rPr>
                <w:rFonts w:hint="eastAsia"/>
              </w:rPr>
              <w:t>值</w:t>
            </w:r>
          </w:p>
        </w:tc>
        <w:tc>
          <w:tcPr>
            <w:tcW w:w="2472" w:type="dxa"/>
          </w:tcPr>
          <w:p w14:paraId="3AD3E430" w14:textId="77777777" w:rsidR="00933DB0" w:rsidRPr="00D23D70" w:rsidRDefault="008845DE" w:rsidP="003E69E9">
            <w:pPr>
              <w:rPr>
                <w:ins w:id="27" w:author="zmt" w:date="2022-06-06T10:44:00Z"/>
              </w:rPr>
            </w:pPr>
            <w:ins w:id="28" w:author="zmt" w:date="2022-06-06T10:44:00Z">
              <w:r w:rsidRPr="00D23D70">
                <w:rPr>
                  <w:rFonts w:hint="eastAsia"/>
                </w:rPr>
                <w:t>主板故障</w:t>
              </w:r>
            </w:ins>
          </w:p>
          <w:p w14:paraId="6DE5E21F" w14:textId="77777777" w:rsidR="00933DB0" w:rsidRPr="00D23D70" w:rsidRDefault="008845DE" w:rsidP="003E69E9">
            <w:ins w:id="29" w:author="zmt" w:date="2022-06-06T10:44:00Z">
              <w:r>
                <w:rPr>
                  <w:rFonts w:hint="eastAsia"/>
                </w:rPr>
                <w:t>（请联系售后，点击确认关闭屏幕）</w:t>
              </w:r>
            </w:ins>
          </w:p>
        </w:tc>
        <w:tc>
          <w:tcPr>
            <w:tcW w:w="2162" w:type="dxa"/>
          </w:tcPr>
          <w:p w14:paraId="2720B38D" w14:textId="77777777" w:rsidR="00933DB0" w:rsidRDefault="008845DE" w:rsidP="003E69E9">
            <w:r>
              <w:rPr>
                <w:rFonts w:hint="eastAsia"/>
              </w:rPr>
              <w:t>主板</w:t>
            </w:r>
            <w:r>
              <w:rPr>
                <w:rFonts w:hint="eastAsia"/>
              </w:rPr>
              <w:t>PCBA</w:t>
            </w:r>
            <w:r>
              <w:rPr>
                <w:rFonts w:hint="eastAsia"/>
              </w:rPr>
              <w:t>异常，请重启</w:t>
            </w:r>
          </w:p>
        </w:tc>
      </w:tr>
      <w:tr w:rsidR="00933DB0" w14:paraId="60A83FD2" w14:textId="77777777">
        <w:tc>
          <w:tcPr>
            <w:tcW w:w="532" w:type="dxa"/>
            <w:vMerge/>
          </w:tcPr>
          <w:p w14:paraId="6AF2F7B1" w14:textId="77777777" w:rsidR="00933DB0" w:rsidRDefault="00933DB0" w:rsidP="003E69E9"/>
        </w:tc>
        <w:tc>
          <w:tcPr>
            <w:tcW w:w="2155" w:type="dxa"/>
            <w:vMerge/>
          </w:tcPr>
          <w:p w14:paraId="061520B0" w14:textId="77777777" w:rsidR="00933DB0" w:rsidRDefault="00933DB0" w:rsidP="003E69E9"/>
        </w:tc>
        <w:tc>
          <w:tcPr>
            <w:tcW w:w="1158" w:type="dxa"/>
            <w:vAlign w:val="center"/>
          </w:tcPr>
          <w:p w14:paraId="7393BC41" w14:textId="77777777" w:rsidR="00933DB0" w:rsidRDefault="008845DE" w:rsidP="003E69E9">
            <w:r>
              <w:rPr>
                <w:rFonts w:hint="eastAsia"/>
              </w:rPr>
              <w:t>2</w:t>
            </w:r>
          </w:p>
        </w:tc>
        <w:tc>
          <w:tcPr>
            <w:tcW w:w="1363" w:type="dxa"/>
          </w:tcPr>
          <w:p w14:paraId="05A9EBEC" w14:textId="77777777" w:rsidR="00933DB0" w:rsidRDefault="008845DE" w:rsidP="003E69E9">
            <w:r>
              <w:rPr>
                <w:rFonts w:hint="eastAsia"/>
              </w:rPr>
              <w:t>电热盘</w:t>
            </w:r>
            <w:r>
              <w:rPr>
                <w:rFonts w:hint="eastAsia"/>
              </w:rPr>
              <w:t xml:space="preserve"> PCBA</w:t>
            </w:r>
            <w:r>
              <w:rPr>
                <w:rFonts w:hint="eastAsia"/>
              </w:rPr>
              <w:t>异常</w:t>
            </w:r>
            <w:r>
              <w:rPr>
                <w:rFonts w:hint="eastAsia"/>
              </w:rPr>
              <w:tab/>
            </w:r>
          </w:p>
          <w:p w14:paraId="62CC7C32" w14:textId="77777777" w:rsidR="00933DB0" w:rsidRDefault="008845DE" w:rsidP="003E69E9">
            <w:r>
              <w:rPr>
                <w:rFonts w:hint="eastAsia"/>
              </w:rPr>
              <w:t>ADC</w:t>
            </w:r>
            <w:r>
              <w:rPr>
                <w:rFonts w:hint="eastAsia"/>
              </w:rPr>
              <w:t>为</w:t>
            </w:r>
            <w:r>
              <w:rPr>
                <w:rFonts w:hint="eastAsia"/>
              </w:rPr>
              <w:t>0</w:t>
            </w:r>
            <w:r>
              <w:rPr>
                <w:rFonts w:hint="eastAsia"/>
              </w:rPr>
              <w:t>值</w:t>
            </w:r>
            <w:r>
              <w:rPr>
                <w:rFonts w:hint="eastAsia"/>
              </w:rPr>
              <w:t>-</w:t>
            </w:r>
            <w:r>
              <w:rPr>
                <w:rFonts w:hint="eastAsia"/>
                <w:color w:val="FF0000"/>
              </w:rPr>
              <w:t>蒸汽</w:t>
            </w:r>
          </w:p>
        </w:tc>
        <w:tc>
          <w:tcPr>
            <w:tcW w:w="2472" w:type="dxa"/>
          </w:tcPr>
          <w:p w14:paraId="59C58498" w14:textId="77777777" w:rsidR="00933DB0" w:rsidRDefault="008845DE" w:rsidP="003E69E9">
            <w:pPr>
              <w:rPr>
                <w:ins w:id="30" w:author="zmt" w:date="2022-06-06T10:52:00Z"/>
              </w:rPr>
            </w:pPr>
            <w:ins w:id="31" w:author="zmt" w:date="2022-06-06T10:51:00Z">
              <w:r>
                <w:rPr>
                  <w:rFonts w:hint="eastAsia"/>
                </w:rPr>
                <w:t>加热盘不继续加热</w:t>
              </w:r>
            </w:ins>
          </w:p>
          <w:p w14:paraId="097CB3C8" w14:textId="77777777" w:rsidR="00933DB0" w:rsidRPr="00D23D70" w:rsidRDefault="008845DE" w:rsidP="003E69E9">
            <w:ins w:id="32" w:author="zmt" w:date="2022-06-06T10:52:00Z">
              <w:r>
                <w:rPr>
                  <w:rFonts w:hint="eastAsia"/>
                </w:rPr>
                <w:t>（请联系售后，点击确认关闭屏幕）</w:t>
              </w:r>
            </w:ins>
          </w:p>
        </w:tc>
        <w:tc>
          <w:tcPr>
            <w:tcW w:w="2162" w:type="dxa"/>
          </w:tcPr>
          <w:p w14:paraId="1009BD1A" w14:textId="77777777" w:rsidR="00933DB0" w:rsidRDefault="008845DE" w:rsidP="003E69E9">
            <w:r>
              <w:rPr>
                <w:rFonts w:hint="eastAsia"/>
              </w:rPr>
              <w:t>电热盘</w:t>
            </w:r>
            <w:r>
              <w:rPr>
                <w:rFonts w:hint="eastAsia"/>
              </w:rPr>
              <w:t>PCBA</w:t>
            </w:r>
            <w:r>
              <w:rPr>
                <w:rFonts w:hint="eastAsia"/>
              </w:rPr>
              <w:t>异常，请重启</w:t>
            </w:r>
          </w:p>
        </w:tc>
      </w:tr>
      <w:tr w:rsidR="00933DB0" w14:paraId="2D84479A" w14:textId="77777777">
        <w:tc>
          <w:tcPr>
            <w:tcW w:w="532" w:type="dxa"/>
            <w:vMerge/>
          </w:tcPr>
          <w:p w14:paraId="31A55007" w14:textId="77777777" w:rsidR="00933DB0" w:rsidRDefault="00933DB0" w:rsidP="003E69E9"/>
        </w:tc>
        <w:tc>
          <w:tcPr>
            <w:tcW w:w="2155" w:type="dxa"/>
            <w:vMerge/>
          </w:tcPr>
          <w:p w14:paraId="2DFBF63C" w14:textId="77777777" w:rsidR="00933DB0" w:rsidRDefault="00933DB0" w:rsidP="003E69E9"/>
        </w:tc>
        <w:tc>
          <w:tcPr>
            <w:tcW w:w="1158" w:type="dxa"/>
            <w:vAlign w:val="center"/>
          </w:tcPr>
          <w:p w14:paraId="36221F88" w14:textId="77777777" w:rsidR="00933DB0" w:rsidRDefault="008845DE" w:rsidP="003E69E9">
            <w:r>
              <w:rPr>
                <w:rFonts w:hint="eastAsia"/>
              </w:rPr>
              <w:t>5</w:t>
            </w:r>
          </w:p>
        </w:tc>
        <w:tc>
          <w:tcPr>
            <w:tcW w:w="1363" w:type="dxa"/>
          </w:tcPr>
          <w:p w14:paraId="56208609" w14:textId="77777777" w:rsidR="00933DB0" w:rsidRDefault="008845DE" w:rsidP="003E69E9">
            <w:r>
              <w:rPr>
                <w:rFonts w:hint="eastAsia"/>
              </w:rPr>
              <w:t>电热盘</w:t>
            </w:r>
            <w:r>
              <w:rPr>
                <w:rFonts w:hint="eastAsia"/>
              </w:rPr>
              <w:t xml:space="preserve"> PCBA</w:t>
            </w:r>
            <w:r>
              <w:rPr>
                <w:rFonts w:hint="eastAsia"/>
              </w:rPr>
              <w:t>异常</w:t>
            </w:r>
            <w:r>
              <w:rPr>
                <w:rFonts w:hint="eastAsia"/>
              </w:rPr>
              <w:tab/>
            </w:r>
          </w:p>
          <w:p w14:paraId="38C2FB1C" w14:textId="77777777" w:rsidR="00933DB0" w:rsidRDefault="008845DE" w:rsidP="003E69E9">
            <w:r>
              <w:rPr>
                <w:rFonts w:hint="eastAsia"/>
              </w:rPr>
              <w:t>ADC</w:t>
            </w:r>
            <w:r>
              <w:rPr>
                <w:rFonts w:hint="eastAsia"/>
              </w:rPr>
              <w:t>为</w:t>
            </w:r>
            <w:r>
              <w:rPr>
                <w:rFonts w:hint="eastAsia"/>
              </w:rPr>
              <w:t>0</w:t>
            </w:r>
            <w:r>
              <w:rPr>
                <w:rFonts w:hint="eastAsia"/>
              </w:rPr>
              <w:t>值</w:t>
            </w:r>
            <w:r>
              <w:rPr>
                <w:rFonts w:hint="eastAsia"/>
              </w:rPr>
              <w:t xml:space="preserve"> -</w:t>
            </w:r>
            <w:r>
              <w:rPr>
                <w:rFonts w:hint="eastAsia"/>
                <w:color w:val="FF0000"/>
              </w:rPr>
              <w:t>咖啡</w:t>
            </w:r>
          </w:p>
        </w:tc>
        <w:tc>
          <w:tcPr>
            <w:tcW w:w="2472" w:type="dxa"/>
          </w:tcPr>
          <w:p w14:paraId="2B2833F8" w14:textId="77777777" w:rsidR="00933DB0" w:rsidRDefault="008845DE" w:rsidP="003E69E9">
            <w:pPr>
              <w:rPr>
                <w:ins w:id="33" w:author="zmt" w:date="2022-06-06T10:52:00Z"/>
              </w:rPr>
            </w:pPr>
            <w:ins w:id="34" w:author="zmt" w:date="2022-06-06T10:51:00Z">
              <w:r>
                <w:rPr>
                  <w:rFonts w:hint="eastAsia"/>
                </w:rPr>
                <w:t>加热盘不继续加热</w:t>
              </w:r>
            </w:ins>
          </w:p>
          <w:p w14:paraId="405E7FEB" w14:textId="77777777" w:rsidR="00933DB0" w:rsidRDefault="008845DE" w:rsidP="003E69E9">
            <w:ins w:id="35" w:author="zmt" w:date="2022-06-06T10:52:00Z">
              <w:r>
                <w:rPr>
                  <w:rFonts w:hint="eastAsia"/>
                </w:rPr>
                <w:t>（请联系售后，点击确认关闭屏幕）</w:t>
              </w:r>
            </w:ins>
          </w:p>
        </w:tc>
        <w:tc>
          <w:tcPr>
            <w:tcW w:w="2162" w:type="dxa"/>
          </w:tcPr>
          <w:p w14:paraId="045E3783" w14:textId="77777777" w:rsidR="00933DB0" w:rsidRDefault="008845DE" w:rsidP="003E69E9">
            <w:r>
              <w:rPr>
                <w:rFonts w:hint="eastAsia"/>
              </w:rPr>
              <w:t>电热盘</w:t>
            </w:r>
            <w:r>
              <w:rPr>
                <w:rFonts w:hint="eastAsia"/>
              </w:rPr>
              <w:t>PCBA</w:t>
            </w:r>
            <w:r>
              <w:rPr>
                <w:rFonts w:hint="eastAsia"/>
              </w:rPr>
              <w:t>异常，请重启</w:t>
            </w:r>
          </w:p>
        </w:tc>
      </w:tr>
      <w:tr w:rsidR="00933DB0" w14:paraId="538AA5A5" w14:textId="77777777">
        <w:tc>
          <w:tcPr>
            <w:tcW w:w="532" w:type="dxa"/>
          </w:tcPr>
          <w:p w14:paraId="46BB9C76" w14:textId="77777777" w:rsidR="00933DB0" w:rsidRDefault="00933DB0" w:rsidP="003E69E9"/>
        </w:tc>
        <w:tc>
          <w:tcPr>
            <w:tcW w:w="2155" w:type="dxa"/>
            <w:vMerge/>
          </w:tcPr>
          <w:p w14:paraId="266E3994" w14:textId="77777777" w:rsidR="00933DB0" w:rsidRDefault="00933DB0" w:rsidP="003E69E9"/>
        </w:tc>
        <w:tc>
          <w:tcPr>
            <w:tcW w:w="1158" w:type="dxa"/>
            <w:vAlign w:val="center"/>
          </w:tcPr>
          <w:p w14:paraId="6DA3AD04" w14:textId="77777777" w:rsidR="00933DB0" w:rsidRDefault="008845DE" w:rsidP="003E69E9">
            <w:r>
              <w:rPr>
                <w:rFonts w:hint="eastAsia"/>
              </w:rPr>
              <w:t>6</w:t>
            </w:r>
          </w:p>
        </w:tc>
        <w:tc>
          <w:tcPr>
            <w:tcW w:w="1363" w:type="dxa"/>
          </w:tcPr>
          <w:p w14:paraId="3B3172E1" w14:textId="77777777" w:rsidR="00933DB0" w:rsidRDefault="008845DE" w:rsidP="003E69E9">
            <w:r>
              <w:rPr>
                <w:rFonts w:hint="eastAsia"/>
              </w:rPr>
              <w:t>电热盘</w:t>
            </w:r>
            <w:r>
              <w:rPr>
                <w:rFonts w:hint="eastAsia"/>
              </w:rPr>
              <w:t xml:space="preserve"> PCBA</w:t>
            </w:r>
            <w:r>
              <w:rPr>
                <w:rFonts w:hint="eastAsia"/>
              </w:rPr>
              <w:t>异常</w:t>
            </w:r>
            <w:r>
              <w:rPr>
                <w:rFonts w:hint="eastAsia"/>
              </w:rPr>
              <w:tab/>
            </w:r>
          </w:p>
          <w:p w14:paraId="73110876" w14:textId="77777777" w:rsidR="00933DB0" w:rsidRDefault="008845DE" w:rsidP="003E69E9">
            <w:r>
              <w:rPr>
                <w:rFonts w:hint="eastAsia"/>
              </w:rPr>
              <w:t>ADC</w:t>
            </w:r>
            <w:r>
              <w:rPr>
                <w:rFonts w:hint="eastAsia"/>
              </w:rPr>
              <w:t>为无穷大值</w:t>
            </w:r>
            <w:r>
              <w:rPr>
                <w:rFonts w:hint="eastAsia"/>
              </w:rPr>
              <w:t xml:space="preserve"> -</w:t>
            </w:r>
            <w:r>
              <w:rPr>
                <w:rFonts w:hint="eastAsia"/>
                <w:color w:val="FF0000"/>
              </w:rPr>
              <w:t>咖啡</w:t>
            </w:r>
          </w:p>
        </w:tc>
        <w:tc>
          <w:tcPr>
            <w:tcW w:w="2472" w:type="dxa"/>
          </w:tcPr>
          <w:p w14:paraId="6F7E9831" w14:textId="77777777" w:rsidR="00933DB0" w:rsidRDefault="008845DE" w:rsidP="003E69E9">
            <w:pPr>
              <w:rPr>
                <w:ins w:id="36" w:author="zmt" w:date="2022-06-06T10:52:00Z"/>
              </w:rPr>
            </w:pPr>
            <w:ins w:id="37" w:author="zmt" w:date="2022-06-06T10:51:00Z">
              <w:r>
                <w:rPr>
                  <w:rFonts w:hint="eastAsia"/>
                </w:rPr>
                <w:t>加热盘不继续加热</w:t>
              </w:r>
            </w:ins>
          </w:p>
          <w:p w14:paraId="66A17D6B" w14:textId="77777777" w:rsidR="00933DB0" w:rsidRDefault="008845DE" w:rsidP="003E69E9">
            <w:ins w:id="38" w:author="zmt" w:date="2022-06-06T10:52:00Z">
              <w:r>
                <w:rPr>
                  <w:rFonts w:hint="eastAsia"/>
                </w:rPr>
                <w:t>（请联系售后，点击确认关闭屏幕）</w:t>
              </w:r>
            </w:ins>
          </w:p>
        </w:tc>
        <w:tc>
          <w:tcPr>
            <w:tcW w:w="2162" w:type="dxa"/>
          </w:tcPr>
          <w:p w14:paraId="5C55682E" w14:textId="77777777" w:rsidR="00933DB0" w:rsidRDefault="008845DE" w:rsidP="003E69E9">
            <w:r>
              <w:rPr>
                <w:rFonts w:hint="eastAsia"/>
              </w:rPr>
              <w:t>电热盘</w:t>
            </w:r>
            <w:r>
              <w:rPr>
                <w:rFonts w:hint="eastAsia"/>
              </w:rPr>
              <w:t>PCBA</w:t>
            </w:r>
            <w:r>
              <w:rPr>
                <w:rFonts w:hint="eastAsia"/>
              </w:rPr>
              <w:t>异常，请重启</w:t>
            </w:r>
          </w:p>
        </w:tc>
      </w:tr>
      <w:tr w:rsidR="00933DB0" w14:paraId="70C538F7" w14:textId="77777777">
        <w:tc>
          <w:tcPr>
            <w:tcW w:w="532" w:type="dxa"/>
          </w:tcPr>
          <w:p w14:paraId="09018B3A" w14:textId="77777777" w:rsidR="00933DB0" w:rsidRDefault="00933DB0" w:rsidP="003E69E9"/>
        </w:tc>
        <w:tc>
          <w:tcPr>
            <w:tcW w:w="2155" w:type="dxa"/>
            <w:vMerge/>
          </w:tcPr>
          <w:p w14:paraId="1B46F335" w14:textId="77777777" w:rsidR="00933DB0" w:rsidRDefault="00933DB0" w:rsidP="003E69E9"/>
        </w:tc>
        <w:tc>
          <w:tcPr>
            <w:tcW w:w="1158" w:type="dxa"/>
            <w:vAlign w:val="center"/>
          </w:tcPr>
          <w:p w14:paraId="0BED0881" w14:textId="77777777" w:rsidR="00933DB0" w:rsidRDefault="008845DE" w:rsidP="003E69E9">
            <w:r>
              <w:t>7</w:t>
            </w:r>
          </w:p>
        </w:tc>
        <w:tc>
          <w:tcPr>
            <w:tcW w:w="1363" w:type="dxa"/>
          </w:tcPr>
          <w:p w14:paraId="1F6C04F2" w14:textId="77777777" w:rsidR="00933DB0" w:rsidRDefault="008845DE" w:rsidP="003E69E9">
            <w:r>
              <w:rPr>
                <w:rFonts w:hint="eastAsia"/>
              </w:rPr>
              <w:t>电热盘</w:t>
            </w:r>
            <w:r>
              <w:rPr>
                <w:rFonts w:hint="eastAsia"/>
              </w:rPr>
              <w:t xml:space="preserve"> PCBA</w:t>
            </w:r>
            <w:r>
              <w:rPr>
                <w:rFonts w:hint="eastAsia"/>
              </w:rPr>
              <w:t>异常</w:t>
            </w:r>
            <w:r>
              <w:rPr>
                <w:rFonts w:hint="eastAsia"/>
              </w:rPr>
              <w:tab/>
            </w:r>
          </w:p>
          <w:p w14:paraId="0E0687B7" w14:textId="77777777" w:rsidR="00933DB0" w:rsidRDefault="008845DE" w:rsidP="003E69E9">
            <w:r>
              <w:rPr>
                <w:rFonts w:hint="eastAsia"/>
              </w:rPr>
              <w:t>ADC</w:t>
            </w:r>
            <w:r>
              <w:rPr>
                <w:rFonts w:hint="eastAsia"/>
              </w:rPr>
              <w:t>为无穷大值</w:t>
            </w:r>
            <w:r>
              <w:rPr>
                <w:rFonts w:hint="eastAsia"/>
              </w:rPr>
              <w:t xml:space="preserve"> -</w:t>
            </w:r>
            <w:r>
              <w:rPr>
                <w:rFonts w:hint="eastAsia"/>
                <w:color w:val="FF0000"/>
              </w:rPr>
              <w:t>蒸汽</w:t>
            </w:r>
          </w:p>
        </w:tc>
        <w:tc>
          <w:tcPr>
            <w:tcW w:w="2472" w:type="dxa"/>
          </w:tcPr>
          <w:p w14:paraId="2B913C1E" w14:textId="77777777" w:rsidR="00933DB0" w:rsidRDefault="008845DE" w:rsidP="003E69E9">
            <w:pPr>
              <w:rPr>
                <w:ins w:id="39" w:author="zmt" w:date="2022-06-06T10:52:00Z"/>
              </w:rPr>
            </w:pPr>
            <w:ins w:id="40" w:author="zmt" w:date="2022-06-06T10:51:00Z">
              <w:r>
                <w:rPr>
                  <w:rFonts w:hint="eastAsia"/>
                </w:rPr>
                <w:t>加热盘不继续加热</w:t>
              </w:r>
            </w:ins>
          </w:p>
          <w:p w14:paraId="7DBC0D0F" w14:textId="77777777" w:rsidR="00933DB0" w:rsidRDefault="008845DE" w:rsidP="003E69E9">
            <w:ins w:id="41" w:author="zmt" w:date="2022-06-06T10:52:00Z">
              <w:r>
                <w:rPr>
                  <w:rFonts w:hint="eastAsia"/>
                </w:rPr>
                <w:t>（请联系售后，点击确认关闭屏幕）</w:t>
              </w:r>
            </w:ins>
          </w:p>
        </w:tc>
        <w:tc>
          <w:tcPr>
            <w:tcW w:w="2162" w:type="dxa"/>
          </w:tcPr>
          <w:p w14:paraId="324DE133" w14:textId="77777777" w:rsidR="00933DB0" w:rsidRDefault="008845DE" w:rsidP="003E69E9">
            <w:r>
              <w:rPr>
                <w:rFonts w:hint="eastAsia"/>
              </w:rPr>
              <w:t>电热盘</w:t>
            </w:r>
            <w:r>
              <w:rPr>
                <w:rFonts w:hint="eastAsia"/>
              </w:rPr>
              <w:t>PCBA</w:t>
            </w:r>
            <w:r>
              <w:rPr>
                <w:rFonts w:hint="eastAsia"/>
              </w:rPr>
              <w:t>异常，请重启</w:t>
            </w:r>
          </w:p>
        </w:tc>
      </w:tr>
      <w:tr w:rsidR="00933DB0" w14:paraId="6346F663" w14:textId="77777777">
        <w:tc>
          <w:tcPr>
            <w:tcW w:w="532" w:type="dxa"/>
            <w:vMerge w:val="restart"/>
            <w:shd w:val="clear" w:color="auto" w:fill="FFFFFF" w:themeFill="background1"/>
            <w:vAlign w:val="center"/>
          </w:tcPr>
          <w:p w14:paraId="59275AF5" w14:textId="77777777" w:rsidR="00933DB0" w:rsidRDefault="008845DE" w:rsidP="003E69E9">
            <w:pPr>
              <w:rPr>
                <w:color w:val="FF0000"/>
              </w:rPr>
            </w:pPr>
            <w:r>
              <w:rPr>
                <w:rFonts w:hint="eastAsia"/>
              </w:rPr>
              <w:t>3</w:t>
            </w:r>
          </w:p>
        </w:tc>
        <w:tc>
          <w:tcPr>
            <w:tcW w:w="2155" w:type="dxa"/>
            <w:vMerge w:val="restart"/>
            <w:shd w:val="clear" w:color="auto" w:fill="FFFFFF" w:themeFill="background1"/>
            <w:vAlign w:val="center"/>
          </w:tcPr>
          <w:p w14:paraId="55D95353" w14:textId="77777777" w:rsidR="00933DB0" w:rsidRDefault="008845DE" w:rsidP="003E69E9">
            <w:r>
              <w:t>waterPanel</w:t>
            </w:r>
          </w:p>
        </w:tc>
        <w:tc>
          <w:tcPr>
            <w:tcW w:w="1158" w:type="dxa"/>
            <w:shd w:val="clear" w:color="auto" w:fill="FFFFFF" w:themeFill="background1"/>
            <w:vAlign w:val="center"/>
          </w:tcPr>
          <w:p w14:paraId="0D5E8DB1" w14:textId="77777777" w:rsidR="00933DB0" w:rsidRDefault="008845DE" w:rsidP="003E69E9">
            <w:r>
              <w:rPr>
                <w:rFonts w:hint="eastAsia"/>
              </w:rPr>
              <w:t>1</w:t>
            </w:r>
          </w:p>
        </w:tc>
        <w:tc>
          <w:tcPr>
            <w:tcW w:w="1363" w:type="dxa"/>
            <w:shd w:val="clear" w:color="auto" w:fill="FFFFFF" w:themeFill="background1"/>
          </w:tcPr>
          <w:p w14:paraId="7F6E8069" w14:textId="77777777" w:rsidR="00933DB0" w:rsidRDefault="008845DE" w:rsidP="003E69E9">
            <w:r>
              <w:rPr>
                <w:rFonts w:hint="eastAsia"/>
              </w:rPr>
              <w:t>蓄水盘不在位</w:t>
            </w:r>
          </w:p>
        </w:tc>
        <w:tc>
          <w:tcPr>
            <w:tcW w:w="2472" w:type="dxa"/>
            <w:shd w:val="clear" w:color="auto" w:fill="FFFFFF" w:themeFill="background1"/>
          </w:tcPr>
          <w:p w14:paraId="4D41366D" w14:textId="77777777" w:rsidR="00933DB0" w:rsidRPr="00D23D70" w:rsidRDefault="008845DE" w:rsidP="003E69E9">
            <w:ins w:id="42" w:author="zmt" w:date="2022-06-06T10:08:00Z">
              <w:r w:rsidRPr="00D23D70">
                <w:rPr>
                  <w:rFonts w:hint="eastAsia"/>
                </w:rPr>
                <w:t>蓄水盘</w:t>
              </w:r>
            </w:ins>
            <w:ins w:id="43" w:author="zmt" w:date="2022-06-06T10:09:00Z">
              <w:r w:rsidRPr="00D23D70">
                <w:rPr>
                  <w:rFonts w:hint="eastAsia"/>
                </w:rPr>
                <w:t>丢失</w:t>
              </w:r>
            </w:ins>
          </w:p>
        </w:tc>
        <w:tc>
          <w:tcPr>
            <w:tcW w:w="2162" w:type="dxa"/>
            <w:shd w:val="clear" w:color="auto" w:fill="FFFFFF" w:themeFill="background1"/>
          </w:tcPr>
          <w:p w14:paraId="59D1DE38" w14:textId="77777777" w:rsidR="00933DB0" w:rsidRDefault="008845DE" w:rsidP="003E69E9">
            <w:r>
              <w:rPr>
                <w:rFonts w:hint="eastAsia"/>
              </w:rPr>
              <w:t>请安装蓄水盘</w:t>
            </w:r>
          </w:p>
        </w:tc>
      </w:tr>
      <w:tr w:rsidR="00933DB0" w14:paraId="40D8F1C8" w14:textId="77777777">
        <w:tc>
          <w:tcPr>
            <w:tcW w:w="532" w:type="dxa"/>
            <w:vMerge/>
            <w:shd w:val="clear" w:color="auto" w:fill="FFFFFF" w:themeFill="background1"/>
          </w:tcPr>
          <w:p w14:paraId="34673152" w14:textId="77777777" w:rsidR="00933DB0" w:rsidRDefault="00933DB0" w:rsidP="003E69E9"/>
        </w:tc>
        <w:tc>
          <w:tcPr>
            <w:tcW w:w="2155" w:type="dxa"/>
            <w:vMerge/>
            <w:shd w:val="clear" w:color="auto" w:fill="FFFFFF" w:themeFill="background1"/>
          </w:tcPr>
          <w:p w14:paraId="75DBEC34" w14:textId="77777777" w:rsidR="00933DB0" w:rsidRDefault="00933DB0" w:rsidP="003E69E9"/>
        </w:tc>
        <w:tc>
          <w:tcPr>
            <w:tcW w:w="1158" w:type="dxa"/>
            <w:shd w:val="clear" w:color="auto" w:fill="FFFFFF" w:themeFill="background1"/>
            <w:vAlign w:val="center"/>
          </w:tcPr>
          <w:p w14:paraId="110189CB" w14:textId="77777777" w:rsidR="00933DB0" w:rsidRDefault="008845DE" w:rsidP="003E69E9">
            <w:r>
              <w:rPr>
                <w:rFonts w:hint="eastAsia"/>
              </w:rPr>
              <w:t>2</w:t>
            </w:r>
          </w:p>
        </w:tc>
        <w:tc>
          <w:tcPr>
            <w:tcW w:w="1363" w:type="dxa"/>
            <w:shd w:val="clear" w:color="auto" w:fill="FFFFFF" w:themeFill="background1"/>
          </w:tcPr>
          <w:p w14:paraId="030FF0D0" w14:textId="77777777" w:rsidR="00933DB0" w:rsidRDefault="008845DE" w:rsidP="003E69E9">
            <w:r>
              <w:rPr>
                <w:rFonts w:hint="eastAsia"/>
              </w:rPr>
              <w:t>蓄水盘容器满</w:t>
            </w:r>
          </w:p>
        </w:tc>
        <w:tc>
          <w:tcPr>
            <w:tcW w:w="2472" w:type="dxa"/>
            <w:shd w:val="clear" w:color="auto" w:fill="FFFFFF" w:themeFill="background1"/>
          </w:tcPr>
          <w:p w14:paraId="15961AA8" w14:textId="77777777" w:rsidR="00933DB0" w:rsidRPr="00D23D70" w:rsidRDefault="008845DE" w:rsidP="003E69E9">
            <w:ins w:id="44" w:author="zmt" w:date="2022-06-06T10:10:00Z">
              <w:r w:rsidRPr="00D23D70">
                <w:rPr>
                  <w:rFonts w:hint="eastAsia"/>
                </w:rPr>
                <w:t>清空蓄水盘</w:t>
              </w:r>
            </w:ins>
          </w:p>
        </w:tc>
        <w:tc>
          <w:tcPr>
            <w:tcW w:w="2162" w:type="dxa"/>
            <w:shd w:val="clear" w:color="auto" w:fill="FFFFFF" w:themeFill="background1"/>
          </w:tcPr>
          <w:p w14:paraId="3A895043" w14:textId="77777777" w:rsidR="00933DB0" w:rsidRDefault="008845DE" w:rsidP="003E69E9">
            <w:r>
              <w:rPr>
                <w:rFonts w:hint="eastAsia"/>
              </w:rPr>
              <w:t>请清空蓄水盘</w:t>
            </w:r>
          </w:p>
        </w:tc>
      </w:tr>
      <w:tr w:rsidR="00933DB0" w14:paraId="32268962" w14:textId="77777777">
        <w:tc>
          <w:tcPr>
            <w:tcW w:w="532" w:type="dxa"/>
            <w:vMerge w:val="restart"/>
            <w:shd w:val="clear" w:color="auto" w:fill="FFFFFF" w:themeFill="background1"/>
            <w:vAlign w:val="center"/>
          </w:tcPr>
          <w:p w14:paraId="5DC05E85" w14:textId="77777777" w:rsidR="00933DB0" w:rsidRDefault="008845DE" w:rsidP="003E69E9">
            <w:pPr>
              <w:rPr>
                <w:color w:val="FF0000"/>
              </w:rPr>
            </w:pPr>
            <w:r>
              <w:rPr>
                <w:rFonts w:hint="eastAsia"/>
              </w:rPr>
              <w:t>4</w:t>
            </w:r>
          </w:p>
        </w:tc>
        <w:tc>
          <w:tcPr>
            <w:tcW w:w="2155" w:type="dxa"/>
            <w:vMerge w:val="restart"/>
            <w:shd w:val="clear" w:color="auto" w:fill="FFFFFF" w:themeFill="background1"/>
            <w:vAlign w:val="center"/>
          </w:tcPr>
          <w:p w14:paraId="37F6FE7E" w14:textId="77777777" w:rsidR="00933DB0" w:rsidRDefault="008845DE" w:rsidP="003E69E9">
            <w:r>
              <w:t>waterTank</w:t>
            </w:r>
          </w:p>
        </w:tc>
        <w:tc>
          <w:tcPr>
            <w:tcW w:w="1158" w:type="dxa"/>
            <w:shd w:val="clear" w:color="auto" w:fill="FFFFFF" w:themeFill="background1"/>
            <w:vAlign w:val="center"/>
          </w:tcPr>
          <w:p w14:paraId="198DEA03" w14:textId="77777777" w:rsidR="00933DB0" w:rsidRDefault="008845DE" w:rsidP="003E69E9">
            <w:r>
              <w:rPr>
                <w:rFonts w:hint="eastAsia"/>
              </w:rPr>
              <w:t>1</w:t>
            </w:r>
          </w:p>
        </w:tc>
        <w:tc>
          <w:tcPr>
            <w:tcW w:w="1363" w:type="dxa"/>
            <w:shd w:val="clear" w:color="auto" w:fill="FFFFFF" w:themeFill="background1"/>
          </w:tcPr>
          <w:p w14:paraId="74573E71" w14:textId="77777777" w:rsidR="00933DB0" w:rsidRDefault="008845DE" w:rsidP="003E69E9">
            <w:r>
              <w:rPr>
                <w:rFonts w:hint="eastAsia"/>
              </w:rPr>
              <w:t>水箱不在位</w:t>
            </w:r>
          </w:p>
        </w:tc>
        <w:tc>
          <w:tcPr>
            <w:tcW w:w="2472" w:type="dxa"/>
            <w:shd w:val="clear" w:color="auto" w:fill="FFFFFF" w:themeFill="background1"/>
          </w:tcPr>
          <w:p w14:paraId="52036E95" w14:textId="77777777" w:rsidR="00933DB0" w:rsidRPr="00D23D70" w:rsidRDefault="008845DE" w:rsidP="003E69E9">
            <w:ins w:id="45" w:author="zmt" w:date="2022-06-06T10:15:00Z">
              <w:r w:rsidRPr="00D23D70">
                <w:rPr>
                  <w:rFonts w:hint="eastAsia"/>
                </w:rPr>
                <w:t>水箱丢失</w:t>
              </w:r>
            </w:ins>
          </w:p>
        </w:tc>
        <w:tc>
          <w:tcPr>
            <w:tcW w:w="2162" w:type="dxa"/>
            <w:shd w:val="clear" w:color="auto" w:fill="FFFFFF" w:themeFill="background1"/>
          </w:tcPr>
          <w:p w14:paraId="68B63BF1" w14:textId="77777777" w:rsidR="00933DB0" w:rsidRDefault="008845DE" w:rsidP="003E69E9">
            <w:r>
              <w:rPr>
                <w:rFonts w:hint="eastAsia"/>
              </w:rPr>
              <w:t>请安装水箱</w:t>
            </w:r>
          </w:p>
        </w:tc>
      </w:tr>
      <w:tr w:rsidR="00933DB0" w14:paraId="744AC291" w14:textId="77777777">
        <w:tc>
          <w:tcPr>
            <w:tcW w:w="532" w:type="dxa"/>
            <w:vMerge/>
            <w:shd w:val="clear" w:color="auto" w:fill="FFFFFF" w:themeFill="background1"/>
          </w:tcPr>
          <w:p w14:paraId="0B713F9C" w14:textId="77777777" w:rsidR="00933DB0" w:rsidRDefault="00933DB0" w:rsidP="003E69E9"/>
        </w:tc>
        <w:tc>
          <w:tcPr>
            <w:tcW w:w="2155" w:type="dxa"/>
            <w:vMerge/>
            <w:shd w:val="clear" w:color="auto" w:fill="FFFFFF" w:themeFill="background1"/>
          </w:tcPr>
          <w:p w14:paraId="12A1F055" w14:textId="77777777" w:rsidR="00933DB0" w:rsidRDefault="00933DB0" w:rsidP="003E69E9"/>
        </w:tc>
        <w:tc>
          <w:tcPr>
            <w:tcW w:w="1158" w:type="dxa"/>
            <w:shd w:val="clear" w:color="auto" w:fill="FFFFFF" w:themeFill="background1"/>
            <w:vAlign w:val="center"/>
          </w:tcPr>
          <w:p w14:paraId="698DAA3E" w14:textId="77777777" w:rsidR="00933DB0" w:rsidRDefault="008845DE" w:rsidP="003E69E9">
            <w:r>
              <w:rPr>
                <w:rFonts w:hint="eastAsia"/>
              </w:rPr>
              <w:t>2</w:t>
            </w:r>
          </w:p>
        </w:tc>
        <w:tc>
          <w:tcPr>
            <w:tcW w:w="1363" w:type="dxa"/>
            <w:shd w:val="clear" w:color="auto" w:fill="FFFFFF" w:themeFill="background1"/>
          </w:tcPr>
          <w:p w14:paraId="7AC903A8" w14:textId="77777777" w:rsidR="00933DB0" w:rsidRDefault="008845DE" w:rsidP="003E69E9">
            <w:r>
              <w:rPr>
                <w:rFonts w:hint="eastAsia"/>
              </w:rPr>
              <w:t>水箱低水位</w:t>
            </w:r>
          </w:p>
        </w:tc>
        <w:tc>
          <w:tcPr>
            <w:tcW w:w="2472" w:type="dxa"/>
            <w:shd w:val="clear" w:color="auto" w:fill="FFFFFF" w:themeFill="background1"/>
          </w:tcPr>
          <w:p w14:paraId="0C9E3CE5" w14:textId="77777777" w:rsidR="00933DB0" w:rsidRPr="00D23D70" w:rsidRDefault="008845DE" w:rsidP="003E69E9">
            <w:ins w:id="46" w:author="zmt" w:date="2022-06-06T10:17:00Z">
              <w:r>
                <w:rPr>
                  <w:rFonts w:hint="eastAsia"/>
                </w:rPr>
                <w:t>水箱低水位</w:t>
              </w:r>
            </w:ins>
          </w:p>
        </w:tc>
        <w:tc>
          <w:tcPr>
            <w:tcW w:w="2162" w:type="dxa"/>
            <w:shd w:val="clear" w:color="auto" w:fill="FFFFFF" w:themeFill="background1"/>
          </w:tcPr>
          <w:p w14:paraId="2D92D038" w14:textId="77777777" w:rsidR="00933DB0" w:rsidRDefault="008845DE" w:rsidP="003E69E9">
            <w:r>
              <w:rPr>
                <w:rFonts w:hint="eastAsia"/>
              </w:rPr>
              <w:t>请将水箱加满水</w:t>
            </w:r>
          </w:p>
        </w:tc>
      </w:tr>
      <w:tr w:rsidR="00933DB0" w14:paraId="74BCFF74" w14:textId="77777777">
        <w:tc>
          <w:tcPr>
            <w:tcW w:w="532" w:type="dxa"/>
            <w:vMerge/>
            <w:shd w:val="clear" w:color="auto" w:fill="FFFFFF" w:themeFill="background1"/>
          </w:tcPr>
          <w:p w14:paraId="731726CA" w14:textId="77777777" w:rsidR="00933DB0" w:rsidRDefault="00933DB0" w:rsidP="003E69E9"/>
        </w:tc>
        <w:tc>
          <w:tcPr>
            <w:tcW w:w="2155" w:type="dxa"/>
            <w:vMerge/>
            <w:shd w:val="clear" w:color="auto" w:fill="FFFFFF" w:themeFill="background1"/>
          </w:tcPr>
          <w:p w14:paraId="5A3805CC" w14:textId="77777777" w:rsidR="00933DB0" w:rsidRDefault="00933DB0" w:rsidP="003E69E9"/>
        </w:tc>
        <w:tc>
          <w:tcPr>
            <w:tcW w:w="1158" w:type="dxa"/>
            <w:shd w:val="clear" w:color="auto" w:fill="FFFFFF" w:themeFill="background1"/>
            <w:vAlign w:val="center"/>
          </w:tcPr>
          <w:p w14:paraId="32434B09" w14:textId="77777777" w:rsidR="00933DB0" w:rsidRDefault="008845DE" w:rsidP="003E69E9">
            <w:r>
              <w:rPr>
                <w:rFonts w:hint="eastAsia"/>
              </w:rPr>
              <w:t>3</w:t>
            </w:r>
          </w:p>
        </w:tc>
        <w:tc>
          <w:tcPr>
            <w:tcW w:w="1363" w:type="dxa"/>
            <w:shd w:val="clear" w:color="auto" w:fill="FFFFFF" w:themeFill="background1"/>
          </w:tcPr>
          <w:p w14:paraId="5AA26FA2" w14:textId="77777777" w:rsidR="00933DB0" w:rsidRDefault="008845DE" w:rsidP="003E69E9">
            <w:r>
              <w:rPr>
                <w:rFonts w:hint="eastAsia"/>
              </w:rPr>
              <w:t>水箱空</w:t>
            </w:r>
          </w:p>
        </w:tc>
        <w:tc>
          <w:tcPr>
            <w:tcW w:w="2472" w:type="dxa"/>
            <w:shd w:val="clear" w:color="auto" w:fill="FFFFFF" w:themeFill="background1"/>
          </w:tcPr>
          <w:p w14:paraId="24A1921D" w14:textId="77777777" w:rsidR="00933DB0" w:rsidRDefault="008845DE" w:rsidP="003E69E9">
            <w:r>
              <w:rPr>
                <w:rFonts w:hint="eastAsia"/>
              </w:rPr>
              <w:t>水箱缺水</w:t>
            </w:r>
          </w:p>
        </w:tc>
        <w:tc>
          <w:tcPr>
            <w:tcW w:w="2162" w:type="dxa"/>
            <w:shd w:val="clear" w:color="auto" w:fill="FFFFFF" w:themeFill="background1"/>
          </w:tcPr>
          <w:p w14:paraId="656F2A77" w14:textId="77777777" w:rsidR="00933DB0" w:rsidRDefault="008845DE" w:rsidP="003E69E9">
            <w:r>
              <w:rPr>
                <w:rFonts w:hint="eastAsia"/>
              </w:rPr>
              <w:t>请将水箱加满水</w:t>
            </w:r>
          </w:p>
        </w:tc>
      </w:tr>
      <w:tr w:rsidR="00933DB0" w14:paraId="0362B903" w14:textId="77777777">
        <w:tc>
          <w:tcPr>
            <w:tcW w:w="532" w:type="dxa"/>
            <w:vMerge/>
            <w:shd w:val="clear" w:color="auto" w:fill="FFFFFF" w:themeFill="background1"/>
            <w:vAlign w:val="center"/>
          </w:tcPr>
          <w:p w14:paraId="11A0F862" w14:textId="77777777" w:rsidR="00933DB0" w:rsidRDefault="00933DB0" w:rsidP="003E69E9"/>
        </w:tc>
        <w:tc>
          <w:tcPr>
            <w:tcW w:w="2155" w:type="dxa"/>
            <w:vMerge/>
            <w:shd w:val="clear" w:color="auto" w:fill="FFFFFF" w:themeFill="background1"/>
            <w:vAlign w:val="center"/>
          </w:tcPr>
          <w:p w14:paraId="67658929" w14:textId="77777777" w:rsidR="00933DB0" w:rsidRDefault="00933DB0" w:rsidP="003E69E9"/>
        </w:tc>
        <w:tc>
          <w:tcPr>
            <w:tcW w:w="1158" w:type="dxa"/>
            <w:shd w:val="clear" w:color="auto" w:fill="FFFFFF" w:themeFill="background1"/>
            <w:vAlign w:val="center"/>
          </w:tcPr>
          <w:p w14:paraId="3D4BE7A0" w14:textId="77777777" w:rsidR="00933DB0" w:rsidRDefault="008845DE" w:rsidP="003E69E9">
            <w:r>
              <w:rPr>
                <w:rFonts w:hint="eastAsia"/>
              </w:rPr>
              <w:t>5</w:t>
            </w:r>
          </w:p>
        </w:tc>
        <w:tc>
          <w:tcPr>
            <w:tcW w:w="1363" w:type="dxa"/>
            <w:shd w:val="clear" w:color="auto" w:fill="FFFFFF" w:themeFill="background1"/>
          </w:tcPr>
          <w:p w14:paraId="2401B706" w14:textId="77777777" w:rsidR="00933DB0" w:rsidRDefault="008845DE" w:rsidP="003E69E9">
            <w:r>
              <w:rPr>
                <w:rFonts w:hint="eastAsia"/>
              </w:rPr>
              <w:t>豆仓不在位</w:t>
            </w:r>
            <w:r>
              <w:rPr>
                <w:rFonts w:hint="eastAsia"/>
              </w:rPr>
              <w:t xml:space="preserve"> </w:t>
            </w:r>
            <w:r>
              <w:rPr>
                <w:rFonts w:hint="eastAsia"/>
              </w:rPr>
              <w:t>用在单豆仓机型</w:t>
            </w:r>
          </w:p>
        </w:tc>
        <w:tc>
          <w:tcPr>
            <w:tcW w:w="2472" w:type="dxa"/>
            <w:shd w:val="clear" w:color="auto" w:fill="FFFFFF" w:themeFill="background1"/>
          </w:tcPr>
          <w:p w14:paraId="70D7291C" w14:textId="77777777" w:rsidR="00933DB0" w:rsidRPr="00D23D70" w:rsidRDefault="008845DE" w:rsidP="003E69E9">
            <w:ins w:id="47" w:author="zmt" w:date="2022-06-06T10:57:00Z">
              <w:r>
                <w:rPr>
                  <w:rFonts w:hint="eastAsia"/>
                </w:rPr>
                <w:t>豆仓丢失</w:t>
              </w:r>
            </w:ins>
          </w:p>
        </w:tc>
        <w:tc>
          <w:tcPr>
            <w:tcW w:w="2162" w:type="dxa"/>
            <w:shd w:val="clear" w:color="auto" w:fill="FFFFFF" w:themeFill="background1"/>
          </w:tcPr>
          <w:p w14:paraId="0950FF67" w14:textId="77777777" w:rsidR="00933DB0" w:rsidRDefault="008845DE" w:rsidP="003E69E9">
            <w:r>
              <w:rPr>
                <w:rFonts w:hint="eastAsia"/>
              </w:rPr>
              <w:t>请安装豆仓</w:t>
            </w:r>
          </w:p>
        </w:tc>
      </w:tr>
      <w:tr w:rsidR="00933DB0" w14:paraId="57010D10" w14:textId="77777777">
        <w:tc>
          <w:tcPr>
            <w:tcW w:w="532" w:type="dxa"/>
            <w:vMerge/>
            <w:shd w:val="clear" w:color="auto" w:fill="FFFFFF" w:themeFill="background1"/>
            <w:vAlign w:val="center"/>
          </w:tcPr>
          <w:p w14:paraId="7D604A1B" w14:textId="77777777" w:rsidR="00933DB0" w:rsidRDefault="00933DB0" w:rsidP="003E69E9"/>
        </w:tc>
        <w:tc>
          <w:tcPr>
            <w:tcW w:w="2155" w:type="dxa"/>
            <w:vMerge/>
            <w:shd w:val="clear" w:color="auto" w:fill="FFFFFF" w:themeFill="background1"/>
            <w:vAlign w:val="center"/>
          </w:tcPr>
          <w:p w14:paraId="7207D97A" w14:textId="77777777" w:rsidR="00933DB0" w:rsidRDefault="00933DB0" w:rsidP="003E69E9"/>
        </w:tc>
        <w:tc>
          <w:tcPr>
            <w:tcW w:w="1158" w:type="dxa"/>
            <w:shd w:val="clear" w:color="auto" w:fill="FFFFFF" w:themeFill="background1"/>
            <w:vAlign w:val="center"/>
          </w:tcPr>
          <w:p w14:paraId="322F1E46" w14:textId="77777777" w:rsidR="00933DB0" w:rsidRDefault="008845DE" w:rsidP="003E69E9">
            <w:r>
              <w:rPr>
                <w:rFonts w:hint="eastAsia"/>
              </w:rPr>
              <w:t>6</w:t>
            </w:r>
          </w:p>
        </w:tc>
        <w:tc>
          <w:tcPr>
            <w:tcW w:w="1363" w:type="dxa"/>
            <w:shd w:val="clear" w:color="auto" w:fill="FFFFFF" w:themeFill="background1"/>
          </w:tcPr>
          <w:p w14:paraId="54A92E22" w14:textId="77777777" w:rsidR="00933DB0" w:rsidRDefault="008845DE" w:rsidP="003E69E9">
            <w:r>
              <w:rPr>
                <w:rFonts w:hint="eastAsia"/>
              </w:rPr>
              <w:t>豆仓无豆</w:t>
            </w:r>
            <w:r>
              <w:rPr>
                <w:rFonts w:hint="eastAsia"/>
              </w:rPr>
              <w:t xml:space="preserve"> </w:t>
            </w:r>
            <w:r>
              <w:rPr>
                <w:rFonts w:hint="eastAsia"/>
              </w:rPr>
              <w:t>用在单豆仓机型</w:t>
            </w:r>
          </w:p>
        </w:tc>
        <w:tc>
          <w:tcPr>
            <w:tcW w:w="2472" w:type="dxa"/>
            <w:shd w:val="clear" w:color="auto" w:fill="FFFFFF" w:themeFill="background1"/>
          </w:tcPr>
          <w:p w14:paraId="795BABDC" w14:textId="77777777" w:rsidR="00933DB0" w:rsidRPr="00D23D70" w:rsidRDefault="008845DE" w:rsidP="003E69E9">
            <w:ins w:id="48" w:author="zmt" w:date="2022-06-06T10:57:00Z">
              <w:r>
                <w:rPr>
                  <w:rFonts w:hint="eastAsia"/>
                </w:rPr>
                <w:t>豆仓无豆</w:t>
              </w:r>
            </w:ins>
          </w:p>
        </w:tc>
        <w:tc>
          <w:tcPr>
            <w:tcW w:w="2162" w:type="dxa"/>
            <w:shd w:val="clear" w:color="auto" w:fill="FFFFFF" w:themeFill="background1"/>
          </w:tcPr>
          <w:p w14:paraId="4CDD0B23" w14:textId="77777777" w:rsidR="00933DB0" w:rsidRDefault="008845DE" w:rsidP="003E69E9">
            <w:r>
              <w:rPr>
                <w:rFonts w:hint="eastAsia"/>
              </w:rPr>
              <w:t>豆仓加豆</w:t>
            </w:r>
          </w:p>
        </w:tc>
      </w:tr>
      <w:tr w:rsidR="00933DB0" w14:paraId="22E3F52F" w14:textId="77777777">
        <w:tc>
          <w:tcPr>
            <w:tcW w:w="532" w:type="dxa"/>
            <w:vMerge/>
            <w:shd w:val="clear" w:color="auto" w:fill="FFFFFF" w:themeFill="background1"/>
          </w:tcPr>
          <w:p w14:paraId="5E5F065D" w14:textId="77777777" w:rsidR="00933DB0" w:rsidRDefault="00933DB0" w:rsidP="003E69E9"/>
        </w:tc>
        <w:tc>
          <w:tcPr>
            <w:tcW w:w="2155" w:type="dxa"/>
            <w:vMerge/>
            <w:shd w:val="clear" w:color="auto" w:fill="FFFFFF" w:themeFill="background1"/>
          </w:tcPr>
          <w:p w14:paraId="7E83F8AB" w14:textId="77777777" w:rsidR="00933DB0" w:rsidRDefault="00933DB0" w:rsidP="003E69E9"/>
        </w:tc>
        <w:tc>
          <w:tcPr>
            <w:tcW w:w="1158" w:type="dxa"/>
            <w:shd w:val="clear" w:color="auto" w:fill="FFFFFF" w:themeFill="background1"/>
            <w:vAlign w:val="center"/>
          </w:tcPr>
          <w:p w14:paraId="27E7C4FD" w14:textId="77777777" w:rsidR="00933DB0" w:rsidRDefault="008845DE" w:rsidP="003E69E9">
            <w:r>
              <w:rPr>
                <w:rFonts w:hint="eastAsia"/>
              </w:rPr>
              <w:t>3</w:t>
            </w:r>
          </w:p>
        </w:tc>
        <w:tc>
          <w:tcPr>
            <w:tcW w:w="1363" w:type="dxa"/>
            <w:shd w:val="clear" w:color="auto" w:fill="FFFFFF" w:themeFill="background1"/>
          </w:tcPr>
          <w:p w14:paraId="017CE3F9" w14:textId="77777777" w:rsidR="00933DB0" w:rsidRDefault="008845DE" w:rsidP="003E69E9">
            <w:r>
              <w:rPr>
                <w:rFonts w:hint="eastAsia"/>
              </w:rPr>
              <w:t>磨豆组异常</w:t>
            </w:r>
          </w:p>
        </w:tc>
        <w:tc>
          <w:tcPr>
            <w:tcW w:w="2472" w:type="dxa"/>
            <w:shd w:val="clear" w:color="auto" w:fill="FFFFFF" w:themeFill="background1"/>
          </w:tcPr>
          <w:p w14:paraId="2F427491" w14:textId="77777777" w:rsidR="00933DB0" w:rsidRDefault="008845DE" w:rsidP="003E69E9">
            <w:pPr>
              <w:rPr>
                <w:ins w:id="49" w:author="zmt" w:date="2022-06-06T11:22:00Z"/>
              </w:rPr>
            </w:pPr>
            <w:ins w:id="50" w:author="zmt" w:date="2022-06-06T11:22:00Z">
              <w:r>
                <w:rPr>
                  <w:rFonts w:hint="eastAsia"/>
                </w:rPr>
                <w:t>磨豆组异常</w:t>
              </w:r>
            </w:ins>
          </w:p>
          <w:p w14:paraId="237E9F7E" w14:textId="77777777" w:rsidR="00933DB0" w:rsidRPr="00D23D70" w:rsidRDefault="008845DE" w:rsidP="003E69E9">
            <w:ins w:id="51" w:author="zmt" w:date="2022-06-06T11:22:00Z">
              <w:r>
                <w:rPr>
                  <w:rFonts w:hint="eastAsia"/>
                </w:rPr>
                <w:t>（请联系售后）</w:t>
              </w:r>
            </w:ins>
          </w:p>
        </w:tc>
        <w:tc>
          <w:tcPr>
            <w:tcW w:w="2162" w:type="dxa"/>
            <w:shd w:val="clear" w:color="auto" w:fill="FFFFFF" w:themeFill="background1"/>
          </w:tcPr>
          <w:p w14:paraId="4BB96852" w14:textId="77777777" w:rsidR="00933DB0" w:rsidRDefault="008845DE" w:rsidP="003E69E9">
            <w:r>
              <w:rPr>
                <w:rFonts w:hint="eastAsia"/>
              </w:rPr>
              <w:t>磨豆组异常，</w:t>
            </w:r>
            <w:r>
              <w:rPr>
                <w:rFonts w:hint="eastAsia"/>
                <w:strike/>
              </w:rPr>
              <w:t>请关机</w:t>
            </w:r>
          </w:p>
        </w:tc>
      </w:tr>
      <w:tr w:rsidR="00933DB0" w14:paraId="73F89A46" w14:textId="77777777" w:rsidTr="00933DB0">
        <w:tblPrEx>
          <w:tblW w:w="9842" w:type="dxa"/>
          <w:tblPrExChange w:id="52" w:author="zmt" w:date="2022-06-06T10:52:00Z">
            <w:tblPrEx>
              <w:tblW w:w="9842" w:type="dxa"/>
            </w:tblPrEx>
          </w:tblPrExChange>
        </w:tblPrEx>
        <w:tc>
          <w:tcPr>
            <w:tcW w:w="532" w:type="dxa"/>
            <w:vMerge/>
            <w:tcPrChange w:id="53" w:author="zmt" w:date="2022-06-06T10:52:00Z">
              <w:tcPr>
                <w:tcW w:w="617" w:type="dxa"/>
                <w:gridSpan w:val="2"/>
                <w:vMerge/>
              </w:tcPr>
            </w:tcPrChange>
          </w:tcPr>
          <w:p w14:paraId="1E41D0B6" w14:textId="77777777" w:rsidR="00933DB0" w:rsidRDefault="00933DB0" w:rsidP="003E69E9"/>
        </w:tc>
        <w:tc>
          <w:tcPr>
            <w:tcW w:w="2155" w:type="dxa"/>
            <w:vMerge/>
            <w:vAlign w:val="center"/>
            <w:tcPrChange w:id="54" w:author="zmt" w:date="2022-06-06T10:52:00Z">
              <w:tcPr>
                <w:tcW w:w="1847" w:type="dxa"/>
                <w:vMerge/>
                <w:vAlign w:val="center"/>
              </w:tcPr>
            </w:tcPrChange>
          </w:tcPr>
          <w:p w14:paraId="5DF09847" w14:textId="77777777" w:rsidR="00933DB0" w:rsidRDefault="00933DB0" w:rsidP="003E69E9"/>
        </w:tc>
        <w:tc>
          <w:tcPr>
            <w:tcW w:w="1158" w:type="dxa"/>
            <w:vAlign w:val="center"/>
            <w:tcPrChange w:id="55" w:author="zmt" w:date="2022-06-06T10:52:00Z">
              <w:tcPr>
                <w:tcW w:w="1515" w:type="dxa"/>
                <w:gridSpan w:val="3"/>
                <w:vAlign w:val="center"/>
              </w:tcPr>
            </w:tcPrChange>
          </w:tcPr>
          <w:p w14:paraId="720EC48A" w14:textId="77777777" w:rsidR="00933DB0" w:rsidRDefault="008845DE" w:rsidP="003E69E9">
            <w:r>
              <w:rPr>
                <w:rFonts w:hint="eastAsia"/>
              </w:rPr>
              <w:t>2</w:t>
            </w:r>
          </w:p>
        </w:tc>
        <w:tc>
          <w:tcPr>
            <w:tcW w:w="1363" w:type="dxa"/>
            <w:tcPrChange w:id="56" w:author="zmt" w:date="2022-06-06T10:52:00Z">
              <w:tcPr>
                <w:tcW w:w="2467" w:type="dxa"/>
                <w:gridSpan w:val="2"/>
              </w:tcPr>
            </w:tcPrChange>
          </w:tcPr>
          <w:p w14:paraId="3B96DFCA" w14:textId="77777777" w:rsidR="00933DB0" w:rsidRDefault="008845DE" w:rsidP="003E69E9">
            <w:r>
              <w:rPr>
                <w:rFonts w:hint="eastAsia"/>
              </w:rPr>
              <w:t>渣盒</w:t>
            </w:r>
            <w:r>
              <w:rPr>
                <w:rFonts w:hint="eastAsia"/>
              </w:rPr>
              <w:t>-</w:t>
            </w:r>
            <w:r>
              <w:rPr>
                <w:rFonts w:hint="eastAsia"/>
              </w:rPr>
              <w:t>渣盒未复位</w:t>
            </w:r>
          </w:p>
        </w:tc>
        <w:tc>
          <w:tcPr>
            <w:tcW w:w="2472" w:type="dxa"/>
            <w:tcPrChange w:id="57" w:author="zmt" w:date="2022-06-06T10:52:00Z">
              <w:tcPr>
                <w:tcW w:w="2076" w:type="dxa"/>
                <w:gridSpan w:val="2"/>
              </w:tcPr>
            </w:tcPrChange>
          </w:tcPr>
          <w:p w14:paraId="26141363" w14:textId="77777777" w:rsidR="00933DB0" w:rsidRDefault="008845DE" w:rsidP="003E69E9">
            <w:r>
              <w:rPr>
                <w:rFonts w:hint="eastAsia"/>
              </w:rPr>
              <w:t>咖啡渣是否已清空？</w:t>
            </w:r>
          </w:p>
        </w:tc>
        <w:tc>
          <w:tcPr>
            <w:tcW w:w="2162" w:type="dxa"/>
            <w:tcPrChange w:id="58" w:author="zmt" w:date="2022-06-06T10:52:00Z">
              <w:tcPr>
                <w:tcW w:w="2076" w:type="dxa"/>
                <w:gridSpan w:val="2"/>
              </w:tcPr>
            </w:tcPrChange>
          </w:tcPr>
          <w:p w14:paraId="6B388FFC" w14:textId="77777777" w:rsidR="00933DB0" w:rsidRDefault="008845DE" w:rsidP="003E69E9">
            <w:r>
              <w:rPr>
                <w:rFonts w:hint="eastAsia"/>
              </w:rPr>
              <w:t>请确认咖啡渣已清空</w:t>
            </w:r>
          </w:p>
        </w:tc>
      </w:tr>
      <w:tr w:rsidR="00933DB0" w14:paraId="1C8B5FD8" w14:textId="77777777" w:rsidTr="00933DB0">
        <w:tblPrEx>
          <w:tblW w:w="9842" w:type="dxa"/>
          <w:tblPrExChange w:id="59" w:author="zmt" w:date="2022-06-06T10:52:00Z">
            <w:tblPrEx>
              <w:tblW w:w="9842" w:type="dxa"/>
            </w:tblPrEx>
          </w:tblPrExChange>
        </w:tblPrEx>
        <w:tc>
          <w:tcPr>
            <w:tcW w:w="532" w:type="dxa"/>
            <w:vMerge/>
            <w:tcPrChange w:id="60" w:author="zmt" w:date="2022-06-06T10:52:00Z">
              <w:tcPr>
                <w:tcW w:w="617" w:type="dxa"/>
                <w:gridSpan w:val="2"/>
                <w:vMerge/>
              </w:tcPr>
            </w:tcPrChange>
          </w:tcPr>
          <w:p w14:paraId="234366A5" w14:textId="77777777" w:rsidR="00933DB0" w:rsidRDefault="00933DB0" w:rsidP="003E69E9"/>
        </w:tc>
        <w:tc>
          <w:tcPr>
            <w:tcW w:w="2155" w:type="dxa"/>
            <w:vMerge/>
            <w:vAlign w:val="center"/>
            <w:tcPrChange w:id="61" w:author="zmt" w:date="2022-06-06T10:52:00Z">
              <w:tcPr>
                <w:tcW w:w="1847" w:type="dxa"/>
                <w:vMerge/>
                <w:vAlign w:val="center"/>
              </w:tcPr>
            </w:tcPrChange>
          </w:tcPr>
          <w:p w14:paraId="6BC57B1D" w14:textId="77777777" w:rsidR="00933DB0" w:rsidRDefault="00933DB0" w:rsidP="003E69E9"/>
        </w:tc>
        <w:tc>
          <w:tcPr>
            <w:tcW w:w="1158" w:type="dxa"/>
            <w:vAlign w:val="center"/>
            <w:tcPrChange w:id="62" w:author="zmt" w:date="2022-06-06T10:52:00Z">
              <w:tcPr>
                <w:tcW w:w="1515" w:type="dxa"/>
                <w:gridSpan w:val="3"/>
                <w:vAlign w:val="center"/>
              </w:tcPr>
            </w:tcPrChange>
          </w:tcPr>
          <w:p w14:paraId="12110A10" w14:textId="77777777" w:rsidR="00933DB0" w:rsidRDefault="008845DE" w:rsidP="003E69E9">
            <w:r>
              <w:rPr>
                <w:rFonts w:hint="eastAsia"/>
              </w:rPr>
              <w:t>3</w:t>
            </w:r>
          </w:p>
        </w:tc>
        <w:tc>
          <w:tcPr>
            <w:tcW w:w="1363" w:type="dxa"/>
            <w:tcPrChange w:id="63" w:author="zmt" w:date="2022-06-06T10:52:00Z">
              <w:tcPr>
                <w:tcW w:w="2467" w:type="dxa"/>
                <w:gridSpan w:val="2"/>
              </w:tcPr>
            </w:tcPrChange>
          </w:tcPr>
          <w:p w14:paraId="32BBCB79" w14:textId="77777777" w:rsidR="00933DB0" w:rsidRDefault="008845DE" w:rsidP="003E69E9">
            <w:r>
              <w:rPr>
                <w:rFonts w:hint="eastAsia"/>
              </w:rPr>
              <w:t>咖啡渣满，软件解除</w:t>
            </w:r>
          </w:p>
        </w:tc>
        <w:tc>
          <w:tcPr>
            <w:tcW w:w="2472" w:type="dxa"/>
            <w:tcPrChange w:id="64" w:author="zmt" w:date="2022-06-06T10:52:00Z">
              <w:tcPr>
                <w:tcW w:w="2076" w:type="dxa"/>
                <w:gridSpan w:val="2"/>
              </w:tcPr>
            </w:tcPrChange>
          </w:tcPr>
          <w:p w14:paraId="6979BB9E" w14:textId="77777777" w:rsidR="00933DB0" w:rsidRDefault="008845DE" w:rsidP="003E69E9">
            <w:r>
              <w:rPr>
                <w:rFonts w:hint="eastAsia"/>
              </w:rPr>
              <w:t>清空渣盒</w:t>
            </w:r>
          </w:p>
        </w:tc>
        <w:tc>
          <w:tcPr>
            <w:tcW w:w="2162" w:type="dxa"/>
            <w:tcPrChange w:id="65" w:author="zmt" w:date="2022-06-06T10:52:00Z">
              <w:tcPr>
                <w:tcW w:w="2076" w:type="dxa"/>
                <w:gridSpan w:val="2"/>
              </w:tcPr>
            </w:tcPrChange>
          </w:tcPr>
          <w:p w14:paraId="7E1F945B" w14:textId="77777777" w:rsidR="00933DB0" w:rsidRDefault="008845DE" w:rsidP="003E69E9">
            <w:r>
              <w:rPr>
                <w:rFonts w:hint="eastAsia"/>
              </w:rPr>
              <w:t>请清空渣盒</w:t>
            </w:r>
          </w:p>
        </w:tc>
      </w:tr>
      <w:tr w:rsidR="00933DB0" w14:paraId="18355F94" w14:textId="77777777" w:rsidTr="00933DB0">
        <w:tblPrEx>
          <w:tblW w:w="9842" w:type="dxa"/>
          <w:tblPrExChange w:id="66" w:author="zmt" w:date="2022-06-06T10:52:00Z">
            <w:tblPrEx>
              <w:tblW w:w="9842" w:type="dxa"/>
            </w:tblPrEx>
          </w:tblPrExChange>
        </w:tblPrEx>
        <w:tc>
          <w:tcPr>
            <w:tcW w:w="532" w:type="dxa"/>
            <w:vMerge w:val="restart"/>
            <w:vAlign w:val="center"/>
            <w:tcPrChange w:id="67" w:author="zmt" w:date="2022-06-06T10:52:00Z">
              <w:tcPr>
                <w:tcW w:w="617" w:type="dxa"/>
                <w:gridSpan w:val="2"/>
                <w:vMerge w:val="restart"/>
                <w:vAlign w:val="center"/>
              </w:tcPr>
            </w:tcPrChange>
          </w:tcPr>
          <w:p w14:paraId="29E8B3D1" w14:textId="77777777" w:rsidR="00933DB0" w:rsidRDefault="008845DE" w:rsidP="003E69E9">
            <w:r>
              <w:rPr>
                <w:rFonts w:hint="eastAsia"/>
              </w:rPr>
              <w:t>1</w:t>
            </w:r>
            <w:r>
              <w:t>1</w:t>
            </w:r>
          </w:p>
        </w:tc>
        <w:tc>
          <w:tcPr>
            <w:tcW w:w="2155" w:type="dxa"/>
            <w:vMerge w:val="restart"/>
            <w:vAlign w:val="center"/>
            <w:tcPrChange w:id="68" w:author="zmt" w:date="2022-06-06T10:52:00Z">
              <w:tcPr>
                <w:tcW w:w="1847" w:type="dxa"/>
                <w:vMerge w:val="restart"/>
                <w:vAlign w:val="center"/>
              </w:tcPr>
            </w:tcPrChange>
          </w:tcPr>
          <w:p w14:paraId="5F47244D" w14:textId="77777777" w:rsidR="00933DB0" w:rsidRDefault="008845DE" w:rsidP="003E69E9">
            <w:r>
              <w:t>systemWay</w:t>
            </w:r>
          </w:p>
        </w:tc>
        <w:tc>
          <w:tcPr>
            <w:tcW w:w="1158" w:type="dxa"/>
            <w:vAlign w:val="center"/>
            <w:tcPrChange w:id="69" w:author="zmt" w:date="2022-06-06T10:52:00Z">
              <w:tcPr>
                <w:tcW w:w="1515" w:type="dxa"/>
                <w:gridSpan w:val="3"/>
                <w:vAlign w:val="center"/>
              </w:tcPr>
            </w:tcPrChange>
          </w:tcPr>
          <w:p w14:paraId="474893D6" w14:textId="77777777" w:rsidR="00933DB0" w:rsidRDefault="008845DE" w:rsidP="003E69E9">
            <w:r>
              <w:rPr>
                <w:rFonts w:hint="eastAsia"/>
              </w:rPr>
              <w:t>1</w:t>
            </w:r>
          </w:p>
        </w:tc>
        <w:tc>
          <w:tcPr>
            <w:tcW w:w="1363" w:type="dxa"/>
            <w:tcPrChange w:id="70" w:author="zmt" w:date="2022-06-06T10:52:00Z">
              <w:tcPr>
                <w:tcW w:w="2467" w:type="dxa"/>
                <w:gridSpan w:val="2"/>
              </w:tcPr>
            </w:tcPrChange>
          </w:tcPr>
          <w:p w14:paraId="465C47DE" w14:textId="77777777" w:rsidR="00933DB0" w:rsidRDefault="008845DE" w:rsidP="003E69E9">
            <w:r>
              <w:rPr>
                <w:rFonts w:hint="eastAsia"/>
              </w:rPr>
              <w:t>咖啡水路故障</w:t>
            </w:r>
          </w:p>
        </w:tc>
        <w:tc>
          <w:tcPr>
            <w:tcW w:w="2472" w:type="dxa"/>
            <w:tcPrChange w:id="71" w:author="zmt" w:date="2022-06-06T10:52:00Z">
              <w:tcPr>
                <w:tcW w:w="2076" w:type="dxa"/>
                <w:gridSpan w:val="2"/>
              </w:tcPr>
            </w:tcPrChange>
          </w:tcPr>
          <w:p w14:paraId="5D3DE24B" w14:textId="77777777" w:rsidR="00933DB0" w:rsidRDefault="008845DE" w:rsidP="003E69E9">
            <w:r>
              <w:rPr>
                <w:rFonts w:hint="eastAsia"/>
              </w:rPr>
              <w:t>咖啡水路异常</w:t>
            </w:r>
          </w:p>
          <w:p w14:paraId="2A1F3E80" w14:textId="77777777" w:rsidR="00933DB0" w:rsidRDefault="008845DE" w:rsidP="003E69E9">
            <w:r>
              <w:rPr>
                <w:rFonts w:hint="eastAsia"/>
              </w:rPr>
              <w:t>（请联系售后，点击确认关闭屏幕）</w:t>
            </w:r>
          </w:p>
        </w:tc>
        <w:tc>
          <w:tcPr>
            <w:tcW w:w="2162" w:type="dxa"/>
            <w:tcPrChange w:id="72" w:author="zmt" w:date="2022-06-06T10:52:00Z">
              <w:tcPr>
                <w:tcW w:w="2076" w:type="dxa"/>
                <w:gridSpan w:val="2"/>
              </w:tcPr>
            </w:tcPrChange>
          </w:tcPr>
          <w:p w14:paraId="0BAD7385" w14:textId="77777777" w:rsidR="00933DB0" w:rsidRDefault="008845DE" w:rsidP="003E69E9">
            <w:r>
              <w:rPr>
                <w:rFonts w:hint="eastAsia"/>
              </w:rPr>
              <w:t>咖啡水路故障，请重启</w:t>
            </w:r>
          </w:p>
        </w:tc>
      </w:tr>
      <w:tr w:rsidR="00933DB0" w14:paraId="0DA14247" w14:textId="77777777" w:rsidTr="00933DB0">
        <w:tblPrEx>
          <w:tblW w:w="9842" w:type="dxa"/>
          <w:tblPrExChange w:id="73" w:author="zmt" w:date="2022-06-06T10:52:00Z">
            <w:tblPrEx>
              <w:tblW w:w="9842" w:type="dxa"/>
            </w:tblPrEx>
          </w:tblPrExChange>
        </w:tblPrEx>
        <w:tc>
          <w:tcPr>
            <w:tcW w:w="532" w:type="dxa"/>
            <w:vMerge/>
            <w:vAlign w:val="center"/>
            <w:tcPrChange w:id="74" w:author="zmt" w:date="2022-06-06T10:52:00Z">
              <w:tcPr>
                <w:tcW w:w="617" w:type="dxa"/>
                <w:gridSpan w:val="2"/>
                <w:vMerge/>
                <w:vAlign w:val="center"/>
              </w:tcPr>
            </w:tcPrChange>
          </w:tcPr>
          <w:p w14:paraId="52A07553" w14:textId="77777777" w:rsidR="00933DB0" w:rsidRDefault="00933DB0" w:rsidP="003E69E9"/>
        </w:tc>
        <w:tc>
          <w:tcPr>
            <w:tcW w:w="2155" w:type="dxa"/>
            <w:vMerge/>
            <w:tcPrChange w:id="75" w:author="zmt" w:date="2022-06-06T10:52:00Z">
              <w:tcPr>
                <w:tcW w:w="1847" w:type="dxa"/>
                <w:vMerge/>
              </w:tcPr>
            </w:tcPrChange>
          </w:tcPr>
          <w:p w14:paraId="70C1D2B5" w14:textId="77777777" w:rsidR="00933DB0" w:rsidRDefault="00933DB0" w:rsidP="003E69E9"/>
        </w:tc>
        <w:tc>
          <w:tcPr>
            <w:tcW w:w="1158" w:type="dxa"/>
            <w:vAlign w:val="center"/>
            <w:tcPrChange w:id="76" w:author="zmt" w:date="2022-06-06T10:52:00Z">
              <w:tcPr>
                <w:tcW w:w="1515" w:type="dxa"/>
                <w:gridSpan w:val="3"/>
                <w:vAlign w:val="center"/>
              </w:tcPr>
            </w:tcPrChange>
          </w:tcPr>
          <w:p w14:paraId="56BD56A0" w14:textId="77777777" w:rsidR="00933DB0" w:rsidRDefault="008845DE" w:rsidP="003E69E9">
            <w:r>
              <w:rPr>
                <w:rFonts w:hint="eastAsia"/>
              </w:rPr>
              <w:t>2</w:t>
            </w:r>
          </w:p>
        </w:tc>
        <w:tc>
          <w:tcPr>
            <w:tcW w:w="1363" w:type="dxa"/>
            <w:tcPrChange w:id="77" w:author="zmt" w:date="2022-06-06T10:52:00Z">
              <w:tcPr>
                <w:tcW w:w="2467" w:type="dxa"/>
                <w:gridSpan w:val="2"/>
              </w:tcPr>
            </w:tcPrChange>
          </w:tcPr>
          <w:p w14:paraId="38B10F1E" w14:textId="77777777" w:rsidR="00933DB0" w:rsidRDefault="008845DE" w:rsidP="003E69E9">
            <w:r>
              <w:rPr>
                <w:rFonts w:hint="eastAsia"/>
              </w:rPr>
              <w:t>蒸汽水路故障</w:t>
            </w:r>
          </w:p>
        </w:tc>
        <w:tc>
          <w:tcPr>
            <w:tcW w:w="2472" w:type="dxa"/>
            <w:tcPrChange w:id="78" w:author="zmt" w:date="2022-06-06T10:52:00Z">
              <w:tcPr>
                <w:tcW w:w="2076" w:type="dxa"/>
                <w:gridSpan w:val="2"/>
              </w:tcPr>
            </w:tcPrChange>
          </w:tcPr>
          <w:p w14:paraId="7B9DC750" w14:textId="77777777" w:rsidR="00933DB0" w:rsidRDefault="008845DE" w:rsidP="003E69E9">
            <w:r>
              <w:rPr>
                <w:rFonts w:hint="eastAsia"/>
              </w:rPr>
              <w:t>蒸汽水路异常</w:t>
            </w:r>
          </w:p>
          <w:p w14:paraId="6EF44AF6" w14:textId="77777777" w:rsidR="00933DB0" w:rsidRDefault="008845DE" w:rsidP="003E69E9">
            <w:r>
              <w:rPr>
                <w:rFonts w:hint="eastAsia"/>
              </w:rPr>
              <w:t>（请联系售后，点击确认关闭屏幕）</w:t>
            </w:r>
          </w:p>
        </w:tc>
        <w:tc>
          <w:tcPr>
            <w:tcW w:w="2162" w:type="dxa"/>
            <w:tcPrChange w:id="79" w:author="zmt" w:date="2022-06-06T10:52:00Z">
              <w:tcPr>
                <w:tcW w:w="2076" w:type="dxa"/>
                <w:gridSpan w:val="2"/>
              </w:tcPr>
            </w:tcPrChange>
          </w:tcPr>
          <w:p w14:paraId="2CECA5CC" w14:textId="77777777" w:rsidR="00933DB0" w:rsidRDefault="008845DE" w:rsidP="003E69E9">
            <w:r>
              <w:rPr>
                <w:rFonts w:hint="eastAsia"/>
              </w:rPr>
              <w:t>蒸汽水路故障，请重启</w:t>
            </w:r>
          </w:p>
        </w:tc>
      </w:tr>
      <w:tr w:rsidR="00933DB0" w14:paraId="4BA4F421" w14:textId="77777777" w:rsidTr="00933DB0">
        <w:tblPrEx>
          <w:tblW w:w="9842" w:type="dxa"/>
          <w:tblPrExChange w:id="80" w:author="zmt" w:date="2022-06-06T10:52:00Z">
            <w:tblPrEx>
              <w:tblW w:w="9842" w:type="dxa"/>
            </w:tblPrEx>
          </w:tblPrExChange>
        </w:tblPrEx>
        <w:tc>
          <w:tcPr>
            <w:tcW w:w="532" w:type="dxa"/>
            <w:vMerge/>
            <w:vAlign w:val="center"/>
            <w:tcPrChange w:id="81" w:author="zmt" w:date="2022-06-06T10:52:00Z">
              <w:tcPr>
                <w:tcW w:w="617" w:type="dxa"/>
                <w:gridSpan w:val="2"/>
                <w:vMerge/>
                <w:vAlign w:val="center"/>
              </w:tcPr>
            </w:tcPrChange>
          </w:tcPr>
          <w:p w14:paraId="7E7855FC" w14:textId="77777777" w:rsidR="00933DB0" w:rsidRDefault="00933DB0" w:rsidP="003E69E9"/>
        </w:tc>
        <w:tc>
          <w:tcPr>
            <w:tcW w:w="2155" w:type="dxa"/>
            <w:vMerge/>
            <w:tcPrChange w:id="82" w:author="zmt" w:date="2022-06-06T10:52:00Z">
              <w:tcPr>
                <w:tcW w:w="1847" w:type="dxa"/>
                <w:vMerge/>
              </w:tcPr>
            </w:tcPrChange>
          </w:tcPr>
          <w:p w14:paraId="6987AD97" w14:textId="77777777" w:rsidR="00933DB0" w:rsidRDefault="00933DB0" w:rsidP="003E69E9"/>
        </w:tc>
        <w:tc>
          <w:tcPr>
            <w:tcW w:w="1158" w:type="dxa"/>
            <w:vAlign w:val="center"/>
            <w:tcPrChange w:id="83" w:author="zmt" w:date="2022-06-06T10:52:00Z">
              <w:tcPr>
                <w:tcW w:w="1515" w:type="dxa"/>
                <w:gridSpan w:val="3"/>
                <w:vAlign w:val="center"/>
              </w:tcPr>
            </w:tcPrChange>
          </w:tcPr>
          <w:p w14:paraId="151B5C3D" w14:textId="77777777" w:rsidR="00933DB0" w:rsidRDefault="008845DE" w:rsidP="003E69E9">
            <w:r>
              <w:rPr>
                <w:rFonts w:hint="eastAsia"/>
              </w:rPr>
              <w:t>3</w:t>
            </w:r>
          </w:p>
        </w:tc>
        <w:tc>
          <w:tcPr>
            <w:tcW w:w="1363" w:type="dxa"/>
            <w:tcPrChange w:id="84" w:author="zmt" w:date="2022-06-06T10:52:00Z">
              <w:tcPr>
                <w:tcW w:w="2467" w:type="dxa"/>
                <w:gridSpan w:val="2"/>
              </w:tcPr>
            </w:tcPrChange>
          </w:tcPr>
          <w:p w14:paraId="55AE5697" w14:textId="77777777" w:rsidR="00933DB0" w:rsidRDefault="008845DE" w:rsidP="003E69E9">
            <w:r>
              <w:rPr>
                <w:rFonts w:hint="eastAsia"/>
              </w:rPr>
              <w:t>咖啡水路系统缺水</w:t>
            </w:r>
          </w:p>
        </w:tc>
        <w:tc>
          <w:tcPr>
            <w:tcW w:w="2472" w:type="dxa"/>
            <w:tcPrChange w:id="85" w:author="zmt" w:date="2022-06-06T10:52:00Z">
              <w:tcPr>
                <w:tcW w:w="2076" w:type="dxa"/>
                <w:gridSpan w:val="2"/>
              </w:tcPr>
            </w:tcPrChange>
          </w:tcPr>
          <w:p w14:paraId="1C3CD52B" w14:textId="77777777" w:rsidR="00933DB0" w:rsidRDefault="008845DE" w:rsidP="003E69E9">
            <w:r>
              <w:rPr>
                <w:rFonts w:hint="eastAsia"/>
              </w:rPr>
              <w:t>咖啡系统水路警告</w:t>
            </w:r>
          </w:p>
          <w:p w14:paraId="64CAA531" w14:textId="77777777" w:rsidR="00933DB0" w:rsidRDefault="008845DE" w:rsidP="003E69E9">
            <w:r>
              <w:rPr>
                <w:rFonts w:hint="eastAsia"/>
              </w:rPr>
              <w:t>（请确认水源供水是否正常）</w:t>
            </w:r>
          </w:p>
        </w:tc>
        <w:tc>
          <w:tcPr>
            <w:tcW w:w="2162" w:type="dxa"/>
            <w:tcPrChange w:id="86" w:author="zmt" w:date="2022-06-06T10:52:00Z">
              <w:tcPr>
                <w:tcW w:w="2076" w:type="dxa"/>
                <w:gridSpan w:val="2"/>
              </w:tcPr>
            </w:tcPrChange>
          </w:tcPr>
          <w:p w14:paraId="4D302915" w14:textId="77777777" w:rsidR="00933DB0" w:rsidRDefault="008845DE" w:rsidP="003E69E9">
            <w:r>
              <w:rPr>
                <w:rFonts w:hint="eastAsia"/>
              </w:rPr>
              <w:t>咖啡水路系统缺水，请确认水源供水是否正常</w:t>
            </w:r>
          </w:p>
        </w:tc>
      </w:tr>
      <w:tr w:rsidR="00933DB0" w14:paraId="7B134FA3" w14:textId="77777777" w:rsidTr="00933DB0">
        <w:tblPrEx>
          <w:tblW w:w="9842" w:type="dxa"/>
          <w:tblPrExChange w:id="87" w:author="zmt" w:date="2022-06-06T10:52:00Z">
            <w:tblPrEx>
              <w:tblW w:w="9842" w:type="dxa"/>
            </w:tblPrEx>
          </w:tblPrExChange>
        </w:tblPrEx>
        <w:tc>
          <w:tcPr>
            <w:tcW w:w="532" w:type="dxa"/>
            <w:vMerge/>
            <w:vAlign w:val="center"/>
            <w:tcPrChange w:id="88" w:author="zmt" w:date="2022-06-06T10:52:00Z">
              <w:tcPr>
                <w:tcW w:w="617" w:type="dxa"/>
                <w:gridSpan w:val="2"/>
                <w:vMerge/>
                <w:vAlign w:val="center"/>
              </w:tcPr>
            </w:tcPrChange>
          </w:tcPr>
          <w:p w14:paraId="1236663D" w14:textId="77777777" w:rsidR="00933DB0" w:rsidRDefault="00933DB0" w:rsidP="003E69E9"/>
        </w:tc>
        <w:tc>
          <w:tcPr>
            <w:tcW w:w="2155" w:type="dxa"/>
            <w:vMerge/>
            <w:tcPrChange w:id="89" w:author="zmt" w:date="2022-06-06T10:52:00Z">
              <w:tcPr>
                <w:tcW w:w="1847" w:type="dxa"/>
                <w:vMerge/>
              </w:tcPr>
            </w:tcPrChange>
          </w:tcPr>
          <w:p w14:paraId="4BFCFA3E" w14:textId="77777777" w:rsidR="00933DB0" w:rsidRDefault="00933DB0" w:rsidP="003E69E9"/>
        </w:tc>
        <w:tc>
          <w:tcPr>
            <w:tcW w:w="1158" w:type="dxa"/>
            <w:vAlign w:val="center"/>
            <w:tcPrChange w:id="90" w:author="zmt" w:date="2022-06-06T10:52:00Z">
              <w:tcPr>
                <w:tcW w:w="1515" w:type="dxa"/>
                <w:gridSpan w:val="3"/>
                <w:vAlign w:val="center"/>
              </w:tcPr>
            </w:tcPrChange>
          </w:tcPr>
          <w:p w14:paraId="4318EC52" w14:textId="77777777" w:rsidR="00933DB0" w:rsidRDefault="008845DE" w:rsidP="003E69E9">
            <w:r>
              <w:rPr>
                <w:rFonts w:hint="eastAsia"/>
              </w:rPr>
              <w:t>4</w:t>
            </w:r>
          </w:p>
        </w:tc>
        <w:tc>
          <w:tcPr>
            <w:tcW w:w="1363" w:type="dxa"/>
            <w:tcPrChange w:id="91" w:author="zmt" w:date="2022-06-06T10:52:00Z">
              <w:tcPr>
                <w:tcW w:w="2467" w:type="dxa"/>
                <w:gridSpan w:val="2"/>
              </w:tcPr>
            </w:tcPrChange>
          </w:tcPr>
          <w:p w14:paraId="2E2EF0CA" w14:textId="77777777" w:rsidR="00933DB0" w:rsidRDefault="008845DE" w:rsidP="003E69E9">
            <w:r>
              <w:rPr>
                <w:rFonts w:hint="eastAsia"/>
              </w:rPr>
              <w:t>蒸汽水路系统缺水</w:t>
            </w:r>
          </w:p>
        </w:tc>
        <w:tc>
          <w:tcPr>
            <w:tcW w:w="2472" w:type="dxa"/>
            <w:tcPrChange w:id="92" w:author="zmt" w:date="2022-06-06T10:52:00Z">
              <w:tcPr>
                <w:tcW w:w="2076" w:type="dxa"/>
                <w:gridSpan w:val="2"/>
              </w:tcPr>
            </w:tcPrChange>
          </w:tcPr>
          <w:p w14:paraId="59D8378B" w14:textId="77777777" w:rsidR="00933DB0" w:rsidRDefault="008845DE" w:rsidP="003E69E9">
            <w:r>
              <w:rPr>
                <w:rFonts w:hint="eastAsia"/>
              </w:rPr>
              <w:t>蒸汽系统水路警告</w:t>
            </w:r>
          </w:p>
          <w:p w14:paraId="56D7B83F" w14:textId="77777777" w:rsidR="00933DB0" w:rsidRDefault="008845DE" w:rsidP="003E69E9">
            <w:r>
              <w:rPr>
                <w:rFonts w:hint="eastAsia"/>
              </w:rPr>
              <w:t>（请确认水源供水是否正常）</w:t>
            </w:r>
          </w:p>
        </w:tc>
        <w:tc>
          <w:tcPr>
            <w:tcW w:w="2162" w:type="dxa"/>
            <w:tcPrChange w:id="93" w:author="zmt" w:date="2022-06-06T10:52:00Z">
              <w:tcPr>
                <w:tcW w:w="2076" w:type="dxa"/>
                <w:gridSpan w:val="2"/>
              </w:tcPr>
            </w:tcPrChange>
          </w:tcPr>
          <w:p w14:paraId="2CC4202E" w14:textId="77777777" w:rsidR="00933DB0" w:rsidRDefault="008845DE" w:rsidP="003E69E9">
            <w:r>
              <w:rPr>
                <w:rFonts w:hint="eastAsia"/>
              </w:rPr>
              <w:t>蒸汽水路系统缺水，请确认水源供水是否正常</w:t>
            </w:r>
          </w:p>
        </w:tc>
      </w:tr>
      <w:tr w:rsidR="00933DB0" w14:paraId="29E3517D" w14:textId="77777777" w:rsidTr="00933DB0">
        <w:tblPrEx>
          <w:tblW w:w="9842" w:type="dxa"/>
          <w:tblPrExChange w:id="94" w:author="zmt" w:date="2022-06-06T10:52:00Z">
            <w:tblPrEx>
              <w:tblW w:w="9842" w:type="dxa"/>
            </w:tblPrEx>
          </w:tblPrExChange>
        </w:tblPrEx>
        <w:tc>
          <w:tcPr>
            <w:tcW w:w="532" w:type="dxa"/>
            <w:vMerge/>
            <w:tcPrChange w:id="95" w:author="zmt" w:date="2022-06-06T10:52:00Z">
              <w:tcPr>
                <w:tcW w:w="617" w:type="dxa"/>
                <w:gridSpan w:val="2"/>
                <w:vMerge/>
              </w:tcPr>
            </w:tcPrChange>
          </w:tcPr>
          <w:p w14:paraId="2EE312A2" w14:textId="77777777" w:rsidR="00933DB0" w:rsidRDefault="00933DB0" w:rsidP="003E69E9"/>
        </w:tc>
        <w:tc>
          <w:tcPr>
            <w:tcW w:w="2155" w:type="dxa"/>
            <w:vMerge/>
            <w:tcPrChange w:id="96" w:author="zmt" w:date="2022-06-06T10:52:00Z">
              <w:tcPr>
                <w:tcW w:w="1847" w:type="dxa"/>
                <w:vMerge/>
              </w:tcPr>
            </w:tcPrChange>
          </w:tcPr>
          <w:p w14:paraId="584E926A" w14:textId="77777777" w:rsidR="00933DB0" w:rsidRDefault="00933DB0" w:rsidP="003E69E9"/>
        </w:tc>
        <w:tc>
          <w:tcPr>
            <w:tcW w:w="1158" w:type="dxa"/>
            <w:vAlign w:val="center"/>
            <w:tcPrChange w:id="97" w:author="zmt" w:date="2022-06-06T10:52:00Z">
              <w:tcPr>
                <w:tcW w:w="1515" w:type="dxa"/>
                <w:gridSpan w:val="3"/>
                <w:vAlign w:val="center"/>
              </w:tcPr>
            </w:tcPrChange>
          </w:tcPr>
          <w:p w14:paraId="5953C3DF" w14:textId="77777777" w:rsidR="00933DB0" w:rsidRDefault="008845DE" w:rsidP="003E69E9">
            <w:r>
              <w:rPr>
                <w:rFonts w:hint="eastAsia"/>
              </w:rPr>
              <w:t>4</w:t>
            </w:r>
          </w:p>
        </w:tc>
        <w:tc>
          <w:tcPr>
            <w:tcW w:w="1363" w:type="dxa"/>
            <w:tcPrChange w:id="98" w:author="zmt" w:date="2022-06-06T10:52:00Z">
              <w:tcPr>
                <w:tcW w:w="2467" w:type="dxa"/>
                <w:gridSpan w:val="2"/>
              </w:tcPr>
            </w:tcPrChange>
          </w:tcPr>
          <w:p w14:paraId="7D8E3A45" w14:textId="77777777" w:rsidR="00933DB0" w:rsidRDefault="008845DE" w:rsidP="003E69E9">
            <w:r>
              <w:rPr>
                <w:rFonts w:hint="eastAsia"/>
              </w:rPr>
              <w:t>冲泡器异常</w:t>
            </w:r>
          </w:p>
        </w:tc>
        <w:tc>
          <w:tcPr>
            <w:tcW w:w="2472" w:type="dxa"/>
            <w:tcPrChange w:id="99" w:author="zmt" w:date="2022-06-06T10:52:00Z">
              <w:tcPr>
                <w:tcW w:w="2076" w:type="dxa"/>
                <w:gridSpan w:val="2"/>
              </w:tcPr>
            </w:tcPrChange>
          </w:tcPr>
          <w:p w14:paraId="545E575C" w14:textId="77777777" w:rsidR="00933DB0" w:rsidRDefault="008845DE" w:rsidP="003E69E9">
            <w:r>
              <w:rPr>
                <w:rFonts w:hint="eastAsia"/>
              </w:rPr>
              <w:t>冲泡器异常</w:t>
            </w:r>
          </w:p>
          <w:p w14:paraId="424A4CA6" w14:textId="77777777" w:rsidR="00933DB0" w:rsidRDefault="008845DE" w:rsidP="003E69E9">
            <w:r>
              <w:rPr>
                <w:rFonts w:hint="eastAsia"/>
              </w:rPr>
              <w:t>（请联系售后，点击确认关闭屏幕）</w:t>
            </w:r>
          </w:p>
        </w:tc>
        <w:tc>
          <w:tcPr>
            <w:tcW w:w="2162" w:type="dxa"/>
            <w:tcPrChange w:id="100" w:author="zmt" w:date="2022-06-06T10:52:00Z">
              <w:tcPr>
                <w:tcW w:w="2076" w:type="dxa"/>
                <w:gridSpan w:val="2"/>
              </w:tcPr>
            </w:tcPrChange>
          </w:tcPr>
          <w:p w14:paraId="376B492F" w14:textId="77777777" w:rsidR="00933DB0" w:rsidRDefault="008845DE" w:rsidP="003E69E9">
            <w:r>
              <w:rPr>
                <w:rFonts w:hint="eastAsia"/>
              </w:rPr>
              <w:t>冲泡器异常，请重启</w:t>
            </w:r>
          </w:p>
        </w:tc>
      </w:tr>
      <w:tr w:rsidR="00933DB0" w14:paraId="497B2E7F" w14:textId="77777777" w:rsidTr="00933DB0">
        <w:tblPrEx>
          <w:tblW w:w="9842" w:type="dxa"/>
          <w:tblPrExChange w:id="101" w:author="zmt" w:date="2022-06-06T10:52:00Z">
            <w:tblPrEx>
              <w:tblW w:w="9842" w:type="dxa"/>
            </w:tblPrEx>
          </w:tblPrExChange>
        </w:tblPrEx>
        <w:tc>
          <w:tcPr>
            <w:tcW w:w="532" w:type="dxa"/>
            <w:vMerge/>
            <w:tcPrChange w:id="102" w:author="zmt" w:date="2022-06-06T10:52:00Z">
              <w:tcPr>
                <w:tcW w:w="617" w:type="dxa"/>
                <w:gridSpan w:val="2"/>
                <w:vMerge/>
              </w:tcPr>
            </w:tcPrChange>
          </w:tcPr>
          <w:p w14:paraId="10B9F1D8" w14:textId="77777777" w:rsidR="00933DB0" w:rsidRDefault="00933DB0" w:rsidP="003E69E9"/>
        </w:tc>
        <w:tc>
          <w:tcPr>
            <w:tcW w:w="2155" w:type="dxa"/>
            <w:vMerge/>
            <w:tcPrChange w:id="103" w:author="zmt" w:date="2022-06-06T10:52:00Z">
              <w:tcPr>
                <w:tcW w:w="1847" w:type="dxa"/>
                <w:vMerge/>
              </w:tcPr>
            </w:tcPrChange>
          </w:tcPr>
          <w:p w14:paraId="487F9F3E" w14:textId="77777777" w:rsidR="00933DB0" w:rsidRDefault="00933DB0" w:rsidP="003E69E9"/>
        </w:tc>
        <w:tc>
          <w:tcPr>
            <w:tcW w:w="1158" w:type="dxa"/>
            <w:vAlign w:val="center"/>
            <w:tcPrChange w:id="104" w:author="zmt" w:date="2022-06-06T10:52:00Z">
              <w:tcPr>
                <w:tcW w:w="1515" w:type="dxa"/>
                <w:gridSpan w:val="3"/>
                <w:vAlign w:val="center"/>
              </w:tcPr>
            </w:tcPrChange>
          </w:tcPr>
          <w:p w14:paraId="630CFB11" w14:textId="77777777" w:rsidR="00933DB0" w:rsidRDefault="008845DE" w:rsidP="003E69E9">
            <w:r>
              <w:rPr>
                <w:rFonts w:hint="eastAsia"/>
              </w:rPr>
              <w:t>7</w:t>
            </w:r>
          </w:p>
        </w:tc>
        <w:tc>
          <w:tcPr>
            <w:tcW w:w="1363" w:type="dxa"/>
            <w:tcPrChange w:id="105" w:author="zmt" w:date="2022-06-06T10:52:00Z">
              <w:tcPr>
                <w:tcW w:w="2467" w:type="dxa"/>
                <w:gridSpan w:val="2"/>
              </w:tcPr>
            </w:tcPrChange>
          </w:tcPr>
          <w:p w14:paraId="0408AA73" w14:textId="77777777" w:rsidR="00933DB0" w:rsidRDefault="008845DE" w:rsidP="003E69E9">
            <w:r>
              <w:rPr>
                <w:rFonts w:hint="eastAsia"/>
              </w:rPr>
              <w:t>冲泡器异常</w:t>
            </w:r>
            <w:r>
              <w:rPr>
                <w:rFonts w:hint="eastAsia"/>
              </w:rPr>
              <w:t>(</w:t>
            </w:r>
            <w:r>
              <w:rPr>
                <w:rFonts w:hint="eastAsia"/>
              </w:rPr>
              <w:t>磨豆</w:t>
            </w:r>
            <w:r>
              <w:rPr>
                <w:rFonts w:hint="eastAsia"/>
              </w:rPr>
              <w:t>)</w:t>
            </w:r>
          </w:p>
        </w:tc>
        <w:tc>
          <w:tcPr>
            <w:tcW w:w="2472" w:type="dxa"/>
            <w:tcPrChange w:id="106" w:author="zmt" w:date="2022-06-06T10:52:00Z">
              <w:tcPr>
                <w:tcW w:w="2076" w:type="dxa"/>
                <w:gridSpan w:val="2"/>
              </w:tcPr>
            </w:tcPrChange>
          </w:tcPr>
          <w:p w14:paraId="5B7FA723" w14:textId="77777777" w:rsidR="00933DB0" w:rsidRDefault="008845DE" w:rsidP="003E69E9">
            <w:r>
              <w:rPr>
                <w:rFonts w:hint="eastAsia"/>
              </w:rPr>
              <w:t>冲泡器异常</w:t>
            </w:r>
          </w:p>
          <w:p w14:paraId="4B3BCDBE" w14:textId="77777777" w:rsidR="00933DB0" w:rsidRDefault="008845DE" w:rsidP="003E69E9">
            <w:r>
              <w:rPr>
                <w:rFonts w:hint="eastAsia"/>
              </w:rPr>
              <w:t>（请联系售后，点击确认关闭屏幕）</w:t>
            </w:r>
          </w:p>
        </w:tc>
        <w:tc>
          <w:tcPr>
            <w:tcW w:w="2162" w:type="dxa"/>
            <w:tcPrChange w:id="107" w:author="zmt" w:date="2022-06-06T10:52:00Z">
              <w:tcPr>
                <w:tcW w:w="2076" w:type="dxa"/>
                <w:gridSpan w:val="2"/>
              </w:tcPr>
            </w:tcPrChange>
          </w:tcPr>
          <w:p w14:paraId="5050DEAB" w14:textId="77777777" w:rsidR="00933DB0" w:rsidRDefault="008845DE" w:rsidP="003E69E9">
            <w:r>
              <w:rPr>
                <w:rFonts w:hint="eastAsia"/>
              </w:rPr>
              <w:t>冲泡器异常</w:t>
            </w:r>
            <w:r>
              <w:rPr>
                <w:rFonts w:hint="eastAsia"/>
              </w:rPr>
              <w:t>(</w:t>
            </w:r>
            <w:r>
              <w:rPr>
                <w:rFonts w:hint="eastAsia"/>
              </w:rPr>
              <w:t>磨豆</w:t>
            </w:r>
            <w:r>
              <w:t>)</w:t>
            </w:r>
            <w:r>
              <w:rPr>
                <w:rFonts w:hint="eastAsia"/>
              </w:rPr>
              <w:t>，请重启</w:t>
            </w:r>
          </w:p>
        </w:tc>
      </w:tr>
      <w:tr w:rsidR="00933DB0" w14:paraId="22C7C1AB" w14:textId="77777777" w:rsidTr="00933DB0">
        <w:tblPrEx>
          <w:tblW w:w="9842" w:type="dxa"/>
          <w:tblPrExChange w:id="108" w:author="zmt" w:date="2022-06-06T10:52:00Z">
            <w:tblPrEx>
              <w:tblW w:w="9842" w:type="dxa"/>
            </w:tblPrEx>
          </w:tblPrExChange>
        </w:tblPrEx>
        <w:tc>
          <w:tcPr>
            <w:tcW w:w="532" w:type="dxa"/>
            <w:vMerge/>
            <w:tcPrChange w:id="109" w:author="zmt" w:date="2022-06-06T10:52:00Z">
              <w:tcPr>
                <w:tcW w:w="617" w:type="dxa"/>
                <w:gridSpan w:val="2"/>
                <w:vMerge/>
              </w:tcPr>
            </w:tcPrChange>
          </w:tcPr>
          <w:p w14:paraId="15B398F4" w14:textId="77777777" w:rsidR="00933DB0" w:rsidRDefault="00933DB0" w:rsidP="003E69E9"/>
        </w:tc>
        <w:tc>
          <w:tcPr>
            <w:tcW w:w="2155" w:type="dxa"/>
            <w:vMerge/>
            <w:tcPrChange w:id="110" w:author="zmt" w:date="2022-06-06T10:52:00Z">
              <w:tcPr>
                <w:tcW w:w="1847" w:type="dxa"/>
                <w:vMerge/>
              </w:tcPr>
            </w:tcPrChange>
          </w:tcPr>
          <w:p w14:paraId="25FF81D0" w14:textId="77777777" w:rsidR="00933DB0" w:rsidRDefault="00933DB0" w:rsidP="003E69E9"/>
        </w:tc>
        <w:tc>
          <w:tcPr>
            <w:tcW w:w="1158" w:type="dxa"/>
            <w:vAlign w:val="center"/>
            <w:tcPrChange w:id="111" w:author="zmt" w:date="2022-06-06T10:52:00Z">
              <w:tcPr>
                <w:tcW w:w="1515" w:type="dxa"/>
                <w:gridSpan w:val="3"/>
                <w:vAlign w:val="center"/>
              </w:tcPr>
            </w:tcPrChange>
          </w:tcPr>
          <w:p w14:paraId="5623D2BE" w14:textId="77777777" w:rsidR="00933DB0" w:rsidRDefault="008845DE" w:rsidP="003E69E9">
            <w:r>
              <w:rPr>
                <w:rFonts w:hint="eastAsia"/>
              </w:rPr>
              <w:t>8</w:t>
            </w:r>
          </w:p>
        </w:tc>
        <w:tc>
          <w:tcPr>
            <w:tcW w:w="1363" w:type="dxa"/>
            <w:tcPrChange w:id="112" w:author="zmt" w:date="2022-06-06T10:52:00Z">
              <w:tcPr>
                <w:tcW w:w="2467" w:type="dxa"/>
                <w:gridSpan w:val="2"/>
              </w:tcPr>
            </w:tcPrChange>
          </w:tcPr>
          <w:p w14:paraId="3758961F" w14:textId="77777777" w:rsidR="00933DB0" w:rsidRDefault="008845DE" w:rsidP="003E69E9">
            <w:r>
              <w:rPr>
                <w:rFonts w:hint="eastAsia"/>
              </w:rPr>
              <w:t>冲泡器未复位</w:t>
            </w:r>
          </w:p>
        </w:tc>
        <w:tc>
          <w:tcPr>
            <w:tcW w:w="2472" w:type="dxa"/>
            <w:tcPrChange w:id="113" w:author="zmt" w:date="2022-06-06T10:52:00Z">
              <w:tcPr>
                <w:tcW w:w="2076" w:type="dxa"/>
                <w:gridSpan w:val="2"/>
              </w:tcPr>
            </w:tcPrChange>
          </w:tcPr>
          <w:p w14:paraId="5C83E798" w14:textId="77777777" w:rsidR="00933DB0" w:rsidRDefault="008845DE" w:rsidP="003E69E9">
            <w:r>
              <w:rPr>
                <w:rFonts w:hint="eastAsia"/>
              </w:rPr>
              <w:t>冲泡器未复位</w:t>
            </w:r>
          </w:p>
        </w:tc>
        <w:tc>
          <w:tcPr>
            <w:tcW w:w="2162" w:type="dxa"/>
            <w:tcPrChange w:id="114" w:author="zmt" w:date="2022-06-06T10:52:00Z">
              <w:tcPr>
                <w:tcW w:w="2076" w:type="dxa"/>
                <w:gridSpan w:val="2"/>
              </w:tcPr>
            </w:tcPrChange>
          </w:tcPr>
          <w:p w14:paraId="4B58A53C" w14:textId="77777777" w:rsidR="00933DB0" w:rsidRDefault="008845DE" w:rsidP="003E69E9">
            <w:r>
              <w:rPr>
                <w:rFonts w:hint="eastAsia"/>
              </w:rPr>
              <w:t>请复位冲泡器</w:t>
            </w:r>
          </w:p>
        </w:tc>
      </w:tr>
      <w:tr w:rsidR="00933DB0" w14:paraId="0985D71C" w14:textId="77777777" w:rsidTr="00933DB0">
        <w:tblPrEx>
          <w:tblW w:w="9842" w:type="dxa"/>
          <w:tblPrExChange w:id="115" w:author="zmt" w:date="2022-06-06T10:52:00Z">
            <w:tblPrEx>
              <w:tblW w:w="9842" w:type="dxa"/>
            </w:tblPrEx>
          </w:tblPrExChange>
        </w:tblPrEx>
        <w:tc>
          <w:tcPr>
            <w:tcW w:w="532" w:type="dxa"/>
            <w:vMerge/>
            <w:tcPrChange w:id="116" w:author="zmt" w:date="2022-06-06T10:52:00Z">
              <w:tcPr>
                <w:tcW w:w="617" w:type="dxa"/>
                <w:gridSpan w:val="2"/>
                <w:vMerge/>
              </w:tcPr>
            </w:tcPrChange>
          </w:tcPr>
          <w:p w14:paraId="645D92E9" w14:textId="77777777" w:rsidR="00933DB0" w:rsidRDefault="00933DB0" w:rsidP="003E69E9"/>
        </w:tc>
        <w:tc>
          <w:tcPr>
            <w:tcW w:w="2155" w:type="dxa"/>
            <w:vMerge/>
            <w:tcPrChange w:id="117" w:author="zmt" w:date="2022-06-06T10:52:00Z">
              <w:tcPr>
                <w:tcW w:w="1847" w:type="dxa"/>
                <w:vMerge/>
              </w:tcPr>
            </w:tcPrChange>
          </w:tcPr>
          <w:p w14:paraId="74D9F405" w14:textId="77777777" w:rsidR="00933DB0" w:rsidRDefault="00933DB0" w:rsidP="003E69E9"/>
        </w:tc>
        <w:tc>
          <w:tcPr>
            <w:tcW w:w="1158" w:type="dxa"/>
            <w:vAlign w:val="center"/>
            <w:tcPrChange w:id="118" w:author="zmt" w:date="2022-06-06T10:52:00Z">
              <w:tcPr>
                <w:tcW w:w="1515" w:type="dxa"/>
                <w:gridSpan w:val="3"/>
                <w:vAlign w:val="center"/>
              </w:tcPr>
            </w:tcPrChange>
          </w:tcPr>
          <w:p w14:paraId="68735BED" w14:textId="77777777" w:rsidR="00933DB0" w:rsidRDefault="008845DE" w:rsidP="003E69E9">
            <w:r>
              <w:rPr>
                <w:rFonts w:hint="eastAsia"/>
              </w:rPr>
              <w:t>9</w:t>
            </w:r>
          </w:p>
        </w:tc>
        <w:tc>
          <w:tcPr>
            <w:tcW w:w="1363" w:type="dxa"/>
            <w:tcPrChange w:id="119" w:author="zmt" w:date="2022-06-06T10:52:00Z">
              <w:tcPr>
                <w:tcW w:w="2467" w:type="dxa"/>
                <w:gridSpan w:val="2"/>
              </w:tcPr>
            </w:tcPrChange>
          </w:tcPr>
          <w:p w14:paraId="2C9A7388" w14:textId="77777777" w:rsidR="00933DB0" w:rsidRDefault="008845DE" w:rsidP="003E69E9">
            <w:r>
              <w:rPr>
                <w:rFonts w:hint="eastAsia"/>
              </w:rPr>
              <w:t>冲泡器故障</w:t>
            </w:r>
            <w:r>
              <w:rPr>
                <w:rFonts w:hint="eastAsia"/>
              </w:rPr>
              <w:t>(</w:t>
            </w:r>
            <w:r>
              <w:rPr>
                <w:rFonts w:hint="eastAsia"/>
              </w:rPr>
              <w:t>连续</w:t>
            </w:r>
            <w:r>
              <w:rPr>
                <w:rFonts w:hint="eastAsia"/>
              </w:rPr>
              <w:t>3</w:t>
            </w:r>
            <w:r>
              <w:rPr>
                <w:rFonts w:hint="eastAsia"/>
              </w:rPr>
              <w:t>次异常</w:t>
            </w:r>
            <w:r>
              <w:rPr>
                <w:rFonts w:hint="eastAsia"/>
              </w:rPr>
              <w:t>)</w:t>
            </w:r>
          </w:p>
        </w:tc>
        <w:tc>
          <w:tcPr>
            <w:tcW w:w="2472" w:type="dxa"/>
            <w:tcPrChange w:id="120" w:author="zmt" w:date="2022-06-06T10:52:00Z">
              <w:tcPr>
                <w:tcW w:w="2076" w:type="dxa"/>
                <w:gridSpan w:val="2"/>
              </w:tcPr>
            </w:tcPrChange>
          </w:tcPr>
          <w:p w14:paraId="3C4EF97B" w14:textId="77777777" w:rsidR="00933DB0" w:rsidRDefault="008845DE" w:rsidP="003E69E9">
            <w:r>
              <w:rPr>
                <w:rFonts w:hint="eastAsia"/>
              </w:rPr>
              <w:t>冲泡器异常</w:t>
            </w:r>
          </w:p>
          <w:p w14:paraId="3CC5ABB1" w14:textId="77777777" w:rsidR="00933DB0" w:rsidRDefault="008845DE" w:rsidP="003E69E9">
            <w:r>
              <w:rPr>
                <w:rFonts w:hint="eastAsia"/>
              </w:rPr>
              <w:t>（请联系售后，点击确认关闭屏幕）</w:t>
            </w:r>
          </w:p>
        </w:tc>
        <w:tc>
          <w:tcPr>
            <w:tcW w:w="2162" w:type="dxa"/>
            <w:tcPrChange w:id="121" w:author="zmt" w:date="2022-06-06T10:52:00Z">
              <w:tcPr>
                <w:tcW w:w="2076" w:type="dxa"/>
                <w:gridSpan w:val="2"/>
              </w:tcPr>
            </w:tcPrChange>
          </w:tcPr>
          <w:p w14:paraId="06586E23" w14:textId="77777777" w:rsidR="00933DB0" w:rsidRDefault="008845DE" w:rsidP="003E69E9">
            <w:r>
              <w:rPr>
                <w:rFonts w:hint="eastAsia"/>
              </w:rPr>
              <w:t>冲泡器故障，请重启</w:t>
            </w:r>
          </w:p>
        </w:tc>
      </w:tr>
      <w:tr w:rsidR="00933DB0" w14:paraId="12BE2D54" w14:textId="77777777">
        <w:tc>
          <w:tcPr>
            <w:tcW w:w="532" w:type="dxa"/>
            <w:vMerge/>
            <w:vAlign w:val="center"/>
          </w:tcPr>
          <w:p w14:paraId="6E9A0EF5" w14:textId="77777777" w:rsidR="00933DB0" w:rsidRDefault="00933DB0" w:rsidP="003E69E9"/>
        </w:tc>
        <w:tc>
          <w:tcPr>
            <w:tcW w:w="2155" w:type="dxa"/>
            <w:vMerge/>
          </w:tcPr>
          <w:p w14:paraId="273CB947" w14:textId="77777777" w:rsidR="00933DB0" w:rsidRDefault="00933DB0" w:rsidP="003E69E9"/>
        </w:tc>
        <w:tc>
          <w:tcPr>
            <w:tcW w:w="1158" w:type="dxa"/>
            <w:vAlign w:val="center"/>
          </w:tcPr>
          <w:p w14:paraId="5F9C9E66" w14:textId="77777777" w:rsidR="00933DB0" w:rsidRPr="000C557D" w:rsidRDefault="008845DE" w:rsidP="003E69E9">
            <w:r w:rsidRPr="000C557D">
              <w:rPr>
                <w:rFonts w:hint="eastAsia"/>
              </w:rPr>
              <w:t>5</w:t>
            </w:r>
          </w:p>
        </w:tc>
        <w:tc>
          <w:tcPr>
            <w:tcW w:w="1363" w:type="dxa"/>
          </w:tcPr>
          <w:p w14:paraId="1675A572" w14:textId="77777777" w:rsidR="00933DB0" w:rsidRPr="000C557D" w:rsidRDefault="008845DE" w:rsidP="003E69E9">
            <w:r w:rsidRPr="000C557D">
              <w:rPr>
                <w:rFonts w:hint="eastAsia"/>
              </w:rPr>
              <w:t>分向阀故障</w:t>
            </w:r>
          </w:p>
        </w:tc>
        <w:tc>
          <w:tcPr>
            <w:tcW w:w="2472" w:type="dxa"/>
          </w:tcPr>
          <w:p w14:paraId="3A58B997" w14:textId="77777777" w:rsidR="00933DB0" w:rsidRPr="000C557D" w:rsidRDefault="008845DE" w:rsidP="003E69E9">
            <w:r w:rsidRPr="000C557D">
              <w:rPr>
                <w:rFonts w:hint="eastAsia"/>
              </w:rPr>
              <w:t>分向阀警告</w:t>
            </w:r>
          </w:p>
        </w:tc>
        <w:tc>
          <w:tcPr>
            <w:tcW w:w="2162" w:type="dxa"/>
          </w:tcPr>
          <w:p w14:paraId="78D4B204" w14:textId="77777777" w:rsidR="00933DB0" w:rsidRPr="000C557D" w:rsidRDefault="008845DE" w:rsidP="003E69E9">
            <w:r w:rsidRPr="000C557D">
              <w:rPr>
                <w:rFonts w:hint="eastAsia"/>
              </w:rPr>
              <w:t>分向阀故障</w:t>
            </w:r>
          </w:p>
        </w:tc>
      </w:tr>
      <w:tr w:rsidR="00933DB0" w14:paraId="0D1D3E41" w14:textId="77777777">
        <w:tc>
          <w:tcPr>
            <w:tcW w:w="532" w:type="dxa"/>
            <w:vMerge/>
            <w:vAlign w:val="center"/>
          </w:tcPr>
          <w:p w14:paraId="24DDBC52" w14:textId="77777777" w:rsidR="00933DB0" w:rsidRDefault="00933DB0" w:rsidP="003E69E9"/>
        </w:tc>
        <w:tc>
          <w:tcPr>
            <w:tcW w:w="2155" w:type="dxa"/>
            <w:vMerge/>
          </w:tcPr>
          <w:p w14:paraId="698E503B" w14:textId="77777777" w:rsidR="00933DB0" w:rsidRDefault="00933DB0" w:rsidP="003E69E9"/>
        </w:tc>
        <w:tc>
          <w:tcPr>
            <w:tcW w:w="1158" w:type="dxa"/>
            <w:vAlign w:val="center"/>
          </w:tcPr>
          <w:p w14:paraId="13A8DB5A" w14:textId="77777777" w:rsidR="00933DB0" w:rsidRPr="000C557D" w:rsidRDefault="008845DE" w:rsidP="003E69E9">
            <w:r w:rsidRPr="000C557D">
              <w:rPr>
                <w:rFonts w:hint="eastAsia"/>
              </w:rPr>
              <w:t>6</w:t>
            </w:r>
          </w:p>
        </w:tc>
        <w:tc>
          <w:tcPr>
            <w:tcW w:w="1363" w:type="dxa"/>
          </w:tcPr>
          <w:p w14:paraId="4FF3BF18" w14:textId="77777777" w:rsidR="00933DB0" w:rsidRPr="000C557D" w:rsidRDefault="008845DE" w:rsidP="003E69E9">
            <w:r w:rsidRPr="000C557D">
              <w:rPr>
                <w:rFonts w:hint="eastAsia"/>
              </w:rPr>
              <w:t>分向阀异常</w:t>
            </w:r>
          </w:p>
        </w:tc>
        <w:tc>
          <w:tcPr>
            <w:tcW w:w="2472" w:type="dxa"/>
          </w:tcPr>
          <w:p w14:paraId="54F6ECC9" w14:textId="77777777" w:rsidR="00933DB0" w:rsidRPr="000C557D" w:rsidRDefault="008845DE" w:rsidP="003E69E9">
            <w:r w:rsidRPr="000C557D">
              <w:rPr>
                <w:rFonts w:hint="eastAsia"/>
              </w:rPr>
              <w:t>分向阀异常</w:t>
            </w:r>
          </w:p>
          <w:p w14:paraId="1FE6B888" w14:textId="77777777" w:rsidR="00933DB0" w:rsidRPr="000C557D" w:rsidRDefault="008845DE" w:rsidP="003E69E9">
            <w:r w:rsidRPr="000C557D">
              <w:rPr>
                <w:rFonts w:hint="eastAsia"/>
              </w:rPr>
              <w:t>（请联系售后，点击确认关闭屏幕</w:t>
            </w:r>
          </w:p>
        </w:tc>
        <w:tc>
          <w:tcPr>
            <w:tcW w:w="2162" w:type="dxa"/>
          </w:tcPr>
          <w:p w14:paraId="71420741" w14:textId="77777777" w:rsidR="00933DB0" w:rsidRPr="000C557D" w:rsidRDefault="008845DE" w:rsidP="003E69E9">
            <w:r w:rsidRPr="000C557D">
              <w:rPr>
                <w:rFonts w:hint="eastAsia"/>
              </w:rPr>
              <w:t>分向阀异常，请重启</w:t>
            </w:r>
          </w:p>
        </w:tc>
      </w:tr>
      <w:tr w:rsidR="00933DB0" w14:paraId="34248797" w14:textId="77777777">
        <w:tc>
          <w:tcPr>
            <w:tcW w:w="532" w:type="dxa"/>
            <w:vMerge w:val="restart"/>
            <w:vAlign w:val="center"/>
          </w:tcPr>
          <w:p w14:paraId="35E9FDFC" w14:textId="77777777" w:rsidR="00933DB0" w:rsidRDefault="008845DE" w:rsidP="003E69E9">
            <w:r>
              <w:rPr>
                <w:rFonts w:hint="eastAsia"/>
              </w:rPr>
              <w:t>1</w:t>
            </w:r>
            <w:r>
              <w:t>5</w:t>
            </w:r>
          </w:p>
        </w:tc>
        <w:tc>
          <w:tcPr>
            <w:tcW w:w="2155" w:type="dxa"/>
            <w:vMerge w:val="restart"/>
            <w:vAlign w:val="center"/>
          </w:tcPr>
          <w:p w14:paraId="6CC17320" w14:textId="77777777" w:rsidR="00933DB0" w:rsidRDefault="008845DE" w:rsidP="003E69E9">
            <w:r>
              <w:t>hotTray</w:t>
            </w:r>
          </w:p>
        </w:tc>
        <w:tc>
          <w:tcPr>
            <w:tcW w:w="1158" w:type="dxa"/>
            <w:vAlign w:val="center"/>
          </w:tcPr>
          <w:p w14:paraId="546A96DF" w14:textId="77777777" w:rsidR="00933DB0" w:rsidRDefault="008845DE" w:rsidP="003E69E9">
            <w:r>
              <w:rPr>
                <w:rFonts w:hint="eastAsia"/>
              </w:rPr>
              <w:t>1</w:t>
            </w:r>
          </w:p>
        </w:tc>
        <w:tc>
          <w:tcPr>
            <w:tcW w:w="1363" w:type="dxa"/>
          </w:tcPr>
          <w:p w14:paraId="182AD9C8" w14:textId="77777777" w:rsidR="00933DB0" w:rsidRDefault="008845DE" w:rsidP="003E69E9">
            <w:r>
              <w:rPr>
                <w:rFonts w:hint="eastAsia"/>
              </w:rPr>
              <w:t>电热盘温度异常</w:t>
            </w:r>
            <w:r>
              <w:rPr>
                <w:rFonts w:hint="eastAsia"/>
              </w:rPr>
              <w:t xml:space="preserve"> </w:t>
            </w:r>
            <w:r>
              <w:rPr>
                <w:rFonts w:hint="eastAsia"/>
              </w:rPr>
              <w:t>温度值大于阈值</w:t>
            </w:r>
          </w:p>
        </w:tc>
        <w:tc>
          <w:tcPr>
            <w:tcW w:w="2472" w:type="dxa"/>
          </w:tcPr>
          <w:p w14:paraId="3EF18F4B" w14:textId="77777777" w:rsidR="00933DB0" w:rsidRDefault="008845DE" w:rsidP="003E69E9">
            <w:r>
              <w:rPr>
                <w:rFonts w:hint="eastAsia"/>
              </w:rPr>
              <w:t>电热盘温度过高</w:t>
            </w:r>
          </w:p>
          <w:p w14:paraId="54130E94" w14:textId="77777777" w:rsidR="00933DB0" w:rsidRDefault="008845DE" w:rsidP="003E69E9">
            <w:r>
              <w:rPr>
                <w:rFonts w:hint="eastAsia"/>
              </w:rPr>
              <w:t>（请联系售后，点击确认关闭屏幕）</w:t>
            </w:r>
          </w:p>
        </w:tc>
        <w:tc>
          <w:tcPr>
            <w:tcW w:w="2162" w:type="dxa"/>
          </w:tcPr>
          <w:p w14:paraId="7A2337E7" w14:textId="77777777" w:rsidR="00933DB0" w:rsidRDefault="008845DE" w:rsidP="003E69E9">
            <w:r>
              <w:rPr>
                <w:rFonts w:hint="eastAsia"/>
              </w:rPr>
              <w:t>电热盘温度过高，请关机</w:t>
            </w:r>
          </w:p>
        </w:tc>
      </w:tr>
      <w:tr w:rsidR="00933DB0" w14:paraId="0B74430C" w14:textId="77777777">
        <w:tc>
          <w:tcPr>
            <w:tcW w:w="532" w:type="dxa"/>
            <w:vMerge/>
          </w:tcPr>
          <w:p w14:paraId="78726A45" w14:textId="77777777" w:rsidR="00933DB0" w:rsidRDefault="00933DB0" w:rsidP="003E69E9"/>
        </w:tc>
        <w:tc>
          <w:tcPr>
            <w:tcW w:w="2155" w:type="dxa"/>
            <w:vMerge/>
          </w:tcPr>
          <w:p w14:paraId="5863BEAB" w14:textId="77777777" w:rsidR="00933DB0" w:rsidRDefault="00933DB0" w:rsidP="003E69E9"/>
        </w:tc>
        <w:tc>
          <w:tcPr>
            <w:tcW w:w="1158" w:type="dxa"/>
            <w:vAlign w:val="center"/>
          </w:tcPr>
          <w:p w14:paraId="05968BA7" w14:textId="77777777" w:rsidR="00933DB0" w:rsidRDefault="008845DE" w:rsidP="003E69E9">
            <w:r>
              <w:rPr>
                <w:rFonts w:hint="eastAsia"/>
              </w:rPr>
              <w:t>2</w:t>
            </w:r>
          </w:p>
        </w:tc>
        <w:tc>
          <w:tcPr>
            <w:tcW w:w="1363" w:type="dxa"/>
          </w:tcPr>
          <w:p w14:paraId="7B783DDC" w14:textId="77777777" w:rsidR="00933DB0" w:rsidRDefault="008845DE" w:rsidP="003E69E9">
            <w:r>
              <w:rPr>
                <w:rFonts w:hint="eastAsia"/>
              </w:rPr>
              <w:t>电热盘温度异常</w:t>
            </w:r>
            <w:r>
              <w:rPr>
                <w:rFonts w:hint="eastAsia"/>
              </w:rPr>
              <w:t xml:space="preserve"> </w:t>
            </w:r>
            <w:r>
              <w:rPr>
                <w:rFonts w:hint="eastAsia"/>
              </w:rPr>
              <w:t>温度值小于阈值</w:t>
            </w:r>
          </w:p>
        </w:tc>
        <w:tc>
          <w:tcPr>
            <w:tcW w:w="2472" w:type="dxa"/>
          </w:tcPr>
          <w:p w14:paraId="4EEA29F7" w14:textId="77777777" w:rsidR="00933DB0" w:rsidRDefault="008845DE" w:rsidP="003E69E9">
            <w:r>
              <w:rPr>
                <w:rFonts w:hint="eastAsia"/>
              </w:rPr>
              <w:t>电热盘温度过低</w:t>
            </w:r>
          </w:p>
          <w:p w14:paraId="0858CB1D" w14:textId="77777777" w:rsidR="00933DB0" w:rsidRDefault="008845DE" w:rsidP="003E69E9">
            <w:r>
              <w:rPr>
                <w:rFonts w:hint="eastAsia"/>
              </w:rPr>
              <w:t>（请联系售后，点击确认关闭屏幕）</w:t>
            </w:r>
          </w:p>
        </w:tc>
        <w:tc>
          <w:tcPr>
            <w:tcW w:w="2162" w:type="dxa"/>
          </w:tcPr>
          <w:p w14:paraId="5174DDF8" w14:textId="77777777" w:rsidR="00933DB0" w:rsidRDefault="008845DE" w:rsidP="003E69E9">
            <w:r>
              <w:rPr>
                <w:rFonts w:hint="eastAsia"/>
              </w:rPr>
              <w:t>电热盘温度过低，请关机</w:t>
            </w:r>
          </w:p>
        </w:tc>
      </w:tr>
      <w:tr w:rsidR="00933DB0" w14:paraId="38A3142A" w14:textId="77777777">
        <w:tc>
          <w:tcPr>
            <w:tcW w:w="532" w:type="dxa"/>
            <w:vMerge/>
          </w:tcPr>
          <w:p w14:paraId="063CCF92" w14:textId="77777777" w:rsidR="00933DB0" w:rsidRDefault="00933DB0" w:rsidP="003E69E9"/>
        </w:tc>
        <w:tc>
          <w:tcPr>
            <w:tcW w:w="2155" w:type="dxa"/>
            <w:vMerge/>
          </w:tcPr>
          <w:p w14:paraId="65F3CDF5" w14:textId="77777777" w:rsidR="00933DB0" w:rsidRDefault="00933DB0" w:rsidP="003E69E9"/>
        </w:tc>
        <w:tc>
          <w:tcPr>
            <w:tcW w:w="1158" w:type="dxa"/>
            <w:vAlign w:val="center"/>
          </w:tcPr>
          <w:p w14:paraId="55311981" w14:textId="77777777" w:rsidR="00933DB0" w:rsidRDefault="008845DE" w:rsidP="003E69E9">
            <w:r>
              <w:rPr>
                <w:rFonts w:hint="eastAsia"/>
              </w:rPr>
              <w:t>3</w:t>
            </w:r>
          </w:p>
        </w:tc>
        <w:tc>
          <w:tcPr>
            <w:tcW w:w="1363" w:type="dxa"/>
          </w:tcPr>
          <w:p w14:paraId="57AC3A1C" w14:textId="77777777" w:rsidR="00933DB0" w:rsidRDefault="008845DE" w:rsidP="003E69E9">
            <w:r>
              <w:rPr>
                <w:rFonts w:hint="eastAsia"/>
              </w:rPr>
              <w:t>蒸汽温度低正在加热，相关饮品无法制作</w:t>
            </w:r>
          </w:p>
        </w:tc>
        <w:tc>
          <w:tcPr>
            <w:tcW w:w="2472" w:type="dxa"/>
          </w:tcPr>
          <w:p w14:paraId="053E329F" w14:textId="77777777" w:rsidR="00933DB0" w:rsidRDefault="008845DE" w:rsidP="003E69E9">
            <w:r>
              <w:rPr>
                <w:rFonts w:hint="eastAsia"/>
              </w:rPr>
              <w:t>蒸汽系统温度低正在加热</w:t>
            </w:r>
          </w:p>
        </w:tc>
        <w:tc>
          <w:tcPr>
            <w:tcW w:w="2162" w:type="dxa"/>
          </w:tcPr>
          <w:p w14:paraId="3E28A733" w14:textId="77777777" w:rsidR="00933DB0" w:rsidRDefault="008845DE" w:rsidP="003E69E9">
            <w:r>
              <w:rPr>
                <w:rFonts w:hint="eastAsia"/>
              </w:rPr>
              <w:t>蒸汽温度低，正在加热，请等待</w:t>
            </w:r>
          </w:p>
        </w:tc>
      </w:tr>
      <w:tr w:rsidR="00933DB0" w14:paraId="0C8B0FC2" w14:textId="77777777">
        <w:tc>
          <w:tcPr>
            <w:tcW w:w="532" w:type="dxa"/>
            <w:vMerge/>
          </w:tcPr>
          <w:p w14:paraId="6349516B" w14:textId="77777777" w:rsidR="00933DB0" w:rsidRDefault="00933DB0" w:rsidP="003E69E9"/>
        </w:tc>
        <w:tc>
          <w:tcPr>
            <w:tcW w:w="2155" w:type="dxa"/>
            <w:vMerge/>
          </w:tcPr>
          <w:p w14:paraId="0EC55EA0" w14:textId="77777777" w:rsidR="00933DB0" w:rsidRDefault="00933DB0" w:rsidP="003E69E9"/>
        </w:tc>
        <w:tc>
          <w:tcPr>
            <w:tcW w:w="1158" w:type="dxa"/>
            <w:vAlign w:val="center"/>
          </w:tcPr>
          <w:p w14:paraId="44CBD10E" w14:textId="77777777" w:rsidR="00933DB0" w:rsidRDefault="008845DE" w:rsidP="003E69E9">
            <w:r>
              <w:rPr>
                <w:rFonts w:hint="eastAsia"/>
              </w:rPr>
              <w:t>4</w:t>
            </w:r>
          </w:p>
        </w:tc>
        <w:tc>
          <w:tcPr>
            <w:tcW w:w="1363" w:type="dxa"/>
          </w:tcPr>
          <w:p w14:paraId="5A1FD103" w14:textId="77777777" w:rsidR="00933DB0" w:rsidRDefault="008845DE" w:rsidP="003E69E9">
            <w:r>
              <w:rPr>
                <w:rFonts w:hint="eastAsia"/>
              </w:rPr>
              <w:t>电热盘温度异常</w:t>
            </w:r>
            <w:r>
              <w:rPr>
                <w:rFonts w:hint="eastAsia"/>
              </w:rPr>
              <w:t xml:space="preserve"> </w:t>
            </w:r>
            <w:r>
              <w:rPr>
                <w:rFonts w:hint="eastAsia"/>
              </w:rPr>
              <w:t>加热期间单位时间内温度变化大于阈值</w:t>
            </w:r>
          </w:p>
        </w:tc>
        <w:tc>
          <w:tcPr>
            <w:tcW w:w="2472" w:type="dxa"/>
          </w:tcPr>
          <w:p w14:paraId="11A25282" w14:textId="77777777" w:rsidR="00933DB0" w:rsidRDefault="008845DE" w:rsidP="003E69E9">
            <w:r>
              <w:rPr>
                <w:rFonts w:hint="eastAsia"/>
              </w:rPr>
              <w:t>电热盘加热过快</w:t>
            </w:r>
          </w:p>
          <w:p w14:paraId="1B4406B7" w14:textId="77777777" w:rsidR="00933DB0" w:rsidRDefault="008845DE" w:rsidP="003E69E9">
            <w:r>
              <w:rPr>
                <w:rFonts w:hint="eastAsia"/>
              </w:rPr>
              <w:t>（请联系售后，点击确认关闭屏幕）</w:t>
            </w:r>
          </w:p>
        </w:tc>
        <w:tc>
          <w:tcPr>
            <w:tcW w:w="2162" w:type="dxa"/>
          </w:tcPr>
          <w:p w14:paraId="1BC26AE2" w14:textId="77777777" w:rsidR="00933DB0" w:rsidRDefault="008845DE" w:rsidP="003E69E9">
            <w:r>
              <w:rPr>
                <w:rFonts w:hint="eastAsia"/>
              </w:rPr>
              <w:t>电热盘加热过快，请关机</w:t>
            </w:r>
          </w:p>
        </w:tc>
      </w:tr>
      <w:tr w:rsidR="00933DB0" w14:paraId="09F92CE4" w14:textId="77777777">
        <w:tc>
          <w:tcPr>
            <w:tcW w:w="532" w:type="dxa"/>
            <w:vMerge/>
          </w:tcPr>
          <w:p w14:paraId="4DE84D08" w14:textId="77777777" w:rsidR="00933DB0" w:rsidRDefault="00933DB0" w:rsidP="003E69E9"/>
        </w:tc>
        <w:tc>
          <w:tcPr>
            <w:tcW w:w="2155" w:type="dxa"/>
            <w:vMerge/>
          </w:tcPr>
          <w:p w14:paraId="63E017A7" w14:textId="77777777" w:rsidR="00933DB0" w:rsidRDefault="00933DB0" w:rsidP="003E69E9"/>
        </w:tc>
        <w:tc>
          <w:tcPr>
            <w:tcW w:w="1158" w:type="dxa"/>
            <w:vAlign w:val="center"/>
          </w:tcPr>
          <w:p w14:paraId="26F84327" w14:textId="77777777" w:rsidR="00933DB0" w:rsidRDefault="008845DE" w:rsidP="003E69E9">
            <w:r>
              <w:rPr>
                <w:rFonts w:hint="eastAsia"/>
              </w:rPr>
              <w:t>5</w:t>
            </w:r>
          </w:p>
        </w:tc>
        <w:tc>
          <w:tcPr>
            <w:tcW w:w="1363" w:type="dxa"/>
          </w:tcPr>
          <w:p w14:paraId="1D34EEB6" w14:textId="77777777" w:rsidR="00933DB0" w:rsidRDefault="008845DE" w:rsidP="003E69E9">
            <w:r>
              <w:rPr>
                <w:rFonts w:hint="eastAsia"/>
              </w:rPr>
              <w:t>电热盘温度异常</w:t>
            </w:r>
            <w:r>
              <w:rPr>
                <w:rFonts w:hint="eastAsia"/>
              </w:rPr>
              <w:t xml:space="preserve"> </w:t>
            </w:r>
            <w:r>
              <w:rPr>
                <w:rFonts w:hint="eastAsia"/>
              </w:rPr>
              <w:t>加热期间单位时间内温度变化小于阈值</w:t>
            </w:r>
          </w:p>
        </w:tc>
        <w:tc>
          <w:tcPr>
            <w:tcW w:w="2472" w:type="dxa"/>
          </w:tcPr>
          <w:p w14:paraId="12B670CB" w14:textId="77777777" w:rsidR="00933DB0" w:rsidRDefault="008845DE" w:rsidP="003E69E9">
            <w:r>
              <w:rPr>
                <w:rFonts w:hint="eastAsia"/>
              </w:rPr>
              <w:t>电热盘加热过慢</w:t>
            </w:r>
          </w:p>
          <w:p w14:paraId="7C11E9D1" w14:textId="77777777" w:rsidR="00933DB0" w:rsidRDefault="008845DE" w:rsidP="003E69E9">
            <w:r>
              <w:rPr>
                <w:rFonts w:hint="eastAsia"/>
              </w:rPr>
              <w:t>（请联系售后，点击确认关闭屏幕）</w:t>
            </w:r>
          </w:p>
        </w:tc>
        <w:tc>
          <w:tcPr>
            <w:tcW w:w="2162" w:type="dxa"/>
          </w:tcPr>
          <w:p w14:paraId="56440178" w14:textId="77777777" w:rsidR="00933DB0" w:rsidRDefault="008845DE" w:rsidP="003E69E9">
            <w:r>
              <w:rPr>
                <w:rFonts w:hint="eastAsia"/>
              </w:rPr>
              <w:t>电热盘加热过慢，请关机</w:t>
            </w:r>
          </w:p>
        </w:tc>
      </w:tr>
      <w:tr w:rsidR="00933DB0" w14:paraId="650DB731" w14:textId="77777777">
        <w:tc>
          <w:tcPr>
            <w:tcW w:w="532" w:type="dxa"/>
            <w:vMerge/>
          </w:tcPr>
          <w:p w14:paraId="373BE791" w14:textId="77777777" w:rsidR="00933DB0" w:rsidRDefault="00933DB0" w:rsidP="003E69E9"/>
        </w:tc>
        <w:tc>
          <w:tcPr>
            <w:tcW w:w="2155" w:type="dxa"/>
            <w:vMerge/>
          </w:tcPr>
          <w:p w14:paraId="102F7D1F" w14:textId="77777777" w:rsidR="00933DB0" w:rsidRDefault="00933DB0" w:rsidP="003E69E9"/>
        </w:tc>
        <w:tc>
          <w:tcPr>
            <w:tcW w:w="1158" w:type="dxa"/>
            <w:vAlign w:val="center"/>
          </w:tcPr>
          <w:p w14:paraId="08DFC0C4" w14:textId="77777777" w:rsidR="00933DB0" w:rsidRDefault="008845DE" w:rsidP="003E69E9">
            <w:r>
              <w:t>6</w:t>
            </w:r>
          </w:p>
        </w:tc>
        <w:tc>
          <w:tcPr>
            <w:tcW w:w="1363" w:type="dxa"/>
          </w:tcPr>
          <w:p w14:paraId="0AF2E304" w14:textId="77777777" w:rsidR="00933DB0" w:rsidRDefault="008845DE" w:rsidP="003E69E9">
            <w:r>
              <w:rPr>
                <w:rFonts w:hint="eastAsia"/>
              </w:rPr>
              <w:t>咖啡电热盘温度异常</w:t>
            </w:r>
            <w:r>
              <w:rPr>
                <w:rFonts w:hint="eastAsia"/>
              </w:rPr>
              <w:t xml:space="preserve"> </w:t>
            </w:r>
            <w:r>
              <w:rPr>
                <w:rFonts w:hint="eastAsia"/>
              </w:rPr>
              <w:t>温度值大于阈值</w:t>
            </w:r>
          </w:p>
        </w:tc>
        <w:tc>
          <w:tcPr>
            <w:tcW w:w="2472" w:type="dxa"/>
          </w:tcPr>
          <w:p w14:paraId="22FBD2B1" w14:textId="77777777" w:rsidR="00933DB0" w:rsidRDefault="008845DE" w:rsidP="003E69E9">
            <w:r>
              <w:rPr>
                <w:rFonts w:hint="eastAsia"/>
              </w:rPr>
              <w:t>咖啡电热盘温度过高</w:t>
            </w:r>
          </w:p>
          <w:p w14:paraId="31CE99A8" w14:textId="77777777" w:rsidR="00933DB0" w:rsidRDefault="008845DE" w:rsidP="003E69E9">
            <w:r>
              <w:rPr>
                <w:rFonts w:hint="eastAsia"/>
              </w:rPr>
              <w:t>（请联系售后，点击确认关闭屏幕）</w:t>
            </w:r>
          </w:p>
        </w:tc>
        <w:tc>
          <w:tcPr>
            <w:tcW w:w="2162" w:type="dxa"/>
          </w:tcPr>
          <w:p w14:paraId="5DE99533" w14:textId="77777777" w:rsidR="00933DB0" w:rsidRDefault="008845DE" w:rsidP="003E69E9">
            <w:r>
              <w:rPr>
                <w:rFonts w:hint="eastAsia"/>
              </w:rPr>
              <w:t>咖啡电热盘温度过高，请关机</w:t>
            </w:r>
          </w:p>
        </w:tc>
      </w:tr>
      <w:tr w:rsidR="00933DB0" w14:paraId="146870FE" w14:textId="77777777">
        <w:tc>
          <w:tcPr>
            <w:tcW w:w="532" w:type="dxa"/>
            <w:vMerge/>
          </w:tcPr>
          <w:p w14:paraId="5A39C1B2" w14:textId="77777777" w:rsidR="00933DB0" w:rsidRDefault="00933DB0" w:rsidP="003E69E9"/>
        </w:tc>
        <w:tc>
          <w:tcPr>
            <w:tcW w:w="2155" w:type="dxa"/>
            <w:vMerge/>
          </w:tcPr>
          <w:p w14:paraId="74C89CE8" w14:textId="77777777" w:rsidR="00933DB0" w:rsidRDefault="00933DB0" w:rsidP="003E69E9"/>
        </w:tc>
        <w:tc>
          <w:tcPr>
            <w:tcW w:w="1158" w:type="dxa"/>
            <w:vAlign w:val="center"/>
          </w:tcPr>
          <w:p w14:paraId="4F3868EA" w14:textId="77777777" w:rsidR="00933DB0" w:rsidRDefault="008845DE" w:rsidP="003E69E9">
            <w:r>
              <w:t>7</w:t>
            </w:r>
          </w:p>
        </w:tc>
        <w:tc>
          <w:tcPr>
            <w:tcW w:w="1363" w:type="dxa"/>
          </w:tcPr>
          <w:p w14:paraId="421DC3EE" w14:textId="77777777" w:rsidR="00933DB0" w:rsidRDefault="008845DE" w:rsidP="003E69E9">
            <w:r>
              <w:rPr>
                <w:rFonts w:hint="eastAsia"/>
              </w:rPr>
              <w:t>咖啡电热盘温度异常</w:t>
            </w:r>
            <w:r>
              <w:rPr>
                <w:rFonts w:hint="eastAsia"/>
              </w:rPr>
              <w:t xml:space="preserve"> </w:t>
            </w:r>
            <w:r>
              <w:rPr>
                <w:rFonts w:hint="eastAsia"/>
              </w:rPr>
              <w:t>温度值小于阈值</w:t>
            </w:r>
          </w:p>
        </w:tc>
        <w:tc>
          <w:tcPr>
            <w:tcW w:w="2472" w:type="dxa"/>
          </w:tcPr>
          <w:p w14:paraId="0AF26305" w14:textId="77777777" w:rsidR="00933DB0" w:rsidRDefault="008845DE" w:rsidP="003E69E9">
            <w:r>
              <w:rPr>
                <w:rFonts w:hint="eastAsia"/>
              </w:rPr>
              <w:t>咖啡电热盘温度过低</w:t>
            </w:r>
          </w:p>
          <w:p w14:paraId="0FCD7D54" w14:textId="77777777" w:rsidR="00933DB0" w:rsidRDefault="008845DE" w:rsidP="003E69E9">
            <w:r>
              <w:rPr>
                <w:rFonts w:hint="eastAsia"/>
              </w:rPr>
              <w:t>（请联系售后，点击确认关闭屏幕）</w:t>
            </w:r>
          </w:p>
        </w:tc>
        <w:tc>
          <w:tcPr>
            <w:tcW w:w="2162" w:type="dxa"/>
          </w:tcPr>
          <w:p w14:paraId="594DB011" w14:textId="77777777" w:rsidR="00933DB0" w:rsidRDefault="008845DE" w:rsidP="003E69E9">
            <w:r>
              <w:rPr>
                <w:rFonts w:hint="eastAsia"/>
              </w:rPr>
              <w:t>咖啡电热盘温度过低，请关机</w:t>
            </w:r>
          </w:p>
        </w:tc>
      </w:tr>
      <w:tr w:rsidR="00933DB0" w14:paraId="5B5C0DF1" w14:textId="77777777">
        <w:tc>
          <w:tcPr>
            <w:tcW w:w="532" w:type="dxa"/>
            <w:vMerge/>
          </w:tcPr>
          <w:p w14:paraId="05C37A92" w14:textId="77777777" w:rsidR="00933DB0" w:rsidRDefault="00933DB0" w:rsidP="003E69E9"/>
        </w:tc>
        <w:tc>
          <w:tcPr>
            <w:tcW w:w="2155" w:type="dxa"/>
            <w:vMerge/>
          </w:tcPr>
          <w:p w14:paraId="3741F2A7" w14:textId="77777777" w:rsidR="00933DB0" w:rsidRDefault="00933DB0" w:rsidP="003E69E9"/>
        </w:tc>
        <w:tc>
          <w:tcPr>
            <w:tcW w:w="1158" w:type="dxa"/>
            <w:vAlign w:val="center"/>
          </w:tcPr>
          <w:p w14:paraId="7806D2AC" w14:textId="77777777" w:rsidR="00933DB0" w:rsidRDefault="008845DE" w:rsidP="003E69E9">
            <w:r>
              <w:t>8</w:t>
            </w:r>
          </w:p>
        </w:tc>
        <w:tc>
          <w:tcPr>
            <w:tcW w:w="1363" w:type="dxa"/>
          </w:tcPr>
          <w:p w14:paraId="38CD00CD" w14:textId="77777777" w:rsidR="00933DB0" w:rsidRDefault="008845DE" w:rsidP="003E69E9">
            <w:r>
              <w:rPr>
                <w:rFonts w:hint="eastAsia"/>
              </w:rPr>
              <w:t>咖啡温度低正在加热，相关饮品无法制作</w:t>
            </w:r>
          </w:p>
        </w:tc>
        <w:tc>
          <w:tcPr>
            <w:tcW w:w="2472" w:type="dxa"/>
          </w:tcPr>
          <w:p w14:paraId="2BA49D1A" w14:textId="77777777" w:rsidR="00933DB0" w:rsidRDefault="008845DE" w:rsidP="003E69E9">
            <w:r>
              <w:rPr>
                <w:rFonts w:hint="eastAsia"/>
              </w:rPr>
              <w:t>咖啡电热盘温度低正在加热</w:t>
            </w:r>
          </w:p>
        </w:tc>
        <w:tc>
          <w:tcPr>
            <w:tcW w:w="2162" w:type="dxa"/>
          </w:tcPr>
          <w:p w14:paraId="652BC61C" w14:textId="77777777" w:rsidR="00933DB0" w:rsidRDefault="008845DE" w:rsidP="003E69E9">
            <w:r>
              <w:rPr>
                <w:rFonts w:hint="eastAsia"/>
              </w:rPr>
              <w:t>咖啡电热盘温度低，正在加热，请等待</w:t>
            </w:r>
          </w:p>
        </w:tc>
      </w:tr>
      <w:tr w:rsidR="00933DB0" w14:paraId="5ECD9171" w14:textId="77777777">
        <w:tc>
          <w:tcPr>
            <w:tcW w:w="532" w:type="dxa"/>
            <w:vMerge/>
          </w:tcPr>
          <w:p w14:paraId="758FB45C" w14:textId="77777777" w:rsidR="00933DB0" w:rsidRDefault="00933DB0" w:rsidP="003E69E9"/>
        </w:tc>
        <w:tc>
          <w:tcPr>
            <w:tcW w:w="2155" w:type="dxa"/>
            <w:vMerge/>
          </w:tcPr>
          <w:p w14:paraId="25071726" w14:textId="77777777" w:rsidR="00933DB0" w:rsidRDefault="00933DB0" w:rsidP="003E69E9"/>
        </w:tc>
        <w:tc>
          <w:tcPr>
            <w:tcW w:w="1158" w:type="dxa"/>
            <w:vAlign w:val="center"/>
          </w:tcPr>
          <w:p w14:paraId="1C0FCBAC" w14:textId="77777777" w:rsidR="00933DB0" w:rsidRDefault="008845DE" w:rsidP="003E69E9">
            <w:r>
              <w:t>9</w:t>
            </w:r>
          </w:p>
        </w:tc>
        <w:tc>
          <w:tcPr>
            <w:tcW w:w="1363" w:type="dxa"/>
          </w:tcPr>
          <w:p w14:paraId="2505482C" w14:textId="77777777" w:rsidR="00933DB0" w:rsidRDefault="008845DE" w:rsidP="003E69E9">
            <w:r>
              <w:rPr>
                <w:rFonts w:hint="eastAsia"/>
              </w:rPr>
              <w:t>咖啡电热盘温度异常</w:t>
            </w:r>
            <w:r>
              <w:rPr>
                <w:rFonts w:hint="eastAsia"/>
              </w:rPr>
              <w:t xml:space="preserve"> </w:t>
            </w:r>
            <w:r>
              <w:rPr>
                <w:rFonts w:hint="eastAsia"/>
              </w:rPr>
              <w:t>加热期间单位时间内温度变化大于阈值</w:t>
            </w:r>
          </w:p>
        </w:tc>
        <w:tc>
          <w:tcPr>
            <w:tcW w:w="2472" w:type="dxa"/>
          </w:tcPr>
          <w:p w14:paraId="56AE8CC9" w14:textId="77777777" w:rsidR="00933DB0" w:rsidRDefault="008845DE" w:rsidP="003E69E9">
            <w:r>
              <w:rPr>
                <w:rFonts w:hint="eastAsia"/>
              </w:rPr>
              <w:t>咖啡电热盘加热过快</w:t>
            </w:r>
          </w:p>
          <w:p w14:paraId="015BDBD5" w14:textId="77777777" w:rsidR="00933DB0" w:rsidRDefault="008845DE" w:rsidP="003E69E9">
            <w:r>
              <w:rPr>
                <w:rFonts w:hint="eastAsia"/>
              </w:rPr>
              <w:t>（请联系售后，点击确认关闭屏幕）</w:t>
            </w:r>
          </w:p>
        </w:tc>
        <w:tc>
          <w:tcPr>
            <w:tcW w:w="2162" w:type="dxa"/>
          </w:tcPr>
          <w:p w14:paraId="3C0D2191" w14:textId="77777777" w:rsidR="00933DB0" w:rsidRDefault="008845DE" w:rsidP="003E69E9">
            <w:r>
              <w:rPr>
                <w:rFonts w:hint="eastAsia"/>
              </w:rPr>
              <w:t>咖啡电热盘加热过快，请关机</w:t>
            </w:r>
          </w:p>
        </w:tc>
      </w:tr>
      <w:tr w:rsidR="00933DB0" w14:paraId="5928030C" w14:textId="77777777">
        <w:tc>
          <w:tcPr>
            <w:tcW w:w="532" w:type="dxa"/>
            <w:vMerge/>
          </w:tcPr>
          <w:p w14:paraId="0F517239" w14:textId="77777777" w:rsidR="00933DB0" w:rsidRDefault="00933DB0" w:rsidP="003E69E9"/>
        </w:tc>
        <w:tc>
          <w:tcPr>
            <w:tcW w:w="2155" w:type="dxa"/>
            <w:vMerge/>
          </w:tcPr>
          <w:p w14:paraId="4297A3D6" w14:textId="77777777" w:rsidR="00933DB0" w:rsidRDefault="00933DB0" w:rsidP="003E69E9"/>
        </w:tc>
        <w:tc>
          <w:tcPr>
            <w:tcW w:w="1158" w:type="dxa"/>
            <w:vAlign w:val="center"/>
          </w:tcPr>
          <w:p w14:paraId="4E752C3F" w14:textId="77777777" w:rsidR="00933DB0" w:rsidRDefault="008845DE" w:rsidP="003E69E9">
            <w:r>
              <w:t>10</w:t>
            </w:r>
          </w:p>
        </w:tc>
        <w:tc>
          <w:tcPr>
            <w:tcW w:w="1363" w:type="dxa"/>
          </w:tcPr>
          <w:p w14:paraId="002F4F1F" w14:textId="77777777" w:rsidR="00933DB0" w:rsidRDefault="008845DE" w:rsidP="003E69E9">
            <w:r>
              <w:rPr>
                <w:rFonts w:hint="eastAsia"/>
              </w:rPr>
              <w:t>咖啡电热盘温度异常</w:t>
            </w:r>
            <w:r>
              <w:rPr>
                <w:rFonts w:hint="eastAsia"/>
              </w:rPr>
              <w:t xml:space="preserve"> </w:t>
            </w:r>
            <w:r>
              <w:rPr>
                <w:rFonts w:hint="eastAsia"/>
              </w:rPr>
              <w:t>加热期间单位时间内温度变化小于阈值</w:t>
            </w:r>
          </w:p>
        </w:tc>
        <w:tc>
          <w:tcPr>
            <w:tcW w:w="2472" w:type="dxa"/>
          </w:tcPr>
          <w:p w14:paraId="31FB10C2" w14:textId="77777777" w:rsidR="00933DB0" w:rsidRDefault="008845DE" w:rsidP="003E69E9">
            <w:r>
              <w:rPr>
                <w:rFonts w:hint="eastAsia"/>
              </w:rPr>
              <w:t>咖啡电热盘加热过慢</w:t>
            </w:r>
          </w:p>
          <w:p w14:paraId="07BEBAAC" w14:textId="77777777" w:rsidR="00933DB0" w:rsidRDefault="008845DE" w:rsidP="003E69E9">
            <w:r>
              <w:rPr>
                <w:rFonts w:hint="eastAsia"/>
              </w:rPr>
              <w:t>（请联系售后，点击确认关闭屏幕）</w:t>
            </w:r>
          </w:p>
        </w:tc>
        <w:tc>
          <w:tcPr>
            <w:tcW w:w="2162" w:type="dxa"/>
          </w:tcPr>
          <w:p w14:paraId="3B0C1254" w14:textId="77777777" w:rsidR="00933DB0" w:rsidRDefault="008845DE" w:rsidP="003E69E9">
            <w:r>
              <w:rPr>
                <w:rFonts w:hint="eastAsia"/>
              </w:rPr>
              <w:t>咖啡电热盘加热过慢，请关机</w:t>
            </w:r>
          </w:p>
        </w:tc>
      </w:tr>
      <w:tr w:rsidR="00933DB0" w14:paraId="1E452F53" w14:textId="77777777">
        <w:tc>
          <w:tcPr>
            <w:tcW w:w="532" w:type="dxa"/>
            <w:vMerge/>
          </w:tcPr>
          <w:p w14:paraId="6F09B7BA" w14:textId="77777777" w:rsidR="00933DB0" w:rsidRDefault="00933DB0" w:rsidP="003E69E9"/>
        </w:tc>
        <w:tc>
          <w:tcPr>
            <w:tcW w:w="2155" w:type="dxa"/>
            <w:vMerge/>
          </w:tcPr>
          <w:p w14:paraId="62DA48A3" w14:textId="77777777" w:rsidR="00933DB0" w:rsidRDefault="00933DB0" w:rsidP="003E69E9"/>
        </w:tc>
        <w:tc>
          <w:tcPr>
            <w:tcW w:w="1158" w:type="dxa"/>
            <w:vAlign w:val="center"/>
          </w:tcPr>
          <w:p w14:paraId="6B218EF9" w14:textId="77777777" w:rsidR="00933DB0" w:rsidRDefault="008845DE" w:rsidP="003E69E9">
            <w:r>
              <w:t>11</w:t>
            </w:r>
          </w:p>
        </w:tc>
        <w:tc>
          <w:tcPr>
            <w:tcW w:w="1363" w:type="dxa"/>
          </w:tcPr>
          <w:p w14:paraId="0176C6AB" w14:textId="77777777" w:rsidR="00933DB0" w:rsidRDefault="008845DE" w:rsidP="003E69E9">
            <w:r>
              <w:rPr>
                <w:rFonts w:hint="eastAsia"/>
              </w:rPr>
              <w:t>蒸汽电热盘温度异常</w:t>
            </w:r>
            <w:r>
              <w:rPr>
                <w:rFonts w:hint="eastAsia"/>
              </w:rPr>
              <w:t xml:space="preserve"> </w:t>
            </w:r>
            <w:r>
              <w:rPr>
                <w:rFonts w:hint="eastAsia"/>
              </w:rPr>
              <w:t>温度值大于阈值</w:t>
            </w:r>
          </w:p>
        </w:tc>
        <w:tc>
          <w:tcPr>
            <w:tcW w:w="2472" w:type="dxa"/>
          </w:tcPr>
          <w:p w14:paraId="44B04A4A" w14:textId="77777777" w:rsidR="00933DB0" w:rsidRDefault="008845DE" w:rsidP="003E69E9">
            <w:r>
              <w:rPr>
                <w:rFonts w:hint="eastAsia"/>
              </w:rPr>
              <w:t>蒸汽电热盘温度过高</w:t>
            </w:r>
          </w:p>
          <w:p w14:paraId="3A1ECD41" w14:textId="77777777" w:rsidR="00933DB0" w:rsidRDefault="008845DE" w:rsidP="003E69E9">
            <w:r>
              <w:rPr>
                <w:rFonts w:hint="eastAsia"/>
              </w:rPr>
              <w:t>（请联系售后，点击确认关闭屏幕）</w:t>
            </w:r>
          </w:p>
        </w:tc>
        <w:tc>
          <w:tcPr>
            <w:tcW w:w="2162" w:type="dxa"/>
          </w:tcPr>
          <w:p w14:paraId="4AB509C9" w14:textId="77777777" w:rsidR="00933DB0" w:rsidRDefault="008845DE" w:rsidP="003E69E9">
            <w:r>
              <w:rPr>
                <w:rFonts w:hint="eastAsia"/>
              </w:rPr>
              <w:t>蒸汽电热盘温度过高，请关机</w:t>
            </w:r>
          </w:p>
        </w:tc>
      </w:tr>
      <w:tr w:rsidR="00933DB0" w14:paraId="12DE2702" w14:textId="77777777">
        <w:tc>
          <w:tcPr>
            <w:tcW w:w="532" w:type="dxa"/>
            <w:vMerge/>
          </w:tcPr>
          <w:p w14:paraId="5F354BAE" w14:textId="77777777" w:rsidR="00933DB0" w:rsidRDefault="00933DB0" w:rsidP="003E69E9"/>
        </w:tc>
        <w:tc>
          <w:tcPr>
            <w:tcW w:w="2155" w:type="dxa"/>
            <w:vMerge/>
          </w:tcPr>
          <w:p w14:paraId="1AA54BD2" w14:textId="77777777" w:rsidR="00933DB0" w:rsidRDefault="00933DB0" w:rsidP="003E69E9"/>
        </w:tc>
        <w:tc>
          <w:tcPr>
            <w:tcW w:w="1158" w:type="dxa"/>
            <w:vAlign w:val="center"/>
          </w:tcPr>
          <w:p w14:paraId="525A898F" w14:textId="77777777" w:rsidR="00933DB0" w:rsidRDefault="008845DE" w:rsidP="003E69E9">
            <w:r>
              <w:t>12</w:t>
            </w:r>
          </w:p>
        </w:tc>
        <w:tc>
          <w:tcPr>
            <w:tcW w:w="1363" w:type="dxa"/>
          </w:tcPr>
          <w:p w14:paraId="765C1DB8" w14:textId="77777777" w:rsidR="00933DB0" w:rsidRDefault="008845DE" w:rsidP="003E69E9">
            <w:r>
              <w:rPr>
                <w:rFonts w:hint="eastAsia"/>
              </w:rPr>
              <w:t>蒸汽电热盘温度异常</w:t>
            </w:r>
            <w:r>
              <w:rPr>
                <w:rFonts w:hint="eastAsia"/>
              </w:rPr>
              <w:t xml:space="preserve"> </w:t>
            </w:r>
            <w:r>
              <w:rPr>
                <w:rFonts w:hint="eastAsia"/>
              </w:rPr>
              <w:t>温度值小于阈值</w:t>
            </w:r>
          </w:p>
        </w:tc>
        <w:tc>
          <w:tcPr>
            <w:tcW w:w="2472" w:type="dxa"/>
          </w:tcPr>
          <w:p w14:paraId="46ED15D4" w14:textId="77777777" w:rsidR="00933DB0" w:rsidRDefault="008845DE" w:rsidP="003E69E9">
            <w:r>
              <w:rPr>
                <w:rFonts w:hint="eastAsia"/>
              </w:rPr>
              <w:t>蒸汽电热盘温度过低</w:t>
            </w:r>
          </w:p>
          <w:p w14:paraId="106B34C5" w14:textId="77777777" w:rsidR="00933DB0" w:rsidRDefault="008845DE" w:rsidP="003E69E9">
            <w:r>
              <w:rPr>
                <w:rFonts w:hint="eastAsia"/>
              </w:rPr>
              <w:t>（请联系售后，点击确认关闭屏幕）</w:t>
            </w:r>
          </w:p>
        </w:tc>
        <w:tc>
          <w:tcPr>
            <w:tcW w:w="2162" w:type="dxa"/>
          </w:tcPr>
          <w:p w14:paraId="7BD4195E" w14:textId="77777777" w:rsidR="00933DB0" w:rsidRDefault="008845DE" w:rsidP="003E69E9">
            <w:r>
              <w:rPr>
                <w:rFonts w:hint="eastAsia"/>
              </w:rPr>
              <w:t>蒸汽电热盘温度过低，请关机</w:t>
            </w:r>
          </w:p>
        </w:tc>
      </w:tr>
      <w:tr w:rsidR="00933DB0" w14:paraId="0614F45A" w14:textId="77777777">
        <w:tc>
          <w:tcPr>
            <w:tcW w:w="532" w:type="dxa"/>
            <w:vMerge/>
          </w:tcPr>
          <w:p w14:paraId="6F8B34F1" w14:textId="77777777" w:rsidR="00933DB0" w:rsidRDefault="00933DB0" w:rsidP="003E69E9"/>
        </w:tc>
        <w:tc>
          <w:tcPr>
            <w:tcW w:w="2155" w:type="dxa"/>
            <w:vMerge/>
          </w:tcPr>
          <w:p w14:paraId="4A7AEAC0" w14:textId="77777777" w:rsidR="00933DB0" w:rsidRDefault="00933DB0" w:rsidP="003E69E9"/>
        </w:tc>
        <w:tc>
          <w:tcPr>
            <w:tcW w:w="1158" w:type="dxa"/>
            <w:vAlign w:val="center"/>
          </w:tcPr>
          <w:p w14:paraId="688CA27C" w14:textId="77777777" w:rsidR="00933DB0" w:rsidRDefault="008845DE" w:rsidP="003E69E9">
            <w:r>
              <w:t>13</w:t>
            </w:r>
          </w:p>
        </w:tc>
        <w:tc>
          <w:tcPr>
            <w:tcW w:w="1363" w:type="dxa"/>
          </w:tcPr>
          <w:p w14:paraId="76426DF9" w14:textId="77777777" w:rsidR="00933DB0" w:rsidRDefault="008845DE" w:rsidP="003E69E9">
            <w:r>
              <w:rPr>
                <w:rFonts w:hint="eastAsia"/>
              </w:rPr>
              <w:t>蒸汽温度低正在加热，相关饮品无法制作</w:t>
            </w:r>
          </w:p>
        </w:tc>
        <w:tc>
          <w:tcPr>
            <w:tcW w:w="2472" w:type="dxa"/>
          </w:tcPr>
          <w:p w14:paraId="6D81DE1E" w14:textId="77777777" w:rsidR="00933DB0" w:rsidRDefault="008845DE" w:rsidP="003E69E9">
            <w:r>
              <w:rPr>
                <w:rFonts w:hint="eastAsia"/>
              </w:rPr>
              <w:t>蒸汽电热盘温度低正在加热</w:t>
            </w:r>
          </w:p>
        </w:tc>
        <w:tc>
          <w:tcPr>
            <w:tcW w:w="2162" w:type="dxa"/>
          </w:tcPr>
          <w:p w14:paraId="2A331E0F" w14:textId="77777777" w:rsidR="00933DB0" w:rsidRDefault="008845DE" w:rsidP="003E69E9">
            <w:r>
              <w:rPr>
                <w:rFonts w:hint="eastAsia"/>
              </w:rPr>
              <w:t>蒸汽电热盘温度低，正在加热，请等待</w:t>
            </w:r>
          </w:p>
        </w:tc>
      </w:tr>
      <w:tr w:rsidR="00933DB0" w14:paraId="12CAF664" w14:textId="77777777">
        <w:tc>
          <w:tcPr>
            <w:tcW w:w="532" w:type="dxa"/>
            <w:vMerge/>
          </w:tcPr>
          <w:p w14:paraId="6CEEDE6F" w14:textId="77777777" w:rsidR="00933DB0" w:rsidRDefault="00933DB0" w:rsidP="003E69E9"/>
        </w:tc>
        <w:tc>
          <w:tcPr>
            <w:tcW w:w="2155" w:type="dxa"/>
            <w:vMerge/>
          </w:tcPr>
          <w:p w14:paraId="22D83BF1" w14:textId="77777777" w:rsidR="00933DB0" w:rsidRDefault="00933DB0" w:rsidP="003E69E9"/>
        </w:tc>
        <w:tc>
          <w:tcPr>
            <w:tcW w:w="1158" w:type="dxa"/>
            <w:vAlign w:val="center"/>
          </w:tcPr>
          <w:p w14:paraId="5C804A84" w14:textId="77777777" w:rsidR="00933DB0" w:rsidRDefault="008845DE" w:rsidP="003E69E9">
            <w:r>
              <w:t>14</w:t>
            </w:r>
          </w:p>
        </w:tc>
        <w:tc>
          <w:tcPr>
            <w:tcW w:w="1363" w:type="dxa"/>
          </w:tcPr>
          <w:p w14:paraId="40B78C1C" w14:textId="77777777" w:rsidR="00933DB0" w:rsidRDefault="008845DE" w:rsidP="003E69E9">
            <w:r>
              <w:rPr>
                <w:rFonts w:hint="eastAsia"/>
              </w:rPr>
              <w:t>蒸汽电热盘温度异常</w:t>
            </w:r>
            <w:r>
              <w:rPr>
                <w:rFonts w:hint="eastAsia"/>
              </w:rPr>
              <w:t xml:space="preserve"> </w:t>
            </w:r>
            <w:r>
              <w:rPr>
                <w:rFonts w:hint="eastAsia"/>
              </w:rPr>
              <w:t>加热期间单位时间内温度变化大于阈值</w:t>
            </w:r>
          </w:p>
        </w:tc>
        <w:tc>
          <w:tcPr>
            <w:tcW w:w="2472" w:type="dxa"/>
          </w:tcPr>
          <w:p w14:paraId="5C86E610" w14:textId="77777777" w:rsidR="00933DB0" w:rsidRDefault="008845DE" w:rsidP="003E69E9">
            <w:r>
              <w:rPr>
                <w:rFonts w:hint="eastAsia"/>
              </w:rPr>
              <w:t>蒸汽电热盘加热过快</w:t>
            </w:r>
          </w:p>
          <w:p w14:paraId="3E34D020" w14:textId="77777777" w:rsidR="00933DB0" w:rsidRDefault="008845DE" w:rsidP="003E69E9">
            <w:r>
              <w:rPr>
                <w:rFonts w:hint="eastAsia"/>
              </w:rPr>
              <w:t>（请联系售后，点击确认关闭屏幕）</w:t>
            </w:r>
          </w:p>
        </w:tc>
        <w:tc>
          <w:tcPr>
            <w:tcW w:w="2162" w:type="dxa"/>
          </w:tcPr>
          <w:p w14:paraId="0B212D13" w14:textId="77777777" w:rsidR="00933DB0" w:rsidRDefault="008845DE" w:rsidP="003E69E9">
            <w:r>
              <w:rPr>
                <w:rFonts w:hint="eastAsia"/>
              </w:rPr>
              <w:t>蒸汽电热盘加热过快，请关机</w:t>
            </w:r>
          </w:p>
        </w:tc>
      </w:tr>
      <w:tr w:rsidR="00933DB0" w14:paraId="7790EC5E" w14:textId="77777777">
        <w:tc>
          <w:tcPr>
            <w:tcW w:w="532" w:type="dxa"/>
            <w:vMerge/>
          </w:tcPr>
          <w:p w14:paraId="0F5B0E8E" w14:textId="77777777" w:rsidR="00933DB0" w:rsidRDefault="00933DB0" w:rsidP="003E69E9"/>
        </w:tc>
        <w:tc>
          <w:tcPr>
            <w:tcW w:w="2155" w:type="dxa"/>
            <w:vMerge/>
          </w:tcPr>
          <w:p w14:paraId="334A2837" w14:textId="77777777" w:rsidR="00933DB0" w:rsidRDefault="00933DB0" w:rsidP="003E69E9"/>
        </w:tc>
        <w:tc>
          <w:tcPr>
            <w:tcW w:w="1158" w:type="dxa"/>
            <w:vAlign w:val="center"/>
          </w:tcPr>
          <w:p w14:paraId="3EF59C86" w14:textId="77777777" w:rsidR="00933DB0" w:rsidRDefault="008845DE" w:rsidP="003E69E9">
            <w:r>
              <w:t>15</w:t>
            </w:r>
          </w:p>
        </w:tc>
        <w:tc>
          <w:tcPr>
            <w:tcW w:w="1363" w:type="dxa"/>
          </w:tcPr>
          <w:p w14:paraId="6F8292A6" w14:textId="77777777" w:rsidR="00933DB0" w:rsidRDefault="008845DE" w:rsidP="003E69E9">
            <w:r>
              <w:rPr>
                <w:rFonts w:hint="eastAsia"/>
              </w:rPr>
              <w:t>蒸汽电热盘温度异常</w:t>
            </w:r>
            <w:r>
              <w:rPr>
                <w:rFonts w:hint="eastAsia"/>
              </w:rPr>
              <w:t xml:space="preserve"> </w:t>
            </w:r>
            <w:r>
              <w:rPr>
                <w:rFonts w:hint="eastAsia"/>
              </w:rPr>
              <w:t>加热期间单位时间内温度变化小于阈值</w:t>
            </w:r>
          </w:p>
        </w:tc>
        <w:tc>
          <w:tcPr>
            <w:tcW w:w="2472" w:type="dxa"/>
          </w:tcPr>
          <w:p w14:paraId="7F40DF90" w14:textId="77777777" w:rsidR="00933DB0" w:rsidRDefault="008845DE" w:rsidP="003E69E9">
            <w:r>
              <w:rPr>
                <w:rFonts w:hint="eastAsia"/>
              </w:rPr>
              <w:t>蒸汽电热盘加热过慢</w:t>
            </w:r>
          </w:p>
          <w:p w14:paraId="76CDA1DA" w14:textId="77777777" w:rsidR="00933DB0" w:rsidRDefault="008845DE" w:rsidP="003E69E9">
            <w:r>
              <w:rPr>
                <w:rFonts w:hint="eastAsia"/>
              </w:rPr>
              <w:t>（请联系售后，点击确认关闭屏幕）</w:t>
            </w:r>
          </w:p>
        </w:tc>
        <w:tc>
          <w:tcPr>
            <w:tcW w:w="2162" w:type="dxa"/>
          </w:tcPr>
          <w:p w14:paraId="49C722DA" w14:textId="77777777" w:rsidR="00933DB0" w:rsidRDefault="008845DE" w:rsidP="003E69E9">
            <w:r>
              <w:rPr>
                <w:rFonts w:hint="eastAsia"/>
              </w:rPr>
              <w:t>蒸汽电热盘加热过慢，请关机</w:t>
            </w:r>
          </w:p>
        </w:tc>
      </w:tr>
    </w:tbl>
    <w:p w14:paraId="0DC8D6ED" w14:textId="619F2CF6" w:rsidR="00933DB0" w:rsidRDefault="008845DE" w:rsidP="003E69E9">
      <w:pPr>
        <w:pStyle w:val="1"/>
      </w:pPr>
      <w:bookmarkStart w:id="122" w:name="_Toc26936"/>
      <w:bookmarkStart w:id="123" w:name="_Toc24121"/>
      <w:r>
        <w:rPr>
          <w:rFonts w:hint="eastAsia"/>
        </w:rPr>
        <w:t>附录</w:t>
      </w:r>
      <w:r>
        <w:rPr>
          <w:rFonts w:hint="eastAsia"/>
        </w:rPr>
        <w:t>J</w:t>
      </w:r>
      <w:r>
        <w:rPr>
          <w:rFonts w:hint="eastAsia"/>
        </w:rPr>
        <w:t>：事件类型</w:t>
      </w:r>
      <w:bookmarkEnd w:id="122"/>
      <w:bookmarkEnd w:id="123"/>
      <w:r>
        <w:rPr>
          <w:rFonts w:hint="eastAsia"/>
        </w:rPr>
        <w:t>对照表</w:t>
      </w:r>
    </w:p>
    <w:tbl>
      <w:tblPr>
        <w:tblStyle w:val="af4"/>
        <w:tblpPr w:leftFromText="180" w:rightFromText="180" w:vertAnchor="text" w:tblpY="1"/>
        <w:tblOverlap w:val="never"/>
        <w:tblW w:w="8556" w:type="dxa"/>
        <w:tblLook w:val="04A0" w:firstRow="1" w:lastRow="0" w:firstColumn="1" w:lastColumn="0" w:noHBand="0" w:noVBand="1"/>
      </w:tblPr>
      <w:tblGrid>
        <w:gridCol w:w="708"/>
        <w:gridCol w:w="1385"/>
        <w:gridCol w:w="2268"/>
        <w:gridCol w:w="1869"/>
        <w:gridCol w:w="2326"/>
      </w:tblGrid>
      <w:tr w:rsidR="00933DB0" w14:paraId="0AA51CDE" w14:textId="77777777">
        <w:tc>
          <w:tcPr>
            <w:tcW w:w="708" w:type="dxa"/>
            <w:shd w:val="clear" w:color="auto" w:fill="244061" w:themeFill="accent1" w:themeFillShade="80"/>
          </w:tcPr>
          <w:p w14:paraId="6CE9F07A" w14:textId="77777777" w:rsidR="00933DB0" w:rsidRDefault="008845DE" w:rsidP="003E69E9">
            <w:r>
              <w:t>序号</w:t>
            </w:r>
          </w:p>
        </w:tc>
        <w:tc>
          <w:tcPr>
            <w:tcW w:w="1385" w:type="dxa"/>
            <w:shd w:val="clear" w:color="auto" w:fill="244061" w:themeFill="accent1" w:themeFillShade="80"/>
          </w:tcPr>
          <w:p w14:paraId="65BB62DE" w14:textId="77777777" w:rsidR="00933DB0" w:rsidRDefault="008845DE" w:rsidP="003E69E9">
            <w:r>
              <w:rPr>
                <w:rFonts w:hint="eastAsia"/>
              </w:rPr>
              <w:t>事件</w:t>
            </w:r>
            <w:r>
              <w:rPr>
                <w:rFonts w:hint="eastAsia"/>
              </w:rPr>
              <w:t>ID</w:t>
            </w:r>
          </w:p>
        </w:tc>
        <w:tc>
          <w:tcPr>
            <w:tcW w:w="2268" w:type="dxa"/>
            <w:shd w:val="clear" w:color="auto" w:fill="244061" w:themeFill="accent1" w:themeFillShade="80"/>
          </w:tcPr>
          <w:p w14:paraId="60CCC3E0" w14:textId="77777777" w:rsidR="00933DB0" w:rsidRDefault="008845DE" w:rsidP="003E69E9">
            <w:r>
              <w:rPr>
                <w:rFonts w:hint="eastAsia"/>
              </w:rPr>
              <w:t>事件</w:t>
            </w:r>
            <w:r>
              <w:t>名称</w:t>
            </w:r>
          </w:p>
        </w:tc>
        <w:tc>
          <w:tcPr>
            <w:tcW w:w="1869" w:type="dxa"/>
            <w:shd w:val="clear" w:color="auto" w:fill="244061" w:themeFill="accent1" w:themeFillShade="80"/>
          </w:tcPr>
          <w:p w14:paraId="2A83516D" w14:textId="77777777" w:rsidR="00933DB0" w:rsidRDefault="008845DE" w:rsidP="003E69E9">
            <w:r>
              <w:rPr>
                <w:rFonts w:hint="eastAsia"/>
              </w:rPr>
              <w:t>事件描述</w:t>
            </w:r>
          </w:p>
        </w:tc>
        <w:tc>
          <w:tcPr>
            <w:tcW w:w="2326" w:type="dxa"/>
            <w:shd w:val="clear" w:color="auto" w:fill="244061" w:themeFill="accent1" w:themeFillShade="80"/>
          </w:tcPr>
          <w:p w14:paraId="0AD78F67" w14:textId="77777777" w:rsidR="00933DB0" w:rsidRDefault="008845DE" w:rsidP="003E69E9">
            <w:r>
              <w:tab/>
            </w:r>
            <w:r>
              <w:rPr>
                <w:rFonts w:hint="eastAsia"/>
              </w:rPr>
              <w:t>备注</w:t>
            </w:r>
          </w:p>
        </w:tc>
      </w:tr>
      <w:tr w:rsidR="00933DB0" w14:paraId="5F20F423" w14:textId="77777777">
        <w:tc>
          <w:tcPr>
            <w:tcW w:w="708" w:type="dxa"/>
          </w:tcPr>
          <w:p w14:paraId="7B5117D5" w14:textId="77777777" w:rsidR="00933DB0" w:rsidRDefault="008845DE" w:rsidP="003E69E9">
            <w:r>
              <w:t>1</w:t>
            </w:r>
          </w:p>
        </w:tc>
        <w:tc>
          <w:tcPr>
            <w:tcW w:w="1385" w:type="dxa"/>
          </w:tcPr>
          <w:p w14:paraId="710C4681" w14:textId="77777777" w:rsidR="00933DB0" w:rsidRDefault="008845DE" w:rsidP="003E69E9">
            <w:r>
              <w:t>20000001</w:t>
            </w:r>
          </w:p>
        </w:tc>
        <w:tc>
          <w:tcPr>
            <w:tcW w:w="2268" w:type="dxa"/>
          </w:tcPr>
          <w:p w14:paraId="7EF9B414" w14:textId="77777777" w:rsidR="00933DB0" w:rsidRDefault="008845DE" w:rsidP="003E69E9">
            <w:r>
              <w:t>powerOnCleaning</w:t>
            </w:r>
          </w:p>
        </w:tc>
        <w:tc>
          <w:tcPr>
            <w:tcW w:w="1869" w:type="dxa"/>
          </w:tcPr>
          <w:p w14:paraId="4C7E4ECA" w14:textId="77777777" w:rsidR="00933DB0" w:rsidRDefault="008845DE" w:rsidP="003E69E9">
            <w:r>
              <w:t>开机清洗</w:t>
            </w:r>
          </w:p>
        </w:tc>
        <w:tc>
          <w:tcPr>
            <w:tcW w:w="2326" w:type="dxa"/>
          </w:tcPr>
          <w:p w14:paraId="24A16809" w14:textId="77777777" w:rsidR="00933DB0" w:rsidRDefault="008845DE" w:rsidP="003E69E9">
            <w:r>
              <w:rPr>
                <w:rFonts w:hint="eastAsia"/>
              </w:rPr>
              <w:t>X</w:t>
            </w:r>
            <w:r>
              <w:rPr>
                <w:rFonts w:hint="eastAsia"/>
              </w:rPr>
              <w:t>机型中是开机冲洗</w:t>
            </w:r>
            <w:r>
              <w:rPr>
                <w:rFonts w:hint="eastAsia"/>
                <w:color w:val="FF0000"/>
              </w:rPr>
              <w:t>E</w:t>
            </w:r>
            <w:r>
              <w:rPr>
                <w:color w:val="FF0000"/>
              </w:rPr>
              <w:t>20 E30</w:t>
            </w:r>
          </w:p>
        </w:tc>
      </w:tr>
      <w:tr w:rsidR="00933DB0" w14:paraId="51147F9D" w14:textId="77777777">
        <w:tc>
          <w:tcPr>
            <w:tcW w:w="708" w:type="dxa"/>
          </w:tcPr>
          <w:p w14:paraId="0E42DEE0" w14:textId="77777777" w:rsidR="00933DB0" w:rsidRDefault="008845DE" w:rsidP="003E69E9">
            <w:r>
              <w:t>2</w:t>
            </w:r>
          </w:p>
        </w:tc>
        <w:tc>
          <w:tcPr>
            <w:tcW w:w="1385" w:type="dxa"/>
          </w:tcPr>
          <w:p w14:paraId="366CEA07" w14:textId="77777777" w:rsidR="00933DB0" w:rsidRDefault="008845DE" w:rsidP="003E69E9">
            <w:r>
              <w:t>20000002</w:t>
            </w:r>
          </w:p>
        </w:tc>
        <w:tc>
          <w:tcPr>
            <w:tcW w:w="2268" w:type="dxa"/>
          </w:tcPr>
          <w:p w14:paraId="0B5AE04B" w14:textId="77777777" w:rsidR="00933DB0" w:rsidRDefault="008845DE" w:rsidP="003E69E9">
            <w:r>
              <w:t>powerOffCleaning</w:t>
            </w:r>
          </w:p>
        </w:tc>
        <w:tc>
          <w:tcPr>
            <w:tcW w:w="1869" w:type="dxa"/>
          </w:tcPr>
          <w:p w14:paraId="385B573E" w14:textId="77777777" w:rsidR="00933DB0" w:rsidRDefault="008845DE" w:rsidP="003E69E9">
            <w:r>
              <w:t>关机清洗</w:t>
            </w:r>
          </w:p>
        </w:tc>
        <w:tc>
          <w:tcPr>
            <w:tcW w:w="2326" w:type="dxa"/>
          </w:tcPr>
          <w:p w14:paraId="232EAFA1" w14:textId="77777777" w:rsidR="00933DB0" w:rsidRDefault="008845DE" w:rsidP="003E69E9">
            <w:r>
              <w:rPr>
                <w:rFonts w:hint="eastAsia"/>
              </w:rPr>
              <w:t>仅</w:t>
            </w:r>
            <w:r>
              <w:rPr>
                <w:rFonts w:hint="eastAsia"/>
              </w:rPr>
              <w:t>K95</w:t>
            </w:r>
            <w:r>
              <w:rPr>
                <w:rFonts w:hint="eastAsia"/>
              </w:rPr>
              <w:t>，</w:t>
            </w:r>
            <w:r>
              <w:rPr>
                <w:rFonts w:hint="eastAsia"/>
              </w:rPr>
              <w:t>X</w:t>
            </w:r>
            <w:r>
              <w:rPr>
                <w:rFonts w:hint="eastAsia"/>
              </w:rPr>
              <w:t>机型中是关机冲洗</w:t>
            </w:r>
            <w:r>
              <w:rPr>
                <w:rFonts w:hint="eastAsia"/>
                <w:color w:val="FF0000"/>
              </w:rPr>
              <w:t>E</w:t>
            </w:r>
            <w:r>
              <w:rPr>
                <w:color w:val="FF0000"/>
              </w:rPr>
              <w:t>20 E30</w:t>
            </w:r>
          </w:p>
        </w:tc>
      </w:tr>
      <w:tr w:rsidR="00933DB0" w14:paraId="18BE2314" w14:textId="77777777">
        <w:tc>
          <w:tcPr>
            <w:tcW w:w="708" w:type="dxa"/>
          </w:tcPr>
          <w:p w14:paraId="1A7098DB" w14:textId="77777777" w:rsidR="00933DB0" w:rsidRDefault="008845DE" w:rsidP="003E69E9">
            <w:r>
              <w:t>3</w:t>
            </w:r>
          </w:p>
        </w:tc>
        <w:tc>
          <w:tcPr>
            <w:tcW w:w="1385" w:type="dxa"/>
          </w:tcPr>
          <w:p w14:paraId="6CA4D5D5" w14:textId="77777777" w:rsidR="00933DB0" w:rsidRDefault="008845DE" w:rsidP="003E69E9">
            <w:r>
              <w:t>20000003</w:t>
            </w:r>
          </w:p>
        </w:tc>
        <w:tc>
          <w:tcPr>
            <w:tcW w:w="2268" w:type="dxa"/>
          </w:tcPr>
          <w:p w14:paraId="0AAC4923" w14:textId="77777777" w:rsidR="00933DB0" w:rsidRDefault="008845DE" w:rsidP="003E69E9">
            <w:r>
              <w:t>bubbleCleaning</w:t>
            </w:r>
          </w:p>
        </w:tc>
        <w:tc>
          <w:tcPr>
            <w:tcW w:w="1869" w:type="dxa"/>
          </w:tcPr>
          <w:p w14:paraId="0E7E87D4" w14:textId="77777777" w:rsidR="00933DB0" w:rsidRDefault="008845DE" w:rsidP="003E69E9">
            <w:r>
              <w:t>冲泡器清洗</w:t>
            </w:r>
          </w:p>
        </w:tc>
        <w:tc>
          <w:tcPr>
            <w:tcW w:w="2326" w:type="dxa"/>
          </w:tcPr>
          <w:p w14:paraId="272D87C4" w14:textId="77777777" w:rsidR="00933DB0" w:rsidRDefault="008845DE" w:rsidP="003E69E9">
            <w:r>
              <w:rPr>
                <w:rFonts w:hint="eastAsia"/>
              </w:rPr>
              <w:t>X</w:t>
            </w:r>
            <w:r>
              <w:rPr>
                <w:rFonts w:hint="eastAsia"/>
              </w:rPr>
              <w:t>机型中是冲泡器冲洗</w:t>
            </w:r>
            <w:r>
              <w:rPr>
                <w:rFonts w:hint="eastAsia"/>
              </w:rPr>
              <w:t xml:space="preserve"> </w:t>
            </w:r>
            <w:r>
              <w:rPr>
                <w:rFonts w:hint="eastAsia"/>
                <w:color w:val="FF0000"/>
              </w:rPr>
              <w:t>E</w:t>
            </w:r>
            <w:r>
              <w:rPr>
                <w:color w:val="FF0000"/>
              </w:rPr>
              <w:t>20 E30</w:t>
            </w:r>
          </w:p>
        </w:tc>
      </w:tr>
      <w:tr w:rsidR="00933DB0" w14:paraId="3FBD595C" w14:textId="77777777">
        <w:tc>
          <w:tcPr>
            <w:tcW w:w="708" w:type="dxa"/>
          </w:tcPr>
          <w:p w14:paraId="51546492" w14:textId="77777777" w:rsidR="00933DB0" w:rsidRDefault="008845DE" w:rsidP="003E69E9">
            <w:r>
              <w:t>4</w:t>
            </w:r>
          </w:p>
        </w:tc>
        <w:tc>
          <w:tcPr>
            <w:tcW w:w="1385" w:type="dxa"/>
          </w:tcPr>
          <w:p w14:paraId="2DA3189F" w14:textId="77777777" w:rsidR="00933DB0" w:rsidRDefault="008845DE" w:rsidP="003E69E9">
            <w:r>
              <w:t>20000004</w:t>
            </w:r>
          </w:p>
        </w:tc>
        <w:tc>
          <w:tcPr>
            <w:tcW w:w="2268" w:type="dxa"/>
          </w:tcPr>
          <w:p w14:paraId="64F44E99" w14:textId="77777777" w:rsidR="00933DB0" w:rsidRDefault="008845DE" w:rsidP="003E69E9">
            <w:r>
              <w:t>milkFoamCleaning</w:t>
            </w:r>
          </w:p>
        </w:tc>
        <w:tc>
          <w:tcPr>
            <w:tcW w:w="1869" w:type="dxa"/>
          </w:tcPr>
          <w:p w14:paraId="0B781E53" w14:textId="77777777" w:rsidR="00933DB0" w:rsidRDefault="008845DE" w:rsidP="003E69E9">
            <w:r>
              <w:t>奶沫器清洗</w:t>
            </w:r>
          </w:p>
        </w:tc>
        <w:tc>
          <w:tcPr>
            <w:tcW w:w="2326" w:type="dxa"/>
          </w:tcPr>
          <w:p w14:paraId="1A30085B" w14:textId="77777777" w:rsidR="00933DB0" w:rsidRDefault="008845DE" w:rsidP="003E69E9">
            <w:r>
              <w:rPr>
                <w:rFonts w:hint="eastAsia"/>
              </w:rPr>
              <w:t>X</w:t>
            </w:r>
            <w:r>
              <w:rPr>
                <w:rFonts w:hint="eastAsia"/>
              </w:rPr>
              <w:t>机型中是奶沫器冲洗</w:t>
            </w:r>
            <w:r>
              <w:rPr>
                <w:color w:val="FF0000"/>
              </w:rPr>
              <w:t>E30</w:t>
            </w:r>
          </w:p>
        </w:tc>
      </w:tr>
      <w:tr w:rsidR="00933DB0" w14:paraId="704F366B" w14:textId="77777777">
        <w:tc>
          <w:tcPr>
            <w:tcW w:w="708" w:type="dxa"/>
          </w:tcPr>
          <w:p w14:paraId="5E19F124" w14:textId="77777777" w:rsidR="00933DB0" w:rsidRDefault="008845DE" w:rsidP="003E69E9">
            <w:r>
              <w:t>5</w:t>
            </w:r>
          </w:p>
        </w:tc>
        <w:tc>
          <w:tcPr>
            <w:tcW w:w="1385" w:type="dxa"/>
          </w:tcPr>
          <w:p w14:paraId="2444E04D" w14:textId="77777777" w:rsidR="00933DB0" w:rsidRDefault="008845DE" w:rsidP="003E69E9">
            <w:r>
              <w:t>20000005</w:t>
            </w:r>
          </w:p>
        </w:tc>
        <w:tc>
          <w:tcPr>
            <w:tcW w:w="2268" w:type="dxa"/>
          </w:tcPr>
          <w:p w14:paraId="015DA4DF" w14:textId="77777777" w:rsidR="00933DB0" w:rsidRDefault="008845DE" w:rsidP="003E69E9">
            <w:r>
              <w:t>emptyWater</w:t>
            </w:r>
          </w:p>
        </w:tc>
        <w:tc>
          <w:tcPr>
            <w:tcW w:w="1869" w:type="dxa"/>
          </w:tcPr>
          <w:p w14:paraId="008AA9A6" w14:textId="77777777" w:rsidR="00933DB0" w:rsidRDefault="008845DE" w:rsidP="003E69E9">
            <w:r>
              <w:t>清空水路</w:t>
            </w:r>
          </w:p>
        </w:tc>
        <w:tc>
          <w:tcPr>
            <w:tcW w:w="2326" w:type="dxa"/>
          </w:tcPr>
          <w:p w14:paraId="629B0658" w14:textId="77777777" w:rsidR="00933DB0" w:rsidRDefault="008845DE" w:rsidP="003E69E9">
            <w:r>
              <w:rPr>
                <w:rFonts w:hint="eastAsia"/>
              </w:rPr>
              <w:t>E</w:t>
            </w:r>
            <w:r>
              <w:t>20 E30</w:t>
            </w:r>
          </w:p>
        </w:tc>
      </w:tr>
      <w:tr w:rsidR="00933DB0" w14:paraId="66A48525" w14:textId="77777777">
        <w:tc>
          <w:tcPr>
            <w:tcW w:w="708" w:type="dxa"/>
          </w:tcPr>
          <w:p w14:paraId="29E78D4D" w14:textId="77777777" w:rsidR="00933DB0" w:rsidRDefault="008845DE" w:rsidP="003E69E9">
            <w:r>
              <w:t>6</w:t>
            </w:r>
          </w:p>
        </w:tc>
        <w:tc>
          <w:tcPr>
            <w:tcW w:w="1385" w:type="dxa"/>
          </w:tcPr>
          <w:p w14:paraId="33248223" w14:textId="77777777" w:rsidR="00933DB0" w:rsidRDefault="008845DE" w:rsidP="003E69E9">
            <w:r>
              <w:t>20000006</w:t>
            </w:r>
          </w:p>
        </w:tc>
        <w:tc>
          <w:tcPr>
            <w:tcW w:w="2268" w:type="dxa"/>
          </w:tcPr>
          <w:p w14:paraId="1AA15747" w14:textId="77777777" w:rsidR="00933DB0" w:rsidRDefault="008845DE" w:rsidP="003E69E9">
            <w:r>
              <w:t>descaling</w:t>
            </w:r>
          </w:p>
        </w:tc>
        <w:tc>
          <w:tcPr>
            <w:tcW w:w="1869" w:type="dxa"/>
          </w:tcPr>
          <w:p w14:paraId="3A9DFB1C" w14:textId="77777777" w:rsidR="00933DB0" w:rsidRDefault="008845DE" w:rsidP="003E69E9">
            <w:r>
              <w:t>除垢</w:t>
            </w:r>
          </w:p>
        </w:tc>
        <w:tc>
          <w:tcPr>
            <w:tcW w:w="2326" w:type="dxa"/>
          </w:tcPr>
          <w:p w14:paraId="59B7437A" w14:textId="77777777" w:rsidR="00933DB0" w:rsidRDefault="008845DE" w:rsidP="003E69E9">
            <w:r>
              <w:rPr>
                <w:rFonts w:hint="eastAsia"/>
              </w:rPr>
              <w:t>仅</w:t>
            </w:r>
            <w:r>
              <w:rPr>
                <w:rFonts w:hint="eastAsia"/>
              </w:rPr>
              <w:t>K95</w:t>
            </w:r>
            <w:r>
              <w:rPr>
                <w:rFonts w:hint="eastAsia"/>
              </w:rPr>
              <w:t>。</w:t>
            </w:r>
            <w:r>
              <w:rPr>
                <w:rFonts w:hint="eastAsia"/>
              </w:rPr>
              <w:t>E</w:t>
            </w:r>
            <w:r>
              <w:t>20 E30</w:t>
            </w:r>
          </w:p>
        </w:tc>
      </w:tr>
      <w:tr w:rsidR="00933DB0" w14:paraId="5F9945F6" w14:textId="77777777">
        <w:tc>
          <w:tcPr>
            <w:tcW w:w="708" w:type="dxa"/>
          </w:tcPr>
          <w:p w14:paraId="5094D6E0" w14:textId="77777777" w:rsidR="00933DB0" w:rsidRDefault="008845DE" w:rsidP="003E69E9">
            <w:r>
              <w:t>7</w:t>
            </w:r>
          </w:p>
        </w:tc>
        <w:tc>
          <w:tcPr>
            <w:tcW w:w="1385" w:type="dxa"/>
          </w:tcPr>
          <w:p w14:paraId="79042191" w14:textId="77777777" w:rsidR="00933DB0" w:rsidRDefault="008845DE" w:rsidP="003E69E9">
            <w:r>
              <w:t>20000007</w:t>
            </w:r>
          </w:p>
        </w:tc>
        <w:tc>
          <w:tcPr>
            <w:tcW w:w="2268" w:type="dxa"/>
          </w:tcPr>
          <w:p w14:paraId="2E88C1D8" w14:textId="77777777" w:rsidR="00933DB0" w:rsidRDefault="008845DE" w:rsidP="003E69E9">
            <w:r>
              <w:t>bubblePill</w:t>
            </w:r>
          </w:p>
        </w:tc>
        <w:tc>
          <w:tcPr>
            <w:tcW w:w="1869" w:type="dxa"/>
          </w:tcPr>
          <w:p w14:paraId="4F815336" w14:textId="77777777" w:rsidR="00933DB0" w:rsidRDefault="008845DE" w:rsidP="003E69E9">
            <w:r>
              <w:t>冲泡器药片清洗</w:t>
            </w:r>
          </w:p>
        </w:tc>
        <w:tc>
          <w:tcPr>
            <w:tcW w:w="2326" w:type="dxa"/>
          </w:tcPr>
          <w:p w14:paraId="2F620CFE" w14:textId="77777777" w:rsidR="00933DB0" w:rsidRDefault="008845DE" w:rsidP="003E69E9">
            <w:r>
              <w:rPr>
                <w:rFonts w:hint="eastAsia"/>
              </w:rPr>
              <w:t>X</w:t>
            </w:r>
            <w:r>
              <w:rPr>
                <w:rFonts w:hint="eastAsia"/>
              </w:rPr>
              <w:t>机型中是冲泡器清洗剂清洗</w:t>
            </w:r>
            <w:r>
              <w:rPr>
                <w:rFonts w:hint="eastAsia"/>
                <w:color w:val="FF0000"/>
              </w:rPr>
              <w:t>E</w:t>
            </w:r>
            <w:r>
              <w:rPr>
                <w:color w:val="FF0000"/>
              </w:rPr>
              <w:t>20 E30</w:t>
            </w:r>
          </w:p>
        </w:tc>
      </w:tr>
      <w:tr w:rsidR="00933DB0" w14:paraId="1DA9F0C5" w14:textId="77777777">
        <w:tc>
          <w:tcPr>
            <w:tcW w:w="708" w:type="dxa"/>
          </w:tcPr>
          <w:p w14:paraId="161DD878" w14:textId="77777777" w:rsidR="00933DB0" w:rsidRDefault="008845DE" w:rsidP="003E69E9">
            <w:r>
              <w:t>8</w:t>
            </w:r>
          </w:p>
        </w:tc>
        <w:tc>
          <w:tcPr>
            <w:tcW w:w="1385" w:type="dxa"/>
          </w:tcPr>
          <w:p w14:paraId="12062EDD" w14:textId="77777777" w:rsidR="00933DB0" w:rsidRDefault="008845DE" w:rsidP="003E69E9">
            <w:r>
              <w:t>20000008</w:t>
            </w:r>
          </w:p>
        </w:tc>
        <w:tc>
          <w:tcPr>
            <w:tcW w:w="2268" w:type="dxa"/>
          </w:tcPr>
          <w:p w14:paraId="1240A1C4" w14:textId="77777777" w:rsidR="00933DB0" w:rsidRDefault="008845DE" w:rsidP="003E69E9">
            <w:r>
              <w:t>milkFoamPill</w:t>
            </w:r>
          </w:p>
        </w:tc>
        <w:tc>
          <w:tcPr>
            <w:tcW w:w="1869" w:type="dxa"/>
          </w:tcPr>
          <w:p w14:paraId="548A88A2" w14:textId="77777777" w:rsidR="00933DB0" w:rsidRDefault="008845DE" w:rsidP="003E69E9">
            <w:r>
              <w:t>奶沫器药片清洗</w:t>
            </w:r>
          </w:p>
        </w:tc>
        <w:tc>
          <w:tcPr>
            <w:tcW w:w="2326" w:type="dxa"/>
          </w:tcPr>
          <w:p w14:paraId="61A8A40A" w14:textId="77777777" w:rsidR="00933DB0" w:rsidRDefault="008845DE" w:rsidP="003E69E9">
            <w:r>
              <w:rPr>
                <w:rFonts w:hint="eastAsia"/>
              </w:rPr>
              <w:t>X</w:t>
            </w:r>
            <w:r>
              <w:rPr>
                <w:rFonts w:hint="eastAsia"/>
              </w:rPr>
              <w:t>机型中是奶沫器清洗剂清洗</w:t>
            </w:r>
            <w:r>
              <w:rPr>
                <w:color w:val="FF0000"/>
              </w:rPr>
              <w:t>E30</w:t>
            </w:r>
          </w:p>
        </w:tc>
      </w:tr>
      <w:tr w:rsidR="00933DB0" w14:paraId="15CB8FDC" w14:textId="77777777">
        <w:tc>
          <w:tcPr>
            <w:tcW w:w="708" w:type="dxa"/>
          </w:tcPr>
          <w:p w14:paraId="1B8686F1" w14:textId="04B4BB94" w:rsidR="00933DB0" w:rsidRDefault="00822E7B" w:rsidP="003E69E9">
            <w:r>
              <w:rPr>
                <w:rFonts w:hint="eastAsia"/>
              </w:rPr>
              <w:t>9</w:t>
            </w:r>
          </w:p>
        </w:tc>
        <w:tc>
          <w:tcPr>
            <w:tcW w:w="1385" w:type="dxa"/>
          </w:tcPr>
          <w:p w14:paraId="12F38912" w14:textId="77777777" w:rsidR="00933DB0" w:rsidRDefault="008845DE" w:rsidP="003E69E9">
            <w:r>
              <w:t>23000001</w:t>
            </w:r>
          </w:p>
        </w:tc>
        <w:tc>
          <w:tcPr>
            <w:tcW w:w="2268" w:type="dxa"/>
          </w:tcPr>
          <w:p w14:paraId="23DE2FE3" w14:textId="77777777" w:rsidR="00933DB0" w:rsidRDefault="008845DE" w:rsidP="003E69E9">
            <w:r>
              <w:t>changeFilter</w:t>
            </w:r>
          </w:p>
        </w:tc>
        <w:tc>
          <w:tcPr>
            <w:tcW w:w="1869" w:type="dxa"/>
          </w:tcPr>
          <w:p w14:paraId="1DDFE1B9" w14:textId="77777777" w:rsidR="00933DB0" w:rsidRDefault="008845DE" w:rsidP="003E69E9">
            <w:r>
              <w:rPr>
                <w:rFonts w:hint="eastAsia"/>
              </w:rPr>
              <w:t>更换滤芯</w:t>
            </w:r>
          </w:p>
        </w:tc>
        <w:tc>
          <w:tcPr>
            <w:tcW w:w="2326" w:type="dxa"/>
          </w:tcPr>
          <w:p w14:paraId="30E329E9" w14:textId="77777777" w:rsidR="00933DB0" w:rsidRDefault="008845DE" w:rsidP="003E69E9">
            <w:r>
              <w:rPr>
                <w:rFonts w:hint="eastAsia"/>
              </w:rPr>
              <w:t>E</w:t>
            </w:r>
            <w:r>
              <w:t>20 E30</w:t>
            </w:r>
          </w:p>
        </w:tc>
      </w:tr>
      <w:tr w:rsidR="00933DB0" w14:paraId="36218067" w14:textId="77777777">
        <w:tc>
          <w:tcPr>
            <w:tcW w:w="708" w:type="dxa"/>
          </w:tcPr>
          <w:p w14:paraId="3D5AB7F3" w14:textId="6329F7A1" w:rsidR="00933DB0" w:rsidRDefault="00822E7B" w:rsidP="003E69E9">
            <w:r>
              <w:t>10</w:t>
            </w:r>
          </w:p>
        </w:tc>
        <w:tc>
          <w:tcPr>
            <w:tcW w:w="1385" w:type="dxa"/>
          </w:tcPr>
          <w:p w14:paraId="5C4FB4A0" w14:textId="77777777" w:rsidR="00933DB0" w:rsidRDefault="008845DE" w:rsidP="003E69E9">
            <w:r>
              <w:rPr>
                <w:rFonts w:hint="eastAsia"/>
              </w:rPr>
              <w:t>2</w:t>
            </w:r>
            <w:r>
              <w:t>4000009</w:t>
            </w:r>
          </w:p>
        </w:tc>
        <w:tc>
          <w:tcPr>
            <w:tcW w:w="2268" w:type="dxa"/>
          </w:tcPr>
          <w:p w14:paraId="78D145AC" w14:textId="77777777" w:rsidR="00933DB0" w:rsidRDefault="008845DE" w:rsidP="003E69E9">
            <w:r>
              <w:rPr>
                <w:rFonts w:hint="eastAsia"/>
              </w:rPr>
              <w:t>rinse</w:t>
            </w:r>
            <w:r>
              <w:t>M</w:t>
            </w:r>
            <w:r>
              <w:rPr>
                <w:rFonts w:hint="eastAsia"/>
              </w:rPr>
              <w:t>ilk</w:t>
            </w:r>
            <w:r>
              <w:t>S</w:t>
            </w:r>
            <w:r>
              <w:rPr>
                <w:rFonts w:hint="eastAsia"/>
              </w:rPr>
              <w:t>ystem</w:t>
            </w:r>
          </w:p>
        </w:tc>
        <w:tc>
          <w:tcPr>
            <w:tcW w:w="1869" w:type="dxa"/>
          </w:tcPr>
          <w:p w14:paraId="0F6AD8BD" w14:textId="77777777" w:rsidR="00933DB0" w:rsidRDefault="008845DE" w:rsidP="003E69E9">
            <w:r>
              <w:rPr>
                <w:rFonts w:hint="eastAsia"/>
              </w:rPr>
              <w:t>奶沫器系统冲洗</w:t>
            </w:r>
          </w:p>
        </w:tc>
        <w:tc>
          <w:tcPr>
            <w:tcW w:w="2326" w:type="dxa"/>
          </w:tcPr>
          <w:p w14:paraId="11098AE0" w14:textId="77777777" w:rsidR="00933DB0" w:rsidRDefault="008845DE" w:rsidP="003E69E9">
            <w:pPr>
              <w:rPr>
                <w:color w:val="000000" w:themeColor="text1"/>
              </w:rPr>
            </w:pPr>
            <w:r>
              <w:t>E30</w:t>
            </w:r>
          </w:p>
        </w:tc>
      </w:tr>
      <w:tr w:rsidR="00933DB0" w14:paraId="328D2835" w14:textId="77777777">
        <w:tc>
          <w:tcPr>
            <w:tcW w:w="708" w:type="dxa"/>
          </w:tcPr>
          <w:p w14:paraId="3E47BEC4" w14:textId="05334F2F" w:rsidR="00933DB0" w:rsidRDefault="00822E7B" w:rsidP="003E69E9">
            <w:pPr>
              <w:rPr>
                <w:color w:val="000000" w:themeColor="text1"/>
              </w:rPr>
            </w:pPr>
            <w:r>
              <w:rPr>
                <w:highlight w:val="yellow"/>
              </w:rPr>
              <w:t>11</w:t>
            </w:r>
          </w:p>
        </w:tc>
        <w:tc>
          <w:tcPr>
            <w:tcW w:w="1385" w:type="dxa"/>
          </w:tcPr>
          <w:p w14:paraId="616E4CC1" w14:textId="77777777" w:rsidR="00933DB0" w:rsidRDefault="008845DE" w:rsidP="003E69E9">
            <w:pPr>
              <w:rPr>
                <w:color w:val="000000" w:themeColor="text1"/>
              </w:rPr>
            </w:pPr>
            <w:r>
              <w:rPr>
                <w:rFonts w:hint="eastAsia"/>
                <w:highlight w:val="yellow"/>
              </w:rPr>
              <w:t>2</w:t>
            </w:r>
            <w:r>
              <w:rPr>
                <w:highlight w:val="yellow"/>
              </w:rPr>
              <w:t>4000011</w:t>
            </w:r>
          </w:p>
        </w:tc>
        <w:tc>
          <w:tcPr>
            <w:tcW w:w="2268" w:type="dxa"/>
          </w:tcPr>
          <w:p w14:paraId="5F836300" w14:textId="77777777" w:rsidR="00933DB0" w:rsidRDefault="008845DE" w:rsidP="003E69E9">
            <w:pPr>
              <w:rPr>
                <w:color w:val="000000" w:themeColor="text1"/>
              </w:rPr>
            </w:pPr>
            <w:r>
              <w:t>a</w:t>
            </w:r>
            <w:r>
              <w:rPr>
                <w:rFonts w:hint="eastAsia"/>
              </w:rPr>
              <w:t>uto</w:t>
            </w:r>
            <w:r>
              <w:t>Cleaning</w:t>
            </w:r>
          </w:p>
        </w:tc>
        <w:tc>
          <w:tcPr>
            <w:tcW w:w="1869" w:type="dxa"/>
          </w:tcPr>
          <w:p w14:paraId="4E79DD80" w14:textId="77777777" w:rsidR="00933DB0" w:rsidRDefault="008845DE" w:rsidP="003E69E9">
            <w:pPr>
              <w:rPr>
                <w:color w:val="000000" w:themeColor="text1"/>
              </w:rPr>
            </w:pPr>
            <w:r>
              <w:rPr>
                <w:rFonts w:hint="eastAsia"/>
                <w:highlight w:val="yellow"/>
              </w:rPr>
              <w:t>自动清洗</w:t>
            </w:r>
          </w:p>
        </w:tc>
        <w:tc>
          <w:tcPr>
            <w:tcW w:w="2326" w:type="dxa"/>
          </w:tcPr>
          <w:p w14:paraId="343363EC" w14:textId="77777777" w:rsidR="00933DB0" w:rsidRDefault="00933DB0" w:rsidP="003E69E9"/>
        </w:tc>
      </w:tr>
      <w:tr w:rsidR="00AE3DAC" w14:paraId="1CE8D3DB" w14:textId="77777777">
        <w:tc>
          <w:tcPr>
            <w:tcW w:w="708" w:type="dxa"/>
          </w:tcPr>
          <w:p w14:paraId="058B415C" w14:textId="19072F31" w:rsidR="00AE3DAC" w:rsidRDefault="00AE3DAC" w:rsidP="003E69E9">
            <w:pPr>
              <w:rPr>
                <w:highlight w:val="yellow"/>
              </w:rPr>
            </w:pPr>
            <w:r>
              <w:rPr>
                <w:rFonts w:hint="eastAsia"/>
                <w:highlight w:val="yellow"/>
              </w:rPr>
              <w:t>1</w:t>
            </w:r>
            <w:r>
              <w:rPr>
                <w:highlight w:val="yellow"/>
              </w:rPr>
              <w:t>2</w:t>
            </w:r>
          </w:p>
        </w:tc>
        <w:tc>
          <w:tcPr>
            <w:tcW w:w="1385" w:type="dxa"/>
          </w:tcPr>
          <w:p w14:paraId="4A570717" w14:textId="43AA3907" w:rsidR="00AE3DAC" w:rsidRDefault="00AE3DAC" w:rsidP="003E69E9">
            <w:pPr>
              <w:rPr>
                <w:color w:val="FF0000"/>
                <w:highlight w:val="yellow"/>
              </w:rPr>
            </w:pPr>
            <w:r>
              <w:t>23000001</w:t>
            </w:r>
          </w:p>
        </w:tc>
        <w:tc>
          <w:tcPr>
            <w:tcW w:w="2268" w:type="dxa"/>
          </w:tcPr>
          <w:p w14:paraId="07B7DEB1" w14:textId="745A8D4B" w:rsidR="00AE3DAC" w:rsidRDefault="00AE3DAC" w:rsidP="003E69E9">
            <w:r>
              <w:t>changeFilter</w:t>
            </w:r>
          </w:p>
        </w:tc>
        <w:tc>
          <w:tcPr>
            <w:tcW w:w="1869" w:type="dxa"/>
          </w:tcPr>
          <w:p w14:paraId="33E6DDE8" w14:textId="72182386" w:rsidR="00AE3DAC" w:rsidRDefault="00AE3DAC" w:rsidP="003E69E9">
            <w:pPr>
              <w:rPr>
                <w:color w:val="FF0000"/>
                <w:highlight w:val="yellow"/>
              </w:rPr>
            </w:pPr>
            <w:r>
              <w:rPr>
                <w:rFonts w:hint="eastAsia"/>
              </w:rPr>
              <w:t>更换滤芯</w:t>
            </w:r>
          </w:p>
        </w:tc>
        <w:tc>
          <w:tcPr>
            <w:tcW w:w="2326" w:type="dxa"/>
          </w:tcPr>
          <w:p w14:paraId="3ADBCA33" w14:textId="5E804244" w:rsidR="00AE3DAC" w:rsidRDefault="00AE3DAC" w:rsidP="003E69E9">
            <w:r>
              <w:rPr>
                <w:rFonts w:hint="eastAsia"/>
                <w:highlight w:val="yellow"/>
              </w:rPr>
              <w:t>1</w:t>
            </w:r>
            <w:r>
              <w:rPr>
                <w:highlight w:val="yellow"/>
              </w:rPr>
              <w:t>2</w:t>
            </w:r>
          </w:p>
        </w:tc>
      </w:tr>
    </w:tbl>
    <w:p w14:paraId="6C4C3A11" w14:textId="77777777" w:rsidR="00933DB0" w:rsidRDefault="008845DE" w:rsidP="003E69E9">
      <w:r>
        <w:br w:type="textWrapping" w:clear="all"/>
      </w:r>
    </w:p>
    <w:p w14:paraId="435C7C96" w14:textId="09BEA2B3" w:rsidR="00933DB0" w:rsidRDefault="008845DE" w:rsidP="003E69E9">
      <w:pPr>
        <w:pStyle w:val="1"/>
      </w:pPr>
      <w:bookmarkStart w:id="124" w:name="_Ref161216469"/>
      <w:r>
        <w:rPr>
          <w:rFonts w:hint="eastAsia"/>
        </w:rPr>
        <w:t>附录</w:t>
      </w:r>
      <w:r>
        <w:rPr>
          <w:rFonts w:hint="eastAsia"/>
        </w:rPr>
        <w:t>K</w:t>
      </w:r>
      <w:r>
        <w:rPr>
          <w:rFonts w:hint="eastAsia"/>
        </w:rPr>
        <w:t>：故障</w:t>
      </w:r>
      <w:r>
        <w:t>类型</w:t>
      </w:r>
      <w:r>
        <w:rPr>
          <w:rFonts w:hint="eastAsia"/>
        </w:rPr>
        <w:t>对照表</w:t>
      </w:r>
      <w:bookmarkEnd w:id="124"/>
    </w:p>
    <w:tbl>
      <w:tblPr>
        <w:tblStyle w:val="af4"/>
        <w:tblW w:w="10915" w:type="dxa"/>
        <w:tblInd w:w="-34" w:type="dxa"/>
        <w:tblLayout w:type="fixed"/>
        <w:tblLook w:val="04A0" w:firstRow="1" w:lastRow="0" w:firstColumn="1" w:lastColumn="0" w:noHBand="0" w:noVBand="1"/>
      </w:tblPr>
      <w:tblGrid>
        <w:gridCol w:w="1134"/>
        <w:gridCol w:w="2935"/>
        <w:gridCol w:w="2564"/>
        <w:gridCol w:w="2564"/>
        <w:gridCol w:w="804"/>
        <w:gridCol w:w="914"/>
      </w:tblGrid>
      <w:tr w:rsidR="00933DB0" w14:paraId="724B7631" w14:textId="77777777">
        <w:trPr>
          <w:trHeight w:val="292"/>
        </w:trPr>
        <w:tc>
          <w:tcPr>
            <w:tcW w:w="1134" w:type="dxa"/>
            <w:shd w:val="clear" w:color="auto" w:fill="244061" w:themeFill="accent1" w:themeFillShade="80"/>
            <w:vAlign w:val="center"/>
          </w:tcPr>
          <w:p w14:paraId="4E245B3C" w14:textId="77777777" w:rsidR="00933DB0" w:rsidRDefault="008845DE" w:rsidP="003E69E9">
            <w:r>
              <w:rPr>
                <w:rFonts w:hint="eastAsia"/>
              </w:rPr>
              <w:t>故障</w:t>
            </w:r>
            <w:r>
              <w:rPr>
                <w:rFonts w:hint="eastAsia"/>
              </w:rPr>
              <w:t>ID</w:t>
            </w:r>
          </w:p>
        </w:tc>
        <w:tc>
          <w:tcPr>
            <w:tcW w:w="2935" w:type="dxa"/>
            <w:shd w:val="clear" w:color="auto" w:fill="244061" w:themeFill="accent1" w:themeFillShade="80"/>
            <w:vAlign w:val="center"/>
          </w:tcPr>
          <w:p w14:paraId="63CCF758" w14:textId="77777777" w:rsidR="00933DB0" w:rsidRDefault="008845DE" w:rsidP="003E69E9">
            <w:r>
              <w:rPr>
                <w:rFonts w:hint="eastAsia"/>
              </w:rPr>
              <w:t>故障</w:t>
            </w:r>
            <w:r>
              <w:t>名称</w:t>
            </w:r>
          </w:p>
        </w:tc>
        <w:tc>
          <w:tcPr>
            <w:tcW w:w="2564" w:type="dxa"/>
            <w:shd w:val="clear" w:color="auto" w:fill="244061" w:themeFill="accent1" w:themeFillShade="80"/>
          </w:tcPr>
          <w:p w14:paraId="4939D00C" w14:textId="77777777" w:rsidR="00933DB0" w:rsidRDefault="008845DE" w:rsidP="003E69E9">
            <w:r>
              <w:rPr>
                <w:rFonts w:hint="eastAsia"/>
              </w:rPr>
              <w:t>E</w:t>
            </w:r>
            <w:r>
              <w:t>2030</w:t>
            </w:r>
            <w:r>
              <w:rPr>
                <w:rFonts w:hint="eastAsia"/>
              </w:rPr>
              <w:t>故障名称</w:t>
            </w:r>
          </w:p>
        </w:tc>
        <w:tc>
          <w:tcPr>
            <w:tcW w:w="2564" w:type="dxa"/>
            <w:shd w:val="clear" w:color="auto" w:fill="244061" w:themeFill="accent1" w:themeFillShade="80"/>
            <w:vAlign w:val="center"/>
          </w:tcPr>
          <w:p w14:paraId="49EF3779" w14:textId="77777777" w:rsidR="00933DB0" w:rsidRDefault="008845DE" w:rsidP="003E69E9">
            <w:r>
              <w:rPr>
                <w:rFonts w:hint="eastAsia"/>
              </w:rPr>
              <w:t>平台故障描述</w:t>
            </w:r>
          </w:p>
        </w:tc>
        <w:tc>
          <w:tcPr>
            <w:tcW w:w="804" w:type="dxa"/>
            <w:shd w:val="clear" w:color="auto" w:fill="244061" w:themeFill="accent1" w:themeFillShade="80"/>
            <w:vAlign w:val="center"/>
          </w:tcPr>
          <w:p w14:paraId="792FF1FF" w14:textId="77777777" w:rsidR="00933DB0" w:rsidRDefault="008845DE" w:rsidP="003E69E9">
            <w:r>
              <w:rPr>
                <w:rFonts w:hint="eastAsia"/>
              </w:rPr>
              <w:t>类型</w:t>
            </w:r>
          </w:p>
        </w:tc>
        <w:tc>
          <w:tcPr>
            <w:tcW w:w="914" w:type="dxa"/>
            <w:shd w:val="clear" w:color="auto" w:fill="244061" w:themeFill="accent1" w:themeFillShade="80"/>
            <w:vAlign w:val="center"/>
          </w:tcPr>
          <w:p w14:paraId="3F63CA0F" w14:textId="77777777" w:rsidR="00933DB0" w:rsidRDefault="008845DE" w:rsidP="003E69E9">
            <w:r>
              <w:rPr>
                <w:rFonts w:hint="eastAsia"/>
              </w:rPr>
              <w:t>备注</w:t>
            </w:r>
          </w:p>
        </w:tc>
      </w:tr>
      <w:tr w:rsidR="00933DB0" w14:paraId="2B685800" w14:textId="77777777">
        <w:trPr>
          <w:trHeight w:val="306"/>
        </w:trPr>
        <w:tc>
          <w:tcPr>
            <w:tcW w:w="1134" w:type="dxa"/>
            <w:vAlign w:val="center"/>
          </w:tcPr>
          <w:p w14:paraId="54022059" w14:textId="77777777" w:rsidR="00933DB0" w:rsidRDefault="008845DE" w:rsidP="003E69E9">
            <w:r>
              <w:t>30000001</w:t>
            </w:r>
          </w:p>
        </w:tc>
        <w:tc>
          <w:tcPr>
            <w:tcW w:w="2935" w:type="dxa"/>
            <w:vAlign w:val="center"/>
          </w:tcPr>
          <w:p w14:paraId="709FDB8F" w14:textId="77777777" w:rsidR="00933DB0" w:rsidRDefault="008845DE" w:rsidP="003E69E9">
            <w:r>
              <w:t>waterPanel:status:1</w:t>
            </w:r>
          </w:p>
        </w:tc>
        <w:tc>
          <w:tcPr>
            <w:tcW w:w="2564" w:type="dxa"/>
          </w:tcPr>
          <w:p w14:paraId="3FB6E600" w14:textId="77777777" w:rsidR="00933DB0" w:rsidRDefault="008845DE" w:rsidP="003E69E9">
            <w:r>
              <w:t>蓄水盘未安装</w:t>
            </w:r>
          </w:p>
        </w:tc>
        <w:tc>
          <w:tcPr>
            <w:tcW w:w="2564" w:type="dxa"/>
            <w:vAlign w:val="center"/>
          </w:tcPr>
          <w:p w14:paraId="66A25AF3" w14:textId="77777777" w:rsidR="00933DB0" w:rsidRDefault="008845DE" w:rsidP="003E69E9">
            <w:r>
              <w:t>蓄水盘缺失</w:t>
            </w:r>
          </w:p>
        </w:tc>
        <w:tc>
          <w:tcPr>
            <w:tcW w:w="804" w:type="dxa"/>
            <w:vAlign w:val="center"/>
          </w:tcPr>
          <w:p w14:paraId="7D880B05" w14:textId="77777777" w:rsidR="00933DB0" w:rsidRDefault="008845DE" w:rsidP="003E69E9">
            <w:r>
              <w:rPr>
                <w:rFonts w:hint="eastAsia"/>
              </w:rPr>
              <w:t>提示</w:t>
            </w:r>
          </w:p>
        </w:tc>
        <w:tc>
          <w:tcPr>
            <w:tcW w:w="914" w:type="dxa"/>
            <w:vAlign w:val="center"/>
          </w:tcPr>
          <w:p w14:paraId="671BAA7C" w14:textId="77777777" w:rsidR="00933DB0" w:rsidRDefault="00933DB0" w:rsidP="003E69E9"/>
        </w:tc>
      </w:tr>
      <w:tr w:rsidR="00933DB0" w14:paraId="6B08D6E2" w14:textId="77777777">
        <w:trPr>
          <w:trHeight w:val="292"/>
        </w:trPr>
        <w:tc>
          <w:tcPr>
            <w:tcW w:w="1134" w:type="dxa"/>
            <w:shd w:val="clear" w:color="auto" w:fill="auto"/>
            <w:vAlign w:val="center"/>
          </w:tcPr>
          <w:p w14:paraId="5D04C2A1" w14:textId="77777777" w:rsidR="00933DB0" w:rsidRDefault="008845DE" w:rsidP="003E69E9">
            <w:r>
              <w:t>30000002</w:t>
            </w:r>
          </w:p>
        </w:tc>
        <w:tc>
          <w:tcPr>
            <w:tcW w:w="2935" w:type="dxa"/>
            <w:shd w:val="clear" w:color="auto" w:fill="auto"/>
            <w:vAlign w:val="center"/>
          </w:tcPr>
          <w:p w14:paraId="1AAB7108" w14:textId="77777777" w:rsidR="00933DB0" w:rsidRDefault="008845DE" w:rsidP="003E69E9">
            <w:r>
              <w:t>waterTank: waterLevelStatus:3</w:t>
            </w:r>
          </w:p>
        </w:tc>
        <w:tc>
          <w:tcPr>
            <w:tcW w:w="2564" w:type="dxa"/>
            <w:shd w:val="clear" w:color="auto" w:fill="auto"/>
          </w:tcPr>
          <w:p w14:paraId="3E1C11E1" w14:textId="77777777" w:rsidR="00933DB0" w:rsidRDefault="008845DE" w:rsidP="003E69E9">
            <w:r>
              <w:t>水箱</w:t>
            </w:r>
            <w:r>
              <w:t xml:space="preserve">  </w:t>
            </w:r>
            <w:r>
              <w:t>水箱空</w:t>
            </w:r>
            <w:r>
              <w:t xml:space="preserve">    </w:t>
            </w:r>
            <w:r>
              <w:t>报低水位后</w:t>
            </w:r>
            <w:r>
              <w:t xml:space="preserve">, </w:t>
            </w:r>
            <w:r>
              <w:t>又使用</w:t>
            </w:r>
            <w:r>
              <w:t>x ml</w:t>
            </w:r>
            <w:r>
              <w:t>水</w:t>
            </w:r>
          </w:p>
        </w:tc>
        <w:tc>
          <w:tcPr>
            <w:tcW w:w="2564" w:type="dxa"/>
            <w:shd w:val="clear" w:color="auto" w:fill="auto"/>
            <w:vAlign w:val="center"/>
          </w:tcPr>
          <w:p w14:paraId="55E6B3A3" w14:textId="77777777" w:rsidR="00933DB0" w:rsidRDefault="008845DE" w:rsidP="003E69E9">
            <w:r>
              <w:t>水箱缺水</w:t>
            </w:r>
          </w:p>
        </w:tc>
        <w:tc>
          <w:tcPr>
            <w:tcW w:w="804" w:type="dxa"/>
            <w:shd w:val="clear" w:color="auto" w:fill="auto"/>
            <w:vAlign w:val="center"/>
          </w:tcPr>
          <w:p w14:paraId="0E865853" w14:textId="77777777" w:rsidR="00933DB0" w:rsidRDefault="008845DE" w:rsidP="003E69E9">
            <w:r>
              <w:rPr>
                <w:rFonts w:hint="eastAsia"/>
                <w:strike/>
              </w:rPr>
              <w:t>提示</w:t>
            </w:r>
            <w:r>
              <w:rPr>
                <w:rFonts w:hint="eastAsia"/>
              </w:rPr>
              <w:t>缺料</w:t>
            </w:r>
          </w:p>
        </w:tc>
        <w:tc>
          <w:tcPr>
            <w:tcW w:w="914" w:type="dxa"/>
            <w:shd w:val="clear" w:color="auto" w:fill="auto"/>
            <w:vAlign w:val="center"/>
          </w:tcPr>
          <w:p w14:paraId="52F70F0A" w14:textId="77777777" w:rsidR="00933DB0" w:rsidRDefault="00933DB0" w:rsidP="003E69E9"/>
        </w:tc>
      </w:tr>
      <w:tr w:rsidR="00241156" w14:paraId="1CD950BD" w14:textId="77777777" w:rsidTr="00FA34A6">
        <w:trPr>
          <w:trHeight w:val="292"/>
        </w:trPr>
        <w:tc>
          <w:tcPr>
            <w:tcW w:w="1134" w:type="dxa"/>
            <w:shd w:val="clear" w:color="auto" w:fill="auto"/>
            <w:vAlign w:val="center"/>
          </w:tcPr>
          <w:p w14:paraId="04D97F16" w14:textId="09BA4F5D" w:rsidR="00241156" w:rsidRDefault="00241156" w:rsidP="003E69E9">
            <w:r w:rsidRPr="00D05817">
              <w:rPr>
                <w:highlight w:val="yellow"/>
              </w:rPr>
              <w:t>30000003</w:t>
            </w:r>
          </w:p>
        </w:tc>
        <w:tc>
          <w:tcPr>
            <w:tcW w:w="2935" w:type="dxa"/>
            <w:shd w:val="clear" w:color="auto" w:fill="auto"/>
            <w:vAlign w:val="center"/>
          </w:tcPr>
          <w:p w14:paraId="26ED21DF" w14:textId="4B8349BF" w:rsidR="00241156" w:rsidRDefault="00241156" w:rsidP="003E69E9">
            <w:r w:rsidRPr="00D05817">
              <w:rPr>
                <w:rFonts w:hint="eastAsia"/>
                <w:highlight w:val="yellow"/>
              </w:rPr>
              <w:t>b</w:t>
            </w:r>
            <w:r w:rsidRPr="00D05817">
              <w:rPr>
                <w:highlight w:val="yellow"/>
              </w:rPr>
              <w:t>eanBox.remainStatus:1</w:t>
            </w:r>
          </w:p>
        </w:tc>
        <w:tc>
          <w:tcPr>
            <w:tcW w:w="2564" w:type="dxa"/>
            <w:shd w:val="clear" w:color="auto" w:fill="auto"/>
            <w:vAlign w:val="center"/>
          </w:tcPr>
          <w:p w14:paraId="7239284C" w14:textId="06B10F9D" w:rsidR="00241156" w:rsidRDefault="00241156" w:rsidP="003E69E9">
            <w:r w:rsidRPr="00D05817">
              <w:rPr>
                <w:highlight w:val="yellow"/>
              </w:rPr>
              <w:t>咖啡豆用尽</w:t>
            </w:r>
          </w:p>
        </w:tc>
        <w:tc>
          <w:tcPr>
            <w:tcW w:w="2564" w:type="dxa"/>
            <w:shd w:val="clear" w:color="auto" w:fill="auto"/>
            <w:vAlign w:val="center"/>
          </w:tcPr>
          <w:p w14:paraId="15CBE5F8" w14:textId="51B0AABD" w:rsidR="00241156" w:rsidRDefault="00241156" w:rsidP="003E69E9">
            <w:r w:rsidRPr="00D05817">
              <w:rPr>
                <w:highlight w:val="yellow"/>
              </w:rPr>
              <w:t>咖啡豆用尽</w:t>
            </w:r>
          </w:p>
        </w:tc>
        <w:tc>
          <w:tcPr>
            <w:tcW w:w="804" w:type="dxa"/>
            <w:shd w:val="clear" w:color="auto" w:fill="auto"/>
            <w:vAlign w:val="center"/>
          </w:tcPr>
          <w:p w14:paraId="4A422665" w14:textId="0192F10D" w:rsidR="00241156" w:rsidRDefault="00241156" w:rsidP="003E69E9">
            <w:pPr>
              <w:rPr>
                <w:strike/>
              </w:rPr>
            </w:pPr>
            <w:r w:rsidRPr="00D05817">
              <w:rPr>
                <w:rFonts w:hint="eastAsia"/>
                <w:highlight w:val="yellow"/>
              </w:rPr>
              <w:t>提示</w:t>
            </w:r>
          </w:p>
        </w:tc>
        <w:tc>
          <w:tcPr>
            <w:tcW w:w="914" w:type="dxa"/>
            <w:shd w:val="clear" w:color="auto" w:fill="auto"/>
            <w:vAlign w:val="center"/>
          </w:tcPr>
          <w:p w14:paraId="66C7DF95" w14:textId="77777777" w:rsidR="00241156" w:rsidRDefault="00241156" w:rsidP="003E69E9"/>
        </w:tc>
      </w:tr>
      <w:tr w:rsidR="00241156" w14:paraId="002B71A1" w14:textId="77777777">
        <w:trPr>
          <w:trHeight w:val="292"/>
        </w:trPr>
        <w:tc>
          <w:tcPr>
            <w:tcW w:w="1134" w:type="dxa"/>
            <w:vAlign w:val="center"/>
          </w:tcPr>
          <w:p w14:paraId="4D289DA7" w14:textId="77777777" w:rsidR="00241156" w:rsidRDefault="00241156" w:rsidP="003E69E9">
            <w:r>
              <w:t>30000004</w:t>
            </w:r>
          </w:p>
        </w:tc>
        <w:tc>
          <w:tcPr>
            <w:tcW w:w="2935" w:type="dxa"/>
            <w:vAlign w:val="center"/>
          </w:tcPr>
          <w:p w14:paraId="2A34EBC2" w14:textId="77777777" w:rsidR="00241156" w:rsidRDefault="00241156" w:rsidP="003E69E9">
            <w:r>
              <w:t>waterPanel: waterLevelStatus:1</w:t>
            </w:r>
          </w:p>
        </w:tc>
        <w:tc>
          <w:tcPr>
            <w:tcW w:w="2564" w:type="dxa"/>
          </w:tcPr>
          <w:p w14:paraId="4B452E05" w14:textId="77777777" w:rsidR="00241156" w:rsidRDefault="00241156" w:rsidP="003E69E9">
            <w:r>
              <w:t>蓄水盘水满</w:t>
            </w:r>
          </w:p>
        </w:tc>
        <w:tc>
          <w:tcPr>
            <w:tcW w:w="2564" w:type="dxa"/>
            <w:vAlign w:val="center"/>
          </w:tcPr>
          <w:p w14:paraId="380346AA" w14:textId="77777777" w:rsidR="00241156" w:rsidRDefault="00241156" w:rsidP="003E69E9">
            <w:r>
              <w:t>蓄水盘水满</w:t>
            </w:r>
          </w:p>
        </w:tc>
        <w:tc>
          <w:tcPr>
            <w:tcW w:w="804" w:type="dxa"/>
            <w:vAlign w:val="center"/>
          </w:tcPr>
          <w:p w14:paraId="70BAC138" w14:textId="77777777" w:rsidR="00241156" w:rsidRDefault="00241156" w:rsidP="003E69E9">
            <w:r>
              <w:rPr>
                <w:rFonts w:hint="eastAsia"/>
              </w:rPr>
              <w:t>提示</w:t>
            </w:r>
          </w:p>
        </w:tc>
        <w:tc>
          <w:tcPr>
            <w:tcW w:w="914" w:type="dxa"/>
            <w:vAlign w:val="center"/>
          </w:tcPr>
          <w:p w14:paraId="47937CE6" w14:textId="77777777" w:rsidR="00241156" w:rsidRDefault="00241156" w:rsidP="003E69E9"/>
        </w:tc>
      </w:tr>
      <w:tr w:rsidR="00241156" w14:paraId="5F28F321" w14:textId="77777777">
        <w:trPr>
          <w:trHeight w:val="306"/>
        </w:trPr>
        <w:tc>
          <w:tcPr>
            <w:tcW w:w="1134" w:type="dxa"/>
            <w:vAlign w:val="center"/>
          </w:tcPr>
          <w:p w14:paraId="1DB2DA73" w14:textId="77777777" w:rsidR="00241156" w:rsidRDefault="00241156" w:rsidP="003E69E9">
            <w:r>
              <w:t>30000005</w:t>
            </w:r>
          </w:p>
        </w:tc>
        <w:tc>
          <w:tcPr>
            <w:tcW w:w="2935" w:type="dxa"/>
            <w:vAlign w:val="center"/>
          </w:tcPr>
          <w:p w14:paraId="717320A7" w14:textId="77777777" w:rsidR="00241156" w:rsidRDefault="00241156" w:rsidP="003E69E9">
            <w:r>
              <w:t>residueBox: cakeStatus:2</w:t>
            </w:r>
          </w:p>
        </w:tc>
        <w:tc>
          <w:tcPr>
            <w:tcW w:w="2564" w:type="dxa"/>
            <w:shd w:val="clear" w:color="auto" w:fill="auto"/>
          </w:tcPr>
          <w:p w14:paraId="68B89BB4" w14:textId="77777777" w:rsidR="00241156" w:rsidRDefault="00241156" w:rsidP="003E69E9">
            <w:r>
              <w:t>咖啡渣满</w:t>
            </w:r>
          </w:p>
          <w:p w14:paraId="0D3A3E1B" w14:textId="77777777" w:rsidR="00241156" w:rsidRDefault="00241156" w:rsidP="003E69E9"/>
        </w:tc>
        <w:tc>
          <w:tcPr>
            <w:tcW w:w="2564" w:type="dxa"/>
            <w:vAlign w:val="center"/>
          </w:tcPr>
          <w:p w14:paraId="0E6D5300" w14:textId="77777777" w:rsidR="00241156" w:rsidRDefault="00241156" w:rsidP="003E69E9">
            <w:r>
              <w:t>渣盒渣满</w:t>
            </w:r>
          </w:p>
        </w:tc>
        <w:tc>
          <w:tcPr>
            <w:tcW w:w="804" w:type="dxa"/>
            <w:vAlign w:val="center"/>
          </w:tcPr>
          <w:p w14:paraId="1315DB87" w14:textId="77777777" w:rsidR="00241156" w:rsidRDefault="00241156" w:rsidP="003E69E9">
            <w:r>
              <w:rPr>
                <w:rFonts w:hint="eastAsia"/>
              </w:rPr>
              <w:t>提示</w:t>
            </w:r>
          </w:p>
        </w:tc>
        <w:tc>
          <w:tcPr>
            <w:tcW w:w="914" w:type="dxa"/>
            <w:vAlign w:val="center"/>
          </w:tcPr>
          <w:p w14:paraId="48938A2E" w14:textId="77777777" w:rsidR="00241156" w:rsidRDefault="00241156" w:rsidP="003E69E9"/>
        </w:tc>
      </w:tr>
      <w:tr w:rsidR="00241156" w14:paraId="023A92F7" w14:textId="77777777">
        <w:trPr>
          <w:trHeight w:val="306"/>
        </w:trPr>
        <w:tc>
          <w:tcPr>
            <w:tcW w:w="1134" w:type="dxa"/>
            <w:vAlign w:val="center"/>
          </w:tcPr>
          <w:p w14:paraId="410432D2" w14:textId="77777777" w:rsidR="00241156" w:rsidRDefault="00241156" w:rsidP="003E69E9">
            <w:r>
              <w:t>31000016</w:t>
            </w:r>
          </w:p>
        </w:tc>
        <w:tc>
          <w:tcPr>
            <w:tcW w:w="2935" w:type="dxa"/>
            <w:vAlign w:val="center"/>
          </w:tcPr>
          <w:p w14:paraId="591E8977" w14:textId="77777777" w:rsidR="00241156" w:rsidRDefault="00241156" w:rsidP="003E69E9">
            <w:r>
              <w:t xml:space="preserve">grinder: </w:t>
            </w:r>
            <w:r>
              <w:rPr>
                <w:rFonts w:hint="eastAsia"/>
              </w:rPr>
              <w:t>stat</w:t>
            </w:r>
            <w:r>
              <w:t>us:1</w:t>
            </w:r>
          </w:p>
        </w:tc>
        <w:tc>
          <w:tcPr>
            <w:tcW w:w="2564" w:type="dxa"/>
          </w:tcPr>
          <w:p w14:paraId="038C78A5" w14:textId="77777777" w:rsidR="00241156" w:rsidRDefault="00241156" w:rsidP="003E69E9">
            <w:r>
              <w:t>磨豆组异常</w:t>
            </w:r>
            <w:r>
              <w:t xml:space="preserve">   </w:t>
            </w:r>
            <w:r>
              <w:t>阈值时间内无反馈信号</w:t>
            </w:r>
          </w:p>
          <w:p w14:paraId="3EFD0053" w14:textId="77777777" w:rsidR="00241156" w:rsidRDefault="00241156" w:rsidP="003E69E9"/>
        </w:tc>
        <w:tc>
          <w:tcPr>
            <w:tcW w:w="2564" w:type="dxa"/>
            <w:vAlign w:val="center"/>
          </w:tcPr>
          <w:p w14:paraId="0B023457" w14:textId="77777777" w:rsidR="00241156" w:rsidRDefault="00241156" w:rsidP="003E69E9">
            <w:r>
              <w:rPr>
                <w:rFonts w:hint="eastAsia"/>
              </w:rPr>
              <w:t>磨豆</w:t>
            </w:r>
            <w:r>
              <w:t>异常</w:t>
            </w:r>
          </w:p>
        </w:tc>
        <w:tc>
          <w:tcPr>
            <w:tcW w:w="804" w:type="dxa"/>
            <w:vAlign w:val="center"/>
          </w:tcPr>
          <w:p w14:paraId="6E9EAC51" w14:textId="77777777" w:rsidR="00241156" w:rsidRDefault="00241156" w:rsidP="003E69E9">
            <w:r>
              <w:rPr>
                <w:rFonts w:hint="eastAsia"/>
              </w:rPr>
              <w:t>故障</w:t>
            </w:r>
          </w:p>
        </w:tc>
        <w:tc>
          <w:tcPr>
            <w:tcW w:w="914" w:type="dxa"/>
            <w:vAlign w:val="center"/>
          </w:tcPr>
          <w:p w14:paraId="5845A0E7" w14:textId="77777777" w:rsidR="00241156" w:rsidRDefault="00241156" w:rsidP="003E69E9"/>
        </w:tc>
      </w:tr>
      <w:tr w:rsidR="00241156" w14:paraId="7F3BC215" w14:textId="77777777">
        <w:trPr>
          <w:trHeight w:val="292"/>
        </w:trPr>
        <w:tc>
          <w:tcPr>
            <w:tcW w:w="1134" w:type="dxa"/>
            <w:vAlign w:val="center"/>
          </w:tcPr>
          <w:p w14:paraId="1C24C76E" w14:textId="77777777" w:rsidR="00241156" w:rsidRDefault="00241156" w:rsidP="003E69E9">
            <w:r>
              <w:rPr>
                <w:rFonts w:hint="eastAsia"/>
              </w:rPr>
              <w:t>31000022</w:t>
            </w:r>
          </w:p>
        </w:tc>
        <w:tc>
          <w:tcPr>
            <w:tcW w:w="2935" w:type="dxa"/>
            <w:vAlign w:val="center"/>
          </w:tcPr>
          <w:p w14:paraId="4A037532" w14:textId="77777777" w:rsidR="00241156" w:rsidRDefault="00241156" w:rsidP="003E69E9">
            <w:r>
              <w:t>bubble: readyStatus:1</w:t>
            </w:r>
          </w:p>
        </w:tc>
        <w:tc>
          <w:tcPr>
            <w:tcW w:w="2564" w:type="dxa"/>
          </w:tcPr>
          <w:p w14:paraId="01B3CC6B" w14:textId="77777777" w:rsidR="00241156" w:rsidRDefault="00241156" w:rsidP="003E69E9">
            <w:r>
              <w:t>冲泡器未复位</w:t>
            </w:r>
          </w:p>
          <w:p w14:paraId="69B5E2C2" w14:textId="77777777" w:rsidR="00241156" w:rsidRDefault="00241156" w:rsidP="003E69E9"/>
        </w:tc>
        <w:tc>
          <w:tcPr>
            <w:tcW w:w="2564" w:type="dxa"/>
            <w:vAlign w:val="center"/>
          </w:tcPr>
          <w:p w14:paraId="01C92E09" w14:textId="77777777" w:rsidR="00241156" w:rsidRDefault="00241156" w:rsidP="003E69E9">
            <w:r>
              <w:rPr>
                <w:rFonts w:hint="eastAsia"/>
              </w:rPr>
              <w:t>冲泡器复位异常</w:t>
            </w:r>
          </w:p>
        </w:tc>
        <w:tc>
          <w:tcPr>
            <w:tcW w:w="804" w:type="dxa"/>
            <w:vAlign w:val="center"/>
          </w:tcPr>
          <w:p w14:paraId="1DF7B58F" w14:textId="77777777" w:rsidR="00241156" w:rsidRDefault="00241156" w:rsidP="003E69E9">
            <w:r>
              <w:rPr>
                <w:rFonts w:hint="eastAsia"/>
              </w:rPr>
              <w:t>故障</w:t>
            </w:r>
          </w:p>
        </w:tc>
        <w:tc>
          <w:tcPr>
            <w:tcW w:w="914" w:type="dxa"/>
            <w:vAlign w:val="center"/>
          </w:tcPr>
          <w:p w14:paraId="42FD01D3" w14:textId="77777777" w:rsidR="00241156" w:rsidRDefault="00241156" w:rsidP="003E69E9"/>
        </w:tc>
      </w:tr>
      <w:tr w:rsidR="00241156" w14:paraId="0544E2A5" w14:textId="77777777">
        <w:trPr>
          <w:trHeight w:val="292"/>
        </w:trPr>
        <w:tc>
          <w:tcPr>
            <w:tcW w:w="1134" w:type="dxa"/>
            <w:vAlign w:val="center"/>
          </w:tcPr>
          <w:p w14:paraId="329195F1" w14:textId="77777777" w:rsidR="00241156" w:rsidRDefault="00241156" w:rsidP="003E69E9">
            <w:r>
              <w:rPr>
                <w:rFonts w:hint="eastAsia"/>
              </w:rPr>
              <w:t>30000009</w:t>
            </w:r>
          </w:p>
        </w:tc>
        <w:tc>
          <w:tcPr>
            <w:tcW w:w="2935" w:type="dxa"/>
            <w:vAlign w:val="center"/>
          </w:tcPr>
          <w:p w14:paraId="16321133" w14:textId="77777777" w:rsidR="00241156" w:rsidRDefault="00241156" w:rsidP="003E69E9">
            <w:r>
              <w:rPr>
                <w:rFonts w:hint="eastAsia"/>
              </w:rPr>
              <w:t>needChangeFilter</w:t>
            </w:r>
          </w:p>
        </w:tc>
        <w:tc>
          <w:tcPr>
            <w:tcW w:w="2564" w:type="dxa"/>
          </w:tcPr>
          <w:p w14:paraId="19CA926B" w14:textId="77777777" w:rsidR="00241156" w:rsidRDefault="00241156" w:rsidP="003E69E9">
            <w:r>
              <w:t>更换滤芯</w:t>
            </w:r>
          </w:p>
        </w:tc>
        <w:tc>
          <w:tcPr>
            <w:tcW w:w="2564" w:type="dxa"/>
            <w:vAlign w:val="center"/>
          </w:tcPr>
          <w:p w14:paraId="0B5FD1E4" w14:textId="77777777" w:rsidR="00241156" w:rsidRDefault="00241156" w:rsidP="003E69E9">
            <w:r>
              <w:rPr>
                <w:rFonts w:hint="eastAsia"/>
              </w:rPr>
              <w:t>更换滤芯</w:t>
            </w:r>
          </w:p>
        </w:tc>
        <w:tc>
          <w:tcPr>
            <w:tcW w:w="804" w:type="dxa"/>
            <w:vAlign w:val="center"/>
          </w:tcPr>
          <w:p w14:paraId="7603C216" w14:textId="77777777" w:rsidR="00241156" w:rsidRDefault="00241156" w:rsidP="003E69E9">
            <w:r>
              <w:rPr>
                <w:rFonts w:hint="eastAsia"/>
              </w:rPr>
              <w:t>保养</w:t>
            </w:r>
          </w:p>
        </w:tc>
        <w:tc>
          <w:tcPr>
            <w:tcW w:w="914" w:type="dxa"/>
            <w:vAlign w:val="center"/>
          </w:tcPr>
          <w:p w14:paraId="0939B0EB" w14:textId="77777777" w:rsidR="00241156" w:rsidRDefault="00241156" w:rsidP="003E69E9">
            <w:r>
              <w:rPr>
                <w:rFonts w:hint="eastAsia"/>
              </w:rPr>
              <w:t>1</w:t>
            </w:r>
            <w:r>
              <w:t>.0</w:t>
            </w:r>
          </w:p>
        </w:tc>
      </w:tr>
      <w:tr w:rsidR="00241156" w14:paraId="15A4BA7C" w14:textId="77777777">
        <w:trPr>
          <w:trHeight w:val="292"/>
        </w:trPr>
        <w:tc>
          <w:tcPr>
            <w:tcW w:w="1134" w:type="dxa"/>
            <w:vAlign w:val="center"/>
          </w:tcPr>
          <w:p w14:paraId="3EB77B0E" w14:textId="77777777" w:rsidR="00241156" w:rsidRDefault="00241156" w:rsidP="003E69E9">
            <w:r>
              <w:rPr>
                <w:rFonts w:hint="eastAsia"/>
              </w:rPr>
              <w:t>30000008</w:t>
            </w:r>
          </w:p>
        </w:tc>
        <w:tc>
          <w:tcPr>
            <w:tcW w:w="2935" w:type="dxa"/>
            <w:vAlign w:val="center"/>
          </w:tcPr>
          <w:p w14:paraId="1FF89AE2" w14:textId="77777777" w:rsidR="00241156" w:rsidRDefault="00241156" w:rsidP="003E69E9">
            <w:r>
              <w:rPr>
                <w:rFonts w:hint="eastAsia"/>
              </w:rPr>
              <w:t>needDescaling</w:t>
            </w:r>
          </w:p>
        </w:tc>
        <w:tc>
          <w:tcPr>
            <w:tcW w:w="2564" w:type="dxa"/>
          </w:tcPr>
          <w:p w14:paraId="1F5A9EEE" w14:textId="77777777" w:rsidR="00241156" w:rsidRDefault="00241156" w:rsidP="003E69E9">
            <w:r>
              <w:t>除垢</w:t>
            </w:r>
          </w:p>
          <w:p w14:paraId="728FC73B" w14:textId="77777777" w:rsidR="00241156" w:rsidRDefault="00241156" w:rsidP="003E69E9">
            <w:r>
              <w:t>强制除垢</w:t>
            </w:r>
          </w:p>
          <w:p w14:paraId="10DB1A2C" w14:textId="77777777" w:rsidR="00241156" w:rsidRDefault="00241156" w:rsidP="003E69E9"/>
        </w:tc>
        <w:tc>
          <w:tcPr>
            <w:tcW w:w="2564" w:type="dxa"/>
            <w:vAlign w:val="center"/>
          </w:tcPr>
          <w:p w14:paraId="4087C7A7" w14:textId="77777777" w:rsidR="00241156" w:rsidRDefault="00241156" w:rsidP="003E69E9">
            <w:r>
              <w:rPr>
                <w:rFonts w:hint="eastAsia"/>
              </w:rPr>
              <w:t>除垢</w:t>
            </w:r>
          </w:p>
        </w:tc>
        <w:tc>
          <w:tcPr>
            <w:tcW w:w="804" w:type="dxa"/>
            <w:vAlign w:val="center"/>
          </w:tcPr>
          <w:p w14:paraId="340317F4" w14:textId="77777777" w:rsidR="00241156" w:rsidRDefault="00241156" w:rsidP="003E69E9">
            <w:r>
              <w:rPr>
                <w:rFonts w:hint="eastAsia"/>
              </w:rPr>
              <w:t>保养</w:t>
            </w:r>
          </w:p>
        </w:tc>
        <w:tc>
          <w:tcPr>
            <w:tcW w:w="914" w:type="dxa"/>
            <w:vAlign w:val="center"/>
          </w:tcPr>
          <w:p w14:paraId="75BAADA6" w14:textId="77777777" w:rsidR="00241156" w:rsidRDefault="00241156" w:rsidP="003E69E9">
            <w:r>
              <w:rPr>
                <w:rFonts w:hint="eastAsia"/>
              </w:rPr>
              <w:t>1</w:t>
            </w:r>
            <w:r>
              <w:t>.0</w:t>
            </w:r>
          </w:p>
        </w:tc>
      </w:tr>
      <w:tr w:rsidR="00241156" w14:paraId="2C390AC3" w14:textId="77777777">
        <w:trPr>
          <w:trHeight w:val="292"/>
        </w:trPr>
        <w:tc>
          <w:tcPr>
            <w:tcW w:w="1134" w:type="dxa"/>
            <w:vAlign w:val="center"/>
          </w:tcPr>
          <w:p w14:paraId="6B92E037" w14:textId="77777777" w:rsidR="00241156" w:rsidRDefault="00241156" w:rsidP="003E69E9">
            <w:r>
              <w:rPr>
                <w:rFonts w:hint="eastAsia"/>
              </w:rPr>
              <w:t>30000007</w:t>
            </w:r>
          </w:p>
        </w:tc>
        <w:tc>
          <w:tcPr>
            <w:tcW w:w="2935" w:type="dxa"/>
            <w:vAlign w:val="center"/>
          </w:tcPr>
          <w:p w14:paraId="7CB08E85" w14:textId="77777777" w:rsidR="00241156" w:rsidRDefault="00241156" w:rsidP="003E69E9">
            <w:r>
              <w:rPr>
                <w:rFonts w:hint="eastAsia"/>
              </w:rPr>
              <w:t>needCleanBubblePill</w:t>
            </w:r>
          </w:p>
        </w:tc>
        <w:tc>
          <w:tcPr>
            <w:tcW w:w="2564" w:type="dxa"/>
          </w:tcPr>
          <w:p w14:paraId="1C587DED" w14:textId="77777777" w:rsidR="00241156" w:rsidRDefault="00241156" w:rsidP="003E69E9">
            <w:r>
              <w:t>冲泡器清洗提醒</w:t>
            </w:r>
          </w:p>
          <w:p w14:paraId="09E3BF73" w14:textId="77777777" w:rsidR="00241156" w:rsidRDefault="00241156" w:rsidP="003E69E9">
            <w:r>
              <w:t>强制冲泡器清洗</w:t>
            </w:r>
          </w:p>
          <w:p w14:paraId="013443CC" w14:textId="77777777" w:rsidR="00241156" w:rsidRDefault="00241156" w:rsidP="003E69E9"/>
        </w:tc>
        <w:tc>
          <w:tcPr>
            <w:tcW w:w="2564" w:type="dxa"/>
            <w:vAlign w:val="center"/>
          </w:tcPr>
          <w:p w14:paraId="4D19923F" w14:textId="77777777" w:rsidR="00241156" w:rsidRDefault="00241156" w:rsidP="003E69E9">
            <w:r>
              <w:rPr>
                <w:rFonts w:hint="eastAsia"/>
              </w:rPr>
              <w:t>冲泡器药片清洗</w:t>
            </w:r>
          </w:p>
        </w:tc>
        <w:tc>
          <w:tcPr>
            <w:tcW w:w="804" w:type="dxa"/>
            <w:vAlign w:val="center"/>
          </w:tcPr>
          <w:p w14:paraId="690C4A03" w14:textId="77777777" w:rsidR="00241156" w:rsidRDefault="00241156" w:rsidP="003E69E9">
            <w:r>
              <w:rPr>
                <w:rFonts w:hint="eastAsia"/>
              </w:rPr>
              <w:t>保养</w:t>
            </w:r>
          </w:p>
        </w:tc>
        <w:tc>
          <w:tcPr>
            <w:tcW w:w="914" w:type="dxa"/>
            <w:vAlign w:val="center"/>
          </w:tcPr>
          <w:p w14:paraId="17803334" w14:textId="77777777" w:rsidR="00241156" w:rsidRDefault="00241156" w:rsidP="003E69E9">
            <w:r>
              <w:rPr>
                <w:rFonts w:hint="eastAsia"/>
              </w:rPr>
              <w:t>1</w:t>
            </w:r>
            <w:r>
              <w:t>.0</w:t>
            </w:r>
          </w:p>
        </w:tc>
      </w:tr>
      <w:tr w:rsidR="00241156" w14:paraId="36191877" w14:textId="77777777">
        <w:trPr>
          <w:trHeight w:val="292"/>
        </w:trPr>
        <w:tc>
          <w:tcPr>
            <w:tcW w:w="1134" w:type="dxa"/>
            <w:vAlign w:val="center"/>
          </w:tcPr>
          <w:p w14:paraId="235EAF83" w14:textId="77777777" w:rsidR="00241156" w:rsidRDefault="00241156" w:rsidP="003E69E9">
            <w:r>
              <w:rPr>
                <w:rFonts w:hint="eastAsia"/>
              </w:rPr>
              <w:t>4000000</w:t>
            </w:r>
            <w:r>
              <w:t>1</w:t>
            </w:r>
          </w:p>
        </w:tc>
        <w:tc>
          <w:tcPr>
            <w:tcW w:w="2935" w:type="dxa"/>
            <w:vAlign w:val="center"/>
          </w:tcPr>
          <w:p w14:paraId="027FF1CF" w14:textId="77777777" w:rsidR="00241156" w:rsidRDefault="00241156" w:rsidP="003E69E9">
            <w:r>
              <w:rPr>
                <w:rFonts w:hint="eastAsia"/>
              </w:rPr>
              <w:t>beanBox:status:1</w:t>
            </w:r>
          </w:p>
        </w:tc>
        <w:tc>
          <w:tcPr>
            <w:tcW w:w="2564" w:type="dxa"/>
          </w:tcPr>
          <w:p w14:paraId="016C550A" w14:textId="77777777" w:rsidR="00241156" w:rsidRDefault="00241156" w:rsidP="003E69E9">
            <w:r>
              <w:t>豆仓不在位</w:t>
            </w:r>
          </w:p>
          <w:p w14:paraId="34071503" w14:textId="77777777" w:rsidR="00241156" w:rsidRDefault="00241156" w:rsidP="003E69E9"/>
        </w:tc>
        <w:tc>
          <w:tcPr>
            <w:tcW w:w="2564" w:type="dxa"/>
            <w:vAlign w:val="center"/>
          </w:tcPr>
          <w:p w14:paraId="0EBDDD4B" w14:textId="77777777" w:rsidR="00241156" w:rsidRDefault="00241156" w:rsidP="003E69E9">
            <w:r>
              <w:rPr>
                <w:rFonts w:hint="eastAsia"/>
              </w:rPr>
              <w:t>豆盒未安装</w:t>
            </w:r>
          </w:p>
          <w:p w14:paraId="24DF3856" w14:textId="77777777" w:rsidR="00241156" w:rsidRDefault="00241156" w:rsidP="003E69E9">
            <w:r>
              <w:rPr>
                <w:rFonts w:hint="eastAsia"/>
              </w:rPr>
              <w:t>豆仓丢失</w:t>
            </w:r>
          </w:p>
        </w:tc>
        <w:tc>
          <w:tcPr>
            <w:tcW w:w="804" w:type="dxa"/>
            <w:vAlign w:val="center"/>
          </w:tcPr>
          <w:p w14:paraId="22811246" w14:textId="77777777" w:rsidR="00241156" w:rsidRDefault="00241156" w:rsidP="003E69E9">
            <w:r>
              <w:rPr>
                <w:rFonts w:hint="eastAsia"/>
              </w:rPr>
              <w:t>提示</w:t>
            </w:r>
          </w:p>
        </w:tc>
        <w:tc>
          <w:tcPr>
            <w:tcW w:w="914" w:type="dxa"/>
            <w:vAlign w:val="center"/>
          </w:tcPr>
          <w:p w14:paraId="4CA6CD26" w14:textId="77777777" w:rsidR="00241156" w:rsidRDefault="00241156" w:rsidP="003E69E9">
            <w:r>
              <w:rPr>
                <w:rFonts w:hint="eastAsia"/>
              </w:rPr>
              <w:t>X</w:t>
            </w:r>
            <w:r>
              <w:rPr>
                <w:rFonts w:hint="eastAsia"/>
              </w:rPr>
              <w:t>机器</w:t>
            </w:r>
          </w:p>
        </w:tc>
      </w:tr>
      <w:tr w:rsidR="00241156" w14:paraId="3D816292" w14:textId="77777777">
        <w:trPr>
          <w:trHeight w:val="292"/>
        </w:trPr>
        <w:tc>
          <w:tcPr>
            <w:tcW w:w="1134" w:type="dxa"/>
            <w:shd w:val="clear" w:color="auto" w:fill="auto"/>
            <w:vAlign w:val="center"/>
          </w:tcPr>
          <w:p w14:paraId="7BCC4D5E" w14:textId="77777777" w:rsidR="00241156" w:rsidRDefault="00241156" w:rsidP="003E69E9">
            <w:r>
              <w:rPr>
                <w:rFonts w:hint="eastAsia"/>
              </w:rPr>
              <w:t>400000</w:t>
            </w:r>
            <w:r>
              <w:t>09</w:t>
            </w:r>
          </w:p>
        </w:tc>
        <w:tc>
          <w:tcPr>
            <w:tcW w:w="2935" w:type="dxa"/>
            <w:shd w:val="clear" w:color="auto" w:fill="auto"/>
            <w:vAlign w:val="center"/>
          </w:tcPr>
          <w:p w14:paraId="67C0FB91" w14:textId="77777777" w:rsidR="00241156" w:rsidRDefault="00241156" w:rsidP="003E69E9">
            <w:r>
              <w:rPr>
                <w:rFonts w:hint="eastAsia"/>
              </w:rPr>
              <w:t>bubble:stepStatus:3</w:t>
            </w:r>
          </w:p>
        </w:tc>
        <w:tc>
          <w:tcPr>
            <w:tcW w:w="2564" w:type="dxa"/>
            <w:shd w:val="clear" w:color="auto" w:fill="auto"/>
          </w:tcPr>
          <w:p w14:paraId="717FE395" w14:textId="77777777" w:rsidR="00241156" w:rsidRDefault="00241156" w:rsidP="003E69E9">
            <w:r>
              <w:t>冲泡器连续三次异常</w:t>
            </w:r>
          </w:p>
          <w:p w14:paraId="524AB946" w14:textId="77777777" w:rsidR="00241156" w:rsidRDefault="00241156" w:rsidP="003E69E9"/>
        </w:tc>
        <w:tc>
          <w:tcPr>
            <w:tcW w:w="2564" w:type="dxa"/>
            <w:shd w:val="clear" w:color="auto" w:fill="auto"/>
            <w:vAlign w:val="center"/>
          </w:tcPr>
          <w:p w14:paraId="17B28CDF" w14:textId="77777777" w:rsidR="00241156" w:rsidRDefault="00241156" w:rsidP="003E69E9">
            <w:r>
              <w:rPr>
                <w:rFonts w:hint="eastAsia"/>
              </w:rPr>
              <w:t>冲泡器异常</w:t>
            </w:r>
          </w:p>
        </w:tc>
        <w:tc>
          <w:tcPr>
            <w:tcW w:w="804" w:type="dxa"/>
            <w:shd w:val="clear" w:color="auto" w:fill="auto"/>
            <w:vAlign w:val="center"/>
          </w:tcPr>
          <w:p w14:paraId="37D303B4" w14:textId="77777777" w:rsidR="00241156" w:rsidRDefault="00241156" w:rsidP="003E69E9">
            <w:r>
              <w:rPr>
                <w:rFonts w:hint="eastAsia"/>
              </w:rPr>
              <w:t>故障</w:t>
            </w:r>
          </w:p>
        </w:tc>
        <w:tc>
          <w:tcPr>
            <w:tcW w:w="914" w:type="dxa"/>
            <w:shd w:val="clear" w:color="auto" w:fill="auto"/>
            <w:vAlign w:val="center"/>
          </w:tcPr>
          <w:p w14:paraId="3541EF2D" w14:textId="77777777" w:rsidR="00241156" w:rsidRDefault="00241156" w:rsidP="003E69E9">
            <w:r>
              <w:rPr>
                <w:rFonts w:hint="eastAsia"/>
              </w:rPr>
              <w:t>X</w:t>
            </w:r>
            <w:r>
              <w:rPr>
                <w:rFonts w:hint="eastAsia"/>
              </w:rPr>
              <w:t>机器</w:t>
            </w:r>
          </w:p>
        </w:tc>
      </w:tr>
      <w:tr w:rsidR="00241156" w14:paraId="5F1ADCE7" w14:textId="77777777">
        <w:trPr>
          <w:trHeight w:val="292"/>
        </w:trPr>
        <w:tc>
          <w:tcPr>
            <w:tcW w:w="1134" w:type="dxa"/>
            <w:vAlign w:val="center"/>
          </w:tcPr>
          <w:p w14:paraId="27AF50FC" w14:textId="77777777" w:rsidR="00241156" w:rsidRDefault="00241156" w:rsidP="003E69E9">
            <w:r>
              <w:rPr>
                <w:rFonts w:hint="eastAsia"/>
              </w:rPr>
              <w:t>4000001</w:t>
            </w:r>
            <w:r>
              <w:t>0</w:t>
            </w:r>
          </w:p>
        </w:tc>
        <w:tc>
          <w:tcPr>
            <w:tcW w:w="2935" w:type="dxa"/>
            <w:vAlign w:val="center"/>
          </w:tcPr>
          <w:p w14:paraId="0BC29423" w14:textId="77777777" w:rsidR="00241156" w:rsidRDefault="00241156" w:rsidP="003E69E9">
            <w:r>
              <w:rPr>
                <w:rFonts w:hint="eastAsia"/>
              </w:rPr>
              <w:t>bubble:stepStatus:2</w:t>
            </w:r>
          </w:p>
        </w:tc>
        <w:tc>
          <w:tcPr>
            <w:tcW w:w="2564" w:type="dxa"/>
          </w:tcPr>
          <w:p w14:paraId="42B9CC38" w14:textId="77777777" w:rsidR="00241156" w:rsidRDefault="00241156" w:rsidP="003E69E9">
            <w:r>
              <w:t>冲泡器磨豆异常</w:t>
            </w:r>
          </w:p>
          <w:p w14:paraId="6CDC6173" w14:textId="77777777" w:rsidR="00241156" w:rsidRDefault="00241156" w:rsidP="003E69E9"/>
        </w:tc>
        <w:tc>
          <w:tcPr>
            <w:tcW w:w="2564" w:type="dxa"/>
            <w:vAlign w:val="center"/>
          </w:tcPr>
          <w:p w14:paraId="5D936233" w14:textId="77777777" w:rsidR="00241156" w:rsidRDefault="00241156" w:rsidP="003E69E9">
            <w:r>
              <w:rPr>
                <w:rFonts w:hint="eastAsia"/>
              </w:rPr>
              <w:t>冲泡器行程警告</w:t>
            </w:r>
          </w:p>
        </w:tc>
        <w:tc>
          <w:tcPr>
            <w:tcW w:w="804" w:type="dxa"/>
            <w:vAlign w:val="center"/>
          </w:tcPr>
          <w:p w14:paraId="7A2B2E3E" w14:textId="77777777" w:rsidR="00241156" w:rsidRDefault="00241156" w:rsidP="003E69E9">
            <w:r>
              <w:rPr>
                <w:rFonts w:hint="eastAsia"/>
              </w:rPr>
              <w:t>故障</w:t>
            </w:r>
          </w:p>
        </w:tc>
        <w:tc>
          <w:tcPr>
            <w:tcW w:w="914" w:type="dxa"/>
            <w:vAlign w:val="center"/>
          </w:tcPr>
          <w:p w14:paraId="6599FA0E" w14:textId="77777777" w:rsidR="00241156" w:rsidRDefault="00241156" w:rsidP="003E69E9">
            <w:r>
              <w:rPr>
                <w:rFonts w:hint="eastAsia"/>
              </w:rPr>
              <w:t>X</w:t>
            </w:r>
            <w:r>
              <w:rPr>
                <w:rFonts w:hint="eastAsia"/>
              </w:rPr>
              <w:t>机器</w:t>
            </w:r>
          </w:p>
        </w:tc>
      </w:tr>
      <w:tr w:rsidR="00241156" w14:paraId="718CD4C7" w14:textId="77777777">
        <w:trPr>
          <w:trHeight w:val="292"/>
        </w:trPr>
        <w:tc>
          <w:tcPr>
            <w:tcW w:w="1134" w:type="dxa"/>
            <w:vAlign w:val="center"/>
          </w:tcPr>
          <w:p w14:paraId="24996063" w14:textId="77777777" w:rsidR="00241156" w:rsidRDefault="00241156" w:rsidP="003E69E9">
            <w:r>
              <w:rPr>
                <w:rFonts w:hint="eastAsia"/>
              </w:rPr>
              <w:t>4000001</w:t>
            </w:r>
            <w:r>
              <w:t>1</w:t>
            </w:r>
          </w:p>
        </w:tc>
        <w:tc>
          <w:tcPr>
            <w:tcW w:w="2935" w:type="dxa"/>
            <w:vAlign w:val="center"/>
          </w:tcPr>
          <w:p w14:paraId="2B1380F8" w14:textId="77777777" w:rsidR="00241156" w:rsidRDefault="00241156" w:rsidP="003E69E9">
            <w:r>
              <w:rPr>
                <w:rFonts w:hint="eastAsia"/>
              </w:rPr>
              <w:t>ctr:status:2</w:t>
            </w:r>
          </w:p>
        </w:tc>
        <w:tc>
          <w:tcPr>
            <w:tcW w:w="2564" w:type="dxa"/>
          </w:tcPr>
          <w:p w14:paraId="26477D1E" w14:textId="77777777" w:rsidR="00241156" w:rsidRDefault="00241156" w:rsidP="003E69E9">
            <w:r>
              <w:t>CTR</w:t>
            </w:r>
            <w:r>
              <w:t>异常导致重启</w:t>
            </w:r>
          </w:p>
          <w:p w14:paraId="1F97A544" w14:textId="77777777" w:rsidR="00241156" w:rsidRDefault="00241156" w:rsidP="003E69E9"/>
        </w:tc>
        <w:tc>
          <w:tcPr>
            <w:tcW w:w="2564" w:type="dxa"/>
            <w:vAlign w:val="center"/>
          </w:tcPr>
          <w:p w14:paraId="17ABF27B" w14:textId="77777777" w:rsidR="00241156" w:rsidRDefault="00241156" w:rsidP="003E69E9">
            <w:r>
              <w:rPr>
                <w:rFonts w:hint="eastAsia"/>
              </w:rPr>
              <w:t>异常开机</w:t>
            </w:r>
          </w:p>
        </w:tc>
        <w:tc>
          <w:tcPr>
            <w:tcW w:w="804" w:type="dxa"/>
            <w:vAlign w:val="center"/>
          </w:tcPr>
          <w:p w14:paraId="3A8204D1" w14:textId="77777777" w:rsidR="00241156" w:rsidRDefault="00241156" w:rsidP="003E69E9">
            <w:r>
              <w:rPr>
                <w:rFonts w:hint="eastAsia"/>
              </w:rPr>
              <w:t>故障</w:t>
            </w:r>
          </w:p>
        </w:tc>
        <w:tc>
          <w:tcPr>
            <w:tcW w:w="914" w:type="dxa"/>
            <w:vAlign w:val="center"/>
          </w:tcPr>
          <w:p w14:paraId="28FF9F3E" w14:textId="77777777" w:rsidR="00241156" w:rsidRDefault="00241156" w:rsidP="003E69E9">
            <w:r>
              <w:rPr>
                <w:rFonts w:hint="eastAsia"/>
              </w:rPr>
              <w:t>X</w:t>
            </w:r>
            <w:r>
              <w:rPr>
                <w:rFonts w:hint="eastAsia"/>
              </w:rPr>
              <w:t>机器</w:t>
            </w:r>
          </w:p>
        </w:tc>
      </w:tr>
      <w:tr w:rsidR="00241156" w14:paraId="4CAAF090" w14:textId="77777777">
        <w:trPr>
          <w:trHeight w:val="292"/>
        </w:trPr>
        <w:tc>
          <w:tcPr>
            <w:tcW w:w="1134" w:type="dxa"/>
            <w:vAlign w:val="center"/>
          </w:tcPr>
          <w:p w14:paraId="42CBCC88" w14:textId="77777777" w:rsidR="00241156" w:rsidRDefault="00241156" w:rsidP="003E69E9">
            <w:r>
              <w:rPr>
                <w:rFonts w:hint="eastAsia"/>
              </w:rPr>
              <w:t>4000001</w:t>
            </w:r>
            <w:r>
              <w:t>2</w:t>
            </w:r>
          </w:p>
        </w:tc>
        <w:tc>
          <w:tcPr>
            <w:tcW w:w="2935" w:type="dxa"/>
            <w:vAlign w:val="center"/>
          </w:tcPr>
          <w:p w14:paraId="1F724929" w14:textId="77777777" w:rsidR="00241156" w:rsidRDefault="00241156" w:rsidP="003E69E9">
            <w:r>
              <w:rPr>
                <w:rFonts w:hint="eastAsia"/>
              </w:rPr>
              <w:t>ctr:status:1</w:t>
            </w:r>
          </w:p>
        </w:tc>
        <w:tc>
          <w:tcPr>
            <w:tcW w:w="2564" w:type="dxa"/>
          </w:tcPr>
          <w:p w14:paraId="7E6D75DE" w14:textId="77777777" w:rsidR="00241156" w:rsidRDefault="00241156" w:rsidP="003E69E9">
            <w:r>
              <w:t>CTR</w:t>
            </w:r>
            <w:r>
              <w:t>软件异常</w:t>
            </w:r>
          </w:p>
          <w:p w14:paraId="484FCCE5" w14:textId="77777777" w:rsidR="00241156" w:rsidRDefault="00241156" w:rsidP="003E69E9"/>
        </w:tc>
        <w:tc>
          <w:tcPr>
            <w:tcW w:w="2564" w:type="dxa"/>
            <w:vAlign w:val="center"/>
          </w:tcPr>
          <w:p w14:paraId="387441C9" w14:textId="77777777" w:rsidR="00241156" w:rsidRDefault="00241156" w:rsidP="003E69E9">
            <w:r>
              <w:rPr>
                <w:rFonts w:hint="eastAsia"/>
              </w:rPr>
              <w:t>软件警告</w:t>
            </w:r>
          </w:p>
        </w:tc>
        <w:tc>
          <w:tcPr>
            <w:tcW w:w="804" w:type="dxa"/>
            <w:vAlign w:val="center"/>
          </w:tcPr>
          <w:p w14:paraId="5F0C98A1" w14:textId="77777777" w:rsidR="00241156" w:rsidRDefault="00241156" w:rsidP="003E69E9">
            <w:r>
              <w:rPr>
                <w:rFonts w:hint="eastAsia"/>
              </w:rPr>
              <w:t>故障</w:t>
            </w:r>
          </w:p>
        </w:tc>
        <w:tc>
          <w:tcPr>
            <w:tcW w:w="914" w:type="dxa"/>
            <w:vAlign w:val="center"/>
          </w:tcPr>
          <w:p w14:paraId="014845D0" w14:textId="77777777" w:rsidR="00241156" w:rsidRDefault="00241156" w:rsidP="003E69E9">
            <w:r>
              <w:rPr>
                <w:rFonts w:hint="eastAsia"/>
              </w:rPr>
              <w:t>X</w:t>
            </w:r>
            <w:r>
              <w:rPr>
                <w:rFonts w:hint="eastAsia"/>
              </w:rPr>
              <w:t>机器</w:t>
            </w:r>
          </w:p>
        </w:tc>
      </w:tr>
      <w:tr w:rsidR="00241156" w14:paraId="05B56A65" w14:textId="77777777">
        <w:trPr>
          <w:trHeight w:val="292"/>
        </w:trPr>
        <w:tc>
          <w:tcPr>
            <w:tcW w:w="1134" w:type="dxa"/>
            <w:vAlign w:val="center"/>
          </w:tcPr>
          <w:p w14:paraId="54DBA066" w14:textId="77777777" w:rsidR="00241156" w:rsidRDefault="00241156" w:rsidP="003E69E9">
            <w:r>
              <w:rPr>
                <w:rFonts w:hint="eastAsia"/>
              </w:rPr>
              <w:t>400000</w:t>
            </w:r>
            <w:r>
              <w:t>26</w:t>
            </w:r>
          </w:p>
        </w:tc>
        <w:tc>
          <w:tcPr>
            <w:tcW w:w="2935" w:type="dxa"/>
            <w:vAlign w:val="center"/>
          </w:tcPr>
          <w:p w14:paraId="08A5576E" w14:textId="77777777" w:rsidR="00241156" w:rsidRDefault="00241156" w:rsidP="003E69E9">
            <w:r>
              <w:rPr>
                <w:rFonts w:hint="eastAsia"/>
              </w:rPr>
              <w:t>pcba:status:1</w:t>
            </w:r>
          </w:p>
        </w:tc>
        <w:tc>
          <w:tcPr>
            <w:tcW w:w="2564" w:type="dxa"/>
          </w:tcPr>
          <w:p w14:paraId="4A17B96D" w14:textId="77777777" w:rsidR="00241156" w:rsidRDefault="00241156" w:rsidP="003E69E9">
            <w:r>
              <w:t>主板</w:t>
            </w:r>
            <w:r>
              <w:t xml:space="preserve">  PCBA</w:t>
            </w:r>
            <w:r>
              <w:t>异常</w:t>
            </w:r>
            <w:r>
              <w:t xml:space="preserve"> </w:t>
            </w:r>
            <w:r>
              <w:t>交流频率为</w:t>
            </w:r>
            <w:r>
              <w:t>0</w:t>
            </w:r>
            <w:r>
              <w:t>值</w:t>
            </w:r>
          </w:p>
          <w:p w14:paraId="0B3179B8" w14:textId="77777777" w:rsidR="00241156" w:rsidRDefault="00241156" w:rsidP="003E69E9"/>
          <w:p w14:paraId="041749A3" w14:textId="77777777" w:rsidR="00241156" w:rsidRDefault="00241156" w:rsidP="003E69E9">
            <w:r>
              <w:t>咖啡电热盘</w:t>
            </w:r>
            <w:r>
              <w:t xml:space="preserve">   PCBA</w:t>
            </w:r>
            <w:r>
              <w:t>异常</w:t>
            </w:r>
            <w:r>
              <w:t xml:space="preserve"> NTC</w:t>
            </w:r>
            <w:r>
              <w:t>阻值无穷大</w:t>
            </w:r>
          </w:p>
          <w:p w14:paraId="0C7091C3" w14:textId="77777777" w:rsidR="00241156" w:rsidRDefault="00241156" w:rsidP="003E69E9"/>
          <w:p w14:paraId="5594AB5F" w14:textId="77777777" w:rsidR="00241156" w:rsidRDefault="00241156" w:rsidP="003E69E9">
            <w:r>
              <w:t>蒸汽电热盘</w:t>
            </w:r>
            <w:r>
              <w:t xml:space="preserve">   PCBA</w:t>
            </w:r>
            <w:r>
              <w:t>异常</w:t>
            </w:r>
            <w:r>
              <w:t xml:space="preserve"> NTC</w:t>
            </w:r>
            <w:r>
              <w:t>阻值无穷大</w:t>
            </w:r>
          </w:p>
          <w:p w14:paraId="437F4AEE" w14:textId="77777777" w:rsidR="00241156" w:rsidRDefault="00241156" w:rsidP="003E69E9"/>
          <w:p w14:paraId="056A6A20" w14:textId="77777777" w:rsidR="00241156" w:rsidRDefault="00241156" w:rsidP="003E69E9">
            <w:r>
              <w:t>咖啡电热盘</w:t>
            </w:r>
            <w:r>
              <w:t xml:space="preserve">   PCBA</w:t>
            </w:r>
            <w:r>
              <w:t>异常</w:t>
            </w:r>
            <w:r>
              <w:t xml:space="preserve"> ADC</w:t>
            </w:r>
            <w:r>
              <w:t>为</w:t>
            </w:r>
            <w:r>
              <w:t>0</w:t>
            </w:r>
            <w:r>
              <w:t>值</w:t>
            </w:r>
          </w:p>
          <w:p w14:paraId="5E76030C" w14:textId="77777777" w:rsidR="00241156" w:rsidRDefault="00241156" w:rsidP="003E69E9"/>
        </w:tc>
        <w:tc>
          <w:tcPr>
            <w:tcW w:w="2564" w:type="dxa"/>
            <w:vAlign w:val="center"/>
          </w:tcPr>
          <w:p w14:paraId="705FD0C1" w14:textId="77777777" w:rsidR="00241156" w:rsidRDefault="00241156" w:rsidP="003E69E9">
            <w:r>
              <w:rPr>
                <w:rFonts w:hint="eastAsia"/>
              </w:rPr>
              <w:t>PCBA</w:t>
            </w:r>
            <w:r>
              <w:rPr>
                <w:rFonts w:hint="eastAsia"/>
              </w:rPr>
              <w:t>异常</w:t>
            </w:r>
          </w:p>
        </w:tc>
        <w:tc>
          <w:tcPr>
            <w:tcW w:w="804" w:type="dxa"/>
            <w:vAlign w:val="center"/>
          </w:tcPr>
          <w:p w14:paraId="26D85D72" w14:textId="77777777" w:rsidR="00241156" w:rsidRDefault="00241156" w:rsidP="003E69E9">
            <w:r>
              <w:rPr>
                <w:rFonts w:hint="eastAsia"/>
              </w:rPr>
              <w:t>故障</w:t>
            </w:r>
          </w:p>
        </w:tc>
        <w:tc>
          <w:tcPr>
            <w:tcW w:w="914" w:type="dxa"/>
            <w:vAlign w:val="center"/>
          </w:tcPr>
          <w:p w14:paraId="5585B674" w14:textId="77777777" w:rsidR="00241156" w:rsidRDefault="00241156" w:rsidP="003E69E9">
            <w:r>
              <w:rPr>
                <w:rFonts w:hint="eastAsia"/>
              </w:rPr>
              <w:t>X</w:t>
            </w:r>
            <w:r>
              <w:rPr>
                <w:rFonts w:hint="eastAsia"/>
              </w:rPr>
              <w:t>机器</w:t>
            </w:r>
          </w:p>
        </w:tc>
      </w:tr>
      <w:tr w:rsidR="00241156" w14:paraId="2F7DF228" w14:textId="77777777">
        <w:trPr>
          <w:trHeight w:val="292"/>
        </w:trPr>
        <w:tc>
          <w:tcPr>
            <w:tcW w:w="1134" w:type="dxa"/>
            <w:shd w:val="clear" w:color="auto" w:fill="auto"/>
            <w:vAlign w:val="center"/>
          </w:tcPr>
          <w:p w14:paraId="1BBF4789" w14:textId="77777777" w:rsidR="00241156" w:rsidRDefault="00241156" w:rsidP="003E69E9">
            <w:r>
              <w:rPr>
                <w:rFonts w:hint="eastAsia"/>
              </w:rPr>
              <w:t>400000</w:t>
            </w:r>
            <w:r>
              <w:t>28</w:t>
            </w:r>
          </w:p>
        </w:tc>
        <w:tc>
          <w:tcPr>
            <w:tcW w:w="2935" w:type="dxa"/>
            <w:shd w:val="clear" w:color="auto" w:fill="auto"/>
            <w:vAlign w:val="center"/>
          </w:tcPr>
          <w:p w14:paraId="14281802" w14:textId="77777777" w:rsidR="00241156" w:rsidRDefault="00241156" w:rsidP="003E69E9">
            <w:r>
              <w:rPr>
                <w:rFonts w:hint="eastAsia"/>
              </w:rPr>
              <w:t>residueBox:cakeStatus:1</w:t>
            </w:r>
          </w:p>
        </w:tc>
        <w:tc>
          <w:tcPr>
            <w:tcW w:w="2564" w:type="dxa"/>
            <w:shd w:val="clear" w:color="auto" w:fill="auto"/>
          </w:tcPr>
          <w:p w14:paraId="612DB1E8" w14:textId="77777777" w:rsidR="00241156" w:rsidRDefault="00241156" w:rsidP="003E69E9"/>
        </w:tc>
        <w:tc>
          <w:tcPr>
            <w:tcW w:w="2564" w:type="dxa"/>
            <w:shd w:val="clear" w:color="auto" w:fill="auto"/>
            <w:vAlign w:val="center"/>
          </w:tcPr>
          <w:p w14:paraId="310EFF6D" w14:textId="77777777" w:rsidR="00241156" w:rsidRDefault="00241156" w:rsidP="003E69E9">
            <w:r>
              <w:rPr>
                <w:rFonts w:hint="eastAsia"/>
              </w:rPr>
              <w:t>渣盒未复位</w:t>
            </w:r>
          </w:p>
        </w:tc>
        <w:tc>
          <w:tcPr>
            <w:tcW w:w="804" w:type="dxa"/>
            <w:shd w:val="clear" w:color="auto" w:fill="auto"/>
            <w:vAlign w:val="center"/>
          </w:tcPr>
          <w:p w14:paraId="2769D2E3" w14:textId="77777777" w:rsidR="00241156" w:rsidRDefault="00241156" w:rsidP="003E69E9">
            <w:r>
              <w:rPr>
                <w:rFonts w:hint="eastAsia"/>
              </w:rPr>
              <w:t>提示</w:t>
            </w:r>
          </w:p>
        </w:tc>
        <w:tc>
          <w:tcPr>
            <w:tcW w:w="914" w:type="dxa"/>
            <w:shd w:val="clear" w:color="auto" w:fill="auto"/>
            <w:vAlign w:val="center"/>
          </w:tcPr>
          <w:p w14:paraId="21CC2396" w14:textId="77777777" w:rsidR="00241156" w:rsidRDefault="00241156" w:rsidP="003E69E9">
            <w:r>
              <w:rPr>
                <w:rFonts w:hint="eastAsia"/>
              </w:rPr>
              <w:t>X</w:t>
            </w:r>
            <w:r>
              <w:rPr>
                <w:rFonts w:hint="eastAsia"/>
              </w:rPr>
              <w:t>机器</w:t>
            </w:r>
          </w:p>
        </w:tc>
      </w:tr>
      <w:tr w:rsidR="00241156" w14:paraId="67B91FF4" w14:textId="77777777">
        <w:trPr>
          <w:trHeight w:val="292"/>
        </w:trPr>
        <w:tc>
          <w:tcPr>
            <w:tcW w:w="1134" w:type="dxa"/>
            <w:shd w:val="clear" w:color="auto" w:fill="auto"/>
            <w:vAlign w:val="center"/>
          </w:tcPr>
          <w:p w14:paraId="0DBFB902" w14:textId="77777777" w:rsidR="00241156" w:rsidRDefault="00241156" w:rsidP="003E69E9">
            <w:r>
              <w:rPr>
                <w:rFonts w:hint="eastAsia"/>
              </w:rPr>
              <w:t>4000003</w:t>
            </w:r>
            <w:r>
              <w:t>3</w:t>
            </w:r>
          </w:p>
        </w:tc>
        <w:tc>
          <w:tcPr>
            <w:tcW w:w="2935" w:type="dxa"/>
            <w:shd w:val="clear" w:color="auto" w:fill="auto"/>
            <w:vAlign w:val="center"/>
          </w:tcPr>
          <w:p w14:paraId="0F29385A" w14:textId="77777777" w:rsidR="00241156" w:rsidRDefault="00241156" w:rsidP="003E69E9">
            <w:r>
              <w:rPr>
                <w:rFonts w:hint="eastAsia"/>
              </w:rPr>
              <w:t>systemWay:waterStatus:3</w:t>
            </w:r>
          </w:p>
        </w:tc>
        <w:tc>
          <w:tcPr>
            <w:tcW w:w="2564" w:type="dxa"/>
            <w:shd w:val="clear" w:color="auto" w:fill="auto"/>
          </w:tcPr>
          <w:p w14:paraId="3B639822" w14:textId="77777777" w:rsidR="00241156" w:rsidRDefault="00241156" w:rsidP="003E69E9"/>
        </w:tc>
        <w:tc>
          <w:tcPr>
            <w:tcW w:w="2564" w:type="dxa"/>
            <w:shd w:val="clear" w:color="auto" w:fill="auto"/>
            <w:vAlign w:val="center"/>
          </w:tcPr>
          <w:p w14:paraId="76D0161B" w14:textId="77777777" w:rsidR="00241156" w:rsidRDefault="00241156" w:rsidP="003E69E9">
            <w:r>
              <w:rPr>
                <w:rFonts w:hint="eastAsia"/>
              </w:rPr>
              <w:t>蒸汽水路异常</w:t>
            </w:r>
          </w:p>
        </w:tc>
        <w:tc>
          <w:tcPr>
            <w:tcW w:w="804" w:type="dxa"/>
            <w:shd w:val="clear" w:color="auto" w:fill="auto"/>
            <w:vAlign w:val="center"/>
          </w:tcPr>
          <w:p w14:paraId="27ED0E22" w14:textId="77777777" w:rsidR="00241156" w:rsidRDefault="00241156" w:rsidP="003E69E9">
            <w:r>
              <w:rPr>
                <w:rFonts w:hint="eastAsia"/>
              </w:rPr>
              <w:t>故障</w:t>
            </w:r>
          </w:p>
        </w:tc>
        <w:tc>
          <w:tcPr>
            <w:tcW w:w="914" w:type="dxa"/>
            <w:shd w:val="clear" w:color="auto" w:fill="auto"/>
            <w:vAlign w:val="center"/>
          </w:tcPr>
          <w:p w14:paraId="4C43FFCC" w14:textId="77777777" w:rsidR="00241156" w:rsidRDefault="00241156" w:rsidP="003E69E9">
            <w:r>
              <w:rPr>
                <w:rFonts w:hint="eastAsia"/>
              </w:rPr>
              <w:t>X</w:t>
            </w:r>
            <w:r>
              <w:rPr>
                <w:rFonts w:hint="eastAsia"/>
              </w:rPr>
              <w:t>机器</w:t>
            </w:r>
          </w:p>
        </w:tc>
      </w:tr>
      <w:tr w:rsidR="00241156" w14:paraId="6B21B9E2" w14:textId="77777777">
        <w:trPr>
          <w:trHeight w:val="292"/>
        </w:trPr>
        <w:tc>
          <w:tcPr>
            <w:tcW w:w="1134" w:type="dxa"/>
            <w:shd w:val="clear" w:color="auto" w:fill="auto"/>
            <w:vAlign w:val="center"/>
          </w:tcPr>
          <w:p w14:paraId="440BD498" w14:textId="77777777" w:rsidR="00241156" w:rsidRDefault="00241156" w:rsidP="003E69E9">
            <w:r>
              <w:rPr>
                <w:rFonts w:hint="eastAsia"/>
              </w:rPr>
              <w:t>400000</w:t>
            </w:r>
            <w:r>
              <w:t>34</w:t>
            </w:r>
          </w:p>
        </w:tc>
        <w:tc>
          <w:tcPr>
            <w:tcW w:w="2935" w:type="dxa"/>
            <w:shd w:val="clear" w:color="auto" w:fill="auto"/>
            <w:vAlign w:val="center"/>
          </w:tcPr>
          <w:p w14:paraId="14E795DA" w14:textId="77777777" w:rsidR="00241156" w:rsidRDefault="00241156" w:rsidP="003E69E9">
            <w:r>
              <w:rPr>
                <w:rFonts w:hint="eastAsia"/>
              </w:rPr>
              <w:t>systemWay:waterStatus:1</w:t>
            </w:r>
          </w:p>
        </w:tc>
        <w:tc>
          <w:tcPr>
            <w:tcW w:w="2564" w:type="dxa"/>
            <w:shd w:val="clear" w:color="auto" w:fill="auto"/>
          </w:tcPr>
          <w:p w14:paraId="136C7C61" w14:textId="77777777" w:rsidR="00241156" w:rsidRDefault="00241156" w:rsidP="003E69E9"/>
        </w:tc>
        <w:tc>
          <w:tcPr>
            <w:tcW w:w="2564" w:type="dxa"/>
            <w:shd w:val="clear" w:color="auto" w:fill="auto"/>
            <w:vAlign w:val="center"/>
          </w:tcPr>
          <w:p w14:paraId="43EC40D9" w14:textId="77777777" w:rsidR="00241156" w:rsidRDefault="00241156" w:rsidP="003E69E9">
            <w:r>
              <w:rPr>
                <w:rFonts w:hint="eastAsia"/>
              </w:rPr>
              <w:t>蒸汽系统水路警告</w:t>
            </w:r>
          </w:p>
        </w:tc>
        <w:tc>
          <w:tcPr>
            <w:tcW w:w="804" w:type="dxa"/>
            <w:shd w:val="clear" w:color="auto" w:fill="auto"/>
            <w:vAlign w:val="center"/>
          </w:tcPr>
          <w:p w14:paraId="598093BB" w14:textId="77777777" w:rsidR="00241156" w:rsidRDefault="00241156" w:rsidP="003E69E9">
            <w:r>
              <w:rPr>
                <w:rFonts w:hint="eastAsia"/>
              </w:rPr>
              <w:t>故障</w:t>
            </w:r>
          </w:p>
        </w:tc>
        <w:tc>
          <w:tcPr>
            <w:tcW w:w="914" w:type="dxa"/>
            <w:shd w:val="clear" w:color="auto" w:fill="auto"/>
            <w:vAlign w:val="center"/>
          </w:tcPr>
          <w:p w14:paraId="34B0510A" w14:textId="77777777" w:rsidR="00241156" w:rsidRDefault="00241156" w:rsidP="003E69E9">
            <w:r>
              <w:rPr>
                <w:rFonts w:hint="eastAsia"/>
              </w:rPr>
              <w:t>X</w:t>
            </w:r>
            <w:r>
              <w:rPr>
                <w:rFonts w:hint="eastAsia"/>
              </w:rPr>
              <w:t>机器</w:t>
            </w:r>
          </w:p>
        </w:tc>
      </w:tr>
      <w:tr w:rsidR="00241156" w14:paraId="7B46EF67" w14:textId="77777777">
        <w:trPr>
          <w:trHeight w:val="292"/>
        </w:trPr>
        <w:tc>
          <w:tcPr>
            <w:tcW w:w="1134" w:type="dxa"/>
            <w:vAlign w:val="center"/>
          </w:tcPr>
          <w:p w14:paraId="07E4F75C" w14:textId="77777777" w:rsidR="00241156" w:rsidRDefault="00241156" w:rsidP="003E69E9">
            <w:r>
              <w:rPr>
                <w:rFonts w:hint="eastAsia"/>
              </w:rPr>
              <w:t>400000</w:t>
            </w:r>
            <w:r>
              <w:t>35</w:t>
            </w:r>
          </w:p>
        </w:tc>
        <w:tc>
          <w:tcPr>
            <w:tcW w:w="2935" w:type="dxa"/>
            <w:vAlign w:val="center"/>
          </w:tcPr>
          <w:p w14:paraId="75F23965" w14:textId="77777777" w:rsidR="00241156" w:rsidRDefault="00241156" w:rsidP="003E69E9">
            <w:r>
              <w:rPr>
                <w:rFonts w:hint="eastAsia"/>
              </w:rPr>
              <w:t>waterTank:status:1</w:t>
            </w:r>
          </w:p>
        </w:tc>
        <w:tc>
          <w:tcPr>
            <w:tcW w:w="2564" w:type="dxa"/>
          </w:tcPr>
          <w:p w14:paraId="6890C1A3" w14:textId="77777777" w:rsidR="00241156" w:rsidRDefault="00241156" w:rsidP="003E69E9">
            <w:r>
              <w:t>水箱不在位</w:t>
            </w:r>
          </w:p>
          <w:p w14:paraId="1461846D" w14:textId="77777777" w:rsidR="00241156" w:rsidRDefault="00241156" w:rsidP="003E69E9"/>
        </w:tc>
        <w:tc>
          <w:tcPr>
            <w:tcW w:w="2564" w:type="dxa"/>
            <w:vAlign w:val="center"/>
          </w:tcPr>
          <w:p w14:paraId="7C2206E3" w14:textId="77777777" w:rsidR="00241156" w:rsidRDefault="00241156" w:rsidP="003E69E9">
            <w:r>
              <w:rPr>
                <w:rFonts w:hint="eastAsia"/>
              </w:rPr>
              <w:t>水箱丢失</w:t>
            </w:r>
          </w:p>
        </w:tc>
        <w:tc>
          <w:tcPr>
            <w:tcW w:w="804" w:type="dxa"/>
            <w:vAlign w:val="center"/>
          </w:tcPr>
          <w:p w14:paraId="406F22A2" w14:textId="77777777" w:rsidR="00241156" w:rsidRDefault="00241156" w:rsidP="003E69E9">
            <w:r>
              <w:rPr>
                <w:rFonts w:hint="eastAsia"/>
              </w:rPr>
              <w:t>提示</w:t>
            </w:r>
          </w:p>
        </w:tc>
        <w:tc>
          <w:tcPr>
            <w:tcW w:w="914" w:type="dxa"/>
            <w:vAlign w:val="center"/>
          </w:tcPr>
          <w:p w14:paraId="0290778C" w14:textId="77777777" w:rsidR="00241156" w:rsidRDefault="00241156" w:rsidP="003E69E9">
            <w:r>
              <w:rPr>
                <w:rFonts w:hint="eastAsia"/>
              </w:rPr>
              <w:t>X</w:t>
            </w:r>
            <w:r>
              <w:rPr>
                <w:rFonts w:hint="eastAsia"/>
              </w:rPr>
              <w:t>机器</w:t>
            </w:r>
          </w:p>
        </w:tc>
      </w:tr>
      <w:tr w:rsidR="00241156" w14:paraId="62FBA5E0" w14:textId="77777777">
        <w:trPr>
          <w:trHeight w:val="292"/>
        </w:trPr>
        <w:tc>
          <w:tcPr>
            <w:tcW w:w="1134" w:type="dxa"/>
            <w:shd w:val="clear" w:color="auto" w:fill="auto"/>
            <w:vAlign w:val="center"/>
          </w:tcPr>
          <w:p w14:paraId="6B5B2F70" w14:textId="77777777" w:rsidR="00241156" w:rsidRDefault="00241156" w:rsidP="003E69E9">
            <w:r>
              <w:rPr>
                <w:rFonts w:hint="eastAsia"/>
              </w:rPr>
              <w:t>4</w:t>
            </w:r>
            <w:r>
              <w:t>0000052</w:t>
            </w:r>
          </w:p>
        </w:tc>
        <w:tc>
          <w:tcPr>
            <w:tcW w:w="2935" w:type="dxa"/>
            <w:shd w:val="clear" w:color="auto" w:fill="auto"/>
            <w:vAlign w:val="center"/>
          </w:tcPr>
          <w:p w14:paraId="2437D78C" w14:textId="77777777" w:rsidR="00241156" w:rsidRDefault="00241156" w:rsidP="003E69E9">
            <w:r>
              <w:rPr>
                <w:rFonts w:hint="eastAsia"/>
              </w:rPr>
              <w:t>waterTank:waterLevelStatus:</w:t>
            </w:r>
            <w:r>
              <w:t>1</w:t>
            </w:r>
          </w:p>
        </w:tc>
        <w:tc>
          <w:tcPr>
            <w:tcW w:w="2564" w:type="dxa"/>
            <w:shd w:val="clear" w:color="auto" w:fill="auto"/>
          </w:tcPr>
          <w:p w14:paraId="0D54D314" w14:textId="77777777" w:rsidR="00241156" w:rsidRDefault="00241156" w:rsidP="003E69E9"/>
        </w:tc>
        <w:tc>
          <w:tcPr>
            <w:tcW w:w="2564" w:type="dxa"/>
            <w:shd w:val="clear" w:color="auto" w:fill="auto"/>
            <w:vAlign w:val="center"/>
          </w:tcPr>
          <w:p w14:paraId="0A32691B" w14:textId="77777777" w:rsidR="00241156" w:rsidRDefault="00241156" w:rsidP="003E69E9">
            <w:r>
              <w:rPr>
                <w:rFonts w:hint="eastAsia"/>
              </w:rPr>
              <w:t>水箱饮品制作过程低水位</w:t>
            </w:r>
          </w:p>
        </w:tc>
        <w:tc>
          <w:tcPr>
            <w:tcW w:w="804" w:type="dxa"/>
            <w:shd w:val="clear" w:color="auto" w:fill="auto"/>
            <w:vAlign w:val="center"/>
          </w:tcPr>
          <w:p w14:paraId="4AF6E52F" w14:textId="77777777" w:rsidR="00241156" w:rsidRDefault="00241156" w:rsidP="003E69E9">
            <w:r>
              <w:rPr>
                <w:rFonts w:hint="eastAsia"/>
              </w:rPr>
              <w:t>缺料</w:t>
            </w:r>
          </w:p>
        </w:tc>
        <w:tc>
          <w:tcPr>
            <w:tcW w:w="914" w:type="dxa"/>
            <w:shd w:val="clear" w:color="auto" w:fill="auto"/>
            <w:vAlign w:val="center"/>
          </w:tcPr>
          <w:p w14:paraId="7CC314A3" w14:textId="77777777" w:rsidR="00241156" w:rsidRDefault="00241156" w:rsidP="003E69E9">
            <w:r>
              <w:rPr>
                <w:rFonts w:hint="eastAsia"/>
              </w:rPr>
              <w:t>X</w:t>
            </w:r>
            <w:r>
              <w:rPr>
                <w:rFonts w:hint="eastAsia"/>
              </w:rPr>
              <w:t>机器</w:t>
            </w:r>
          </w:p>
        </w:tc>
      </w:tr>
      <w:tr w:rsidR="00241156" w14:paraId="5908E824" w14:textId="77777777">
        <w:trPr>
          <w:trHeight w:val="292"/>
        </w:trPr>
        <w:tc>
          <w:tcPr>
            <w:tcW w:w="1134" w:type="dxa"/>
            <w:shd w:val="clear" w:color="auto" w:fill="auto"/>
            <w:vAlign w:val="center"/>
          </w:tcPr>
          <w:p w14:paraId="6B177B88" w14:textId="77777777" w:rsidR="00241156" w:rsidRDefault="00241156" w:rsidP="003E69E9">
            <w:r>
              <w:rPr>
                <w:rFonts w:hint="eastAsia"/>
              </w:rPr>
              <w:t>4</w:t>
            </w:r>
            <w:r>
              <w:t>0000057</w:t>
            </w:r>
          </w:p>
        </w:tc>
        <w:tc>
          <w:tcPr>
            <w:tcW w:w="2935" w:type="dxa"/>
            <w:shd w:val="clear" w:color="auto" w:fill="auto"/>
            <w:vAlign w:val="center"/>
          </w:tcPr>
          <w:p w14:paraId="7EEB0597" w14:textId="77777777" w:rsidR="00241156" w:rsidRDefault="00241156" w:rsidP="003E69E9">
            <w:r>
              <w:rPr>
                <w:rFonts w:hint="eastAsia"/>
              </w:rPr>
              <w:t>waterTank:remove:1</w:t>
            </w:r>
          </w:p>
        </w:tc>
        <w:tc>
          <w:tcPr>
            <w:tcW w:w="2564" w:type="dxa"/>
            <w:shd w:val="clear" w:color="auto" w:fill="auto"/>
          </w:tcPr>
          <w:p w14:paraId="1942755B" w14:textId="77777777" w:rsidR="00241156" w:rsidRDefault="00241156" w:rsidP="003E69E9">
            <w:r>
              <w:t>水箱</w:t>
            </w:r>
            <w:r>
              <w:t xml:space="preserve">  </w:t>
            </w:r>
            <w:r>
              <w:t>水箱在位</w:t>
            </w:r>
            <w:r>
              <w:t>(</w:t>
            </w:r>
            <w:r>
              <w:t>默认</w:t>
            </w:r>
            <w:r>
              <w:t xml:space="preserve">disable)    </w:t>
            </w:r>
            <w:r>
              <w:t>清空水路时</w:t>
            </w:r>
            <w:r>
              <w:t xml:space="preserve">, </w:t>
            </w:r>
            <w:r>
              <w:t>水箱在位</w:t>
            </w:r>
          </w:p>
          <w:p w14:paraId="259CF582" w14:textId="77777777" w:rsidR="00241156" w:rsidRDefault="00241156" w:rsidP="003E69E9"/>
        </w:tc>
        <w:tc>
          <w:tcPr>
            <w:tcW w:w="2564" w:type="dxa"/>
            <w:shd w:val="clear" w:color="auto" w:fill="auto"/>
            <w:vAlign w:val="center"/>
          </w:tcPr>
          <w:p w14:paraId="118340B7" w14:textId="77777777" w:rsidR="00241156" w:rsidRDefault="00241156" w:rsidP="003E69E9">
            <w:r>
              <w:rPr>
                <w:rFonts w:hint="eastAsia"/>
              </w:rPr>
              <w:t>请移除水箱</w:t>
            </w:r>
          </w:p>
        </w:tc>
        <w:tc>
          <w:tcPr>
            <w:tcW w:w="804" w:type="dxa"/>
            <w:shd w:val="clear" w:color="auto" w:fill="auto"/>
            <w:vAlign w:val="center"/>
          </w:tcPr>
          <w:p w14:paraId="735660B4" w14:textId="77777777" w:rsidR="00241156" w:rsidRDefault="00241156" w:rsidP="003E69E9">
            <w:r>
              <w:rPr>
                <w:rFonts w:hint="eastAsia"/>
              </w:rPr>
              <w:t>提示</w:t>
            </w:r>
          </w:p>
        </w:tc>
        <w:tc>
          <w:tcPr>
            <w:tcW w:w="914" w:type="dxa"/>
            <w:shd w:val="clear" w:color="auto" w:fill="auto"/>
            <w:vAlign w:val="center"/>
          </w:tcPr>
          <w:p w14:paraId="53C8CA62" w14:textId="77777777" w:rsidR="00241156" w:rsidRDefault="00241156" w:rsidP="003E69E9">
            <w:r>
              <w:rPr>
                <w:rFonts w:hint="eastAsia"/>
              </w:rPr>
              <w:t>X</w:t>
            </w:r>
            <w:r>
              <w:rPr>
                <w:rFonts w:hint="eastAsia"/>
              </w:rPr>
              <w:t>机器</w:t>
            </w:r>
          </w:p>
        </w:tc>
      </w:tr>
      <w:tr w:rsidR="00241156" w14:paraId="501227AF" w14:textId="77777777">
        <w:trPr>
          <w:trHeight w:val="292"/>
        </w:trPr>
        <w:tc>
          <w:tcPr>
            <w:tcW w:w="1134" w:type="dxa"/>
            <w:vAlign w:val="center"/>
          </w:tcPr>
          <w:p w14:paraId="45BEA56A" w14:textId="77777777" w:rsidR="00241156" w:rsidRDefault="00241156" w:rsidP="003E69E9">
            <w:r>
              <w:rPr>
                <w:rFonts w:hint="eastAsia"/>
              </w:rPr>
              <w:t>4</w:t>
            </w:r>
            <w:r>
              <w:t>0000065</w:t>
            </w:r>
          </w:p>
        </w:tc>
        <w:tc>
          <w:tcPr>
            <w:tcW w:w="2935" w:type="dxa"/>
            <w:vAlign w:val="center"/>
          </w:tcPr>
          <w:p w14:paraId="3DDCA268" w14:textId="77777777" w:rsidR="00241156" w:rsidRDefault="00241156" w:rsidP="003E69E9">
            <w:r>
              <w:rPr>
                <w:rFonts w:hint="eastAsia"/>
              </w:rPr>
              <w:t>coffee:waterWayStatus:2</w:t>
            </w:r>
          </w:p>
        </w:tc>
        <w:tc>
          <w:tcPr>
            <w:tcW w:w="2564" w:type="dxa"/>
          </w:tcPr>
          <w:p w14:paraId="544F53E2" w14:textId="77777777" w:rsidR="00241156" w:rsidRDefault="00241156" w:rsidP="003E69E9">
            <w:r>
              <w:t>咖啡水路连续三次异常</w:t>
            </w:r>
          </w:p>
          <w:p w14:paraId="0251F8B8" w14:textId="77777777" w:rsidR="00241156" w:rsidRDefault="00241156" w:rsidP="003E69E9"/>
        </w:tc>
        <w:tc>
          <w:tcPr>
            <w:tcW w:w="2564" w:type="dxa"/>
            <w:vAlign w:val="center"/>
          </w:tcPr>
          <w:p w14:paraId="1DBF68BD" w14:textId="77777777" w:rsidR="00241156" w:rsidRDefault="00241156" w:rsidP="003E69E9">
            <w:pPr>
              <w:rPr>
                <w:color w:val="FF0000"/>
              </w:rPr>
            </w:pPr>
            <w:r>
              <w:rPr>
                <w:rFonts w:hint="eastAsia"/>
              </w:rPr>
              <w:t>咖啡水路异常</w:t>
            </w:r>
          </w:p>
        </w:tc>
        <w:tc>
          <w:tcPr>
            <w:tcW w:w="804" w:type="dxa"/>
            <w:vAlign w:val="center"/>
          </w:tcPr>
          <w:p w14:paraId="5321CF7C" w14:textId="77777777" w:rsidR="00241156" w:rsidRDefault="00241156" w:rsidP="003E69E9">
            <w:r>
              <w:rPr>
                <w:rFonts w:hint="eastAsia"/>
              </w:rPr>
              <w:t>故障</w:t>
            </w:r>
          </w:p>
        </w:tc>
        <w:tc>
          <w:tcPr>
            <w:tcW w:w="914" w:type="dxa"/>
            <w:vAlign w:val="center"/>
          </w:tcPr>
          <w:p w14:paraId="5321BB10" w14:textId="77777777" w:rsidR="00241156" w:rsidRDefault="00241156" w:rsidP="003E69E9">
            <w:r>
              <w:rPr>
                <w:rFonts w:hint="eastAsia"/>
              </w:rPr>
              <w:t>X</w:t>
            </w:r>
            <w:r>
              <w:rPr>
                <w:rFonts w:hint="eastAsia"/>
              </w:rPr>
              <w:t>机器</w:t>
            </w:r>
          </w:p>
        </w:tc>
      </w:tr>
      <w:tr w:rsidR="00241156" w14:paraId="38268841" w14:textId="77777777">
        <w:trPr>
          <w:trHeight w:val="292"/>
        </w:trPr>
        <w:tc>
          <w:tcPr>
            <w:tcW w:w="1134" w:type="dxa"/>
            <w:vAlign w:val="center"/>
          </w:tcPr>
          <w:p w14:paraId="63893A5E" w14:textId="77777777" w:rsidR="00241156" w:rsidRDefault="00241156" w:rsidP="003E69E9">
            <w:r>
              <w:rPr>
                <w:rFonts w:hint="eastAsia"/>
              </w:rPr>
              <w:t>4</w:t>
            </w:r>
            <w:r>
              <w:t>0000066</w:t>
            </w:r>
          </w:p>
        </w:tc>
        <w:tc>
          <w:tcPr>
            <w:tcW w:w="2935" w:type="dxa"/>
            <w:vAlign w:val="center"/>
          </w:tcPr>
          <w:p w14:paraId="2291012A" w14:textId="77777777" w:rsidR="00241156" w:rsidRDefault="00241156" w:rsidP="003E69E9">
            <w:r>
              <w:rPr>
                <w:rFonts w:hint="eastAsia"/>
              </w:rPr>
              <w:t>coffee:waterWayStatus:1</w:t>
            </w:r>
          </w:p>
        </w:tc>
        <w:tc>
          <w:tcPr>
            <w:tcW w:w="2564" w:type="dxa"/>
          </w:tcPr>
          <w:p w14:paraId="2FE67A02" w14:textId="77777777" w:rsidR="00241156" w:rsidRDefault="00241156" w:rsidP="003E69E9">
            <w:r>
              <w:t>咖啡水路警告</w:t>
            </w:r>
          </w:p>
          <w:p w14:paraId="37E358B9" w14:textId="77777777" w:rsidR="00241156" w:rsidRDefault="00241156" w:rsidP="003E69E9"/>
        </w:tc>
        <w:tc>
          <w:tcPr>
            <w:tcW w:w="2564" w:type="dxa"/>
            <w:vAlign w:val="center"/>
          </w:tcPr>
          <w:p w14:paraId="27CF7B50" w14:textId="77777777" w:rsidR="00241156" w:rsidRDefault="00241156" w:rsidP="003E69E9">
            <w:pPr>
              <w:rPr>
                <w:color w:val="FF0000"/>
              </w:rPr>
            </w:pPr>
            <w:r>
              <w:rPr>
                <w:rFonts w:hint="eastAsia"/>
              </w:rPr>
              <w:t>咖啡系统水路警告</w:t>
            </w:r>
          </w:p>
        </w:tc>
        <w:tc>
          <w:tcPr>
            <w:tcW w:w="804" w:type="dxa"/>
            <w:vAlign w:val="center"/>
          </w:tcPr>
          <w:p w14:paraId="5DBA7830" w14:textId="77777777" w:rsidR="00241156" w:rsidRDefault="00241156" w:rsidP="003E69E9">
            <w:r>
              <w:rPr>
                <w:rFonts w:hint="eastAsia"/>
              </w:rPr>
              <w:t>故障</w:t>
            </w:r>
          </w:p>
        </w:tc>
        <w:tc>
          <w:tcPr>
            <w:tcW w:w="914" w:type="dxa"/>
            <w:vAlign w:val="center"/>
          </w:tcPr>
          <w:p w14:paraId="55A1B841" w14:textId="77777777" w:rsidR="00241156" w:rsidRDefault="00241156" w:rsidP="003E69E9">
            <w:r>
              <w:rPr>
                <w:rFonts w:hint="eastAsia"/>
              </w:rPr>
              <w:t>X</w:t>
            </w:r>
            <w:r>
              <w:rPr>
                <w:rFonts w:hint="eastAsia"/>
              </w:rPr>
              <w:t>机器</w:t>
            </w:r>
          </w:p>
        </w:tc>
      </w:tr>
      <w:tr w:rsidR="00241156" w14:paraId="77B1DB75" w14:textId="77777777">
        <w:trPr>
          <w:trHeight w:val="292"/>
        </w:trPr>
        <w:tc>
          <w:tcPr>
            <w:tcW w:w="1134" w:type="dxa"/>
            <w:vAlign w:val="center"/>
          </w:tcPr>
          <w:p w14:paraId="3945FC02" w14:textId="77777777" w:rsidR="00241156" w:rsidRDefault="00241156" w:rsidP="003E69E9">
            <w:r>
              <w:rPr>
                <w:rFonts w:hint="eastAsia"/>
              </w:rPr>
              <w:t>4</w:t>
            </w:r>
            <w:r>
              <w:t>0000067</w:t>
            </w:r>
          </w:p>
        </w:tc>
        <w:tc>
          <w:tcPr>
            <w:tcW w:w="2935" w:type="dxa"/>
            <w:vAlign w:val="center"/>
          </w:tcPr>
          <w:p w14:paraId="4CE19CC3" w14:textId="77777777" w:rsidR="00241156" w:rsidRDefault="00241156" w:rsidP="003E69E9">
            <w:r>
              <w:rPr>
                <w:rFonts w:hint="eastAsia"/>
              </w:rPr>
              <w:t>boiler:status:3</w:t>
            </w:r>
          </w:p>
        </w:tc>
        <w:tc>
          <w:tcPr>
            <w:tcW w:w="2564" w:type="dxa"/>
          </w:tcPr>
          <w:p w14:paraId="0647BBFC" w14:textId="77777777" w:rsidR="00241156" w:rsidRDefault="00241156" w:rsidP="003E69E9">
            <w:r>
              <w:t>咖啡水路温度低正在加热</w:t>
            </w:r>
          </w:p>
          <w:p w14:paraId="09036F8B" w14:textId="77777777" w:rsidR="00241156" w:rsidRDefault="00241156" w:rsidP="003E69E9"/>
        </w:tc>
        <w:tc>
          <w:tcPr>
            <w:tcW w:w="2564" w:type="dxa"/>
            <w:vAlign w:val="center"/>
          </w:tcPr>
          <w:p w14:paraId="63DAD56D" w14:textId="77777777" w:rsidR="00241156" w:rsidRDefault="00241156" w:rsidP="003E69E9">
            <w:pPr>
              <w:rPr>
                <w:color w:val="FF0000"/>
              </w:rPr>
            </w:pPr>
            <w:r>
              <w:rPr>
                <w:rFonts w:hint="eastAsia"/>
              </w:rPr>
              <w:t>咖啡系统温度低正在加热</w:t>
            </w:r>
          </w:p>
        </w:tc>
        <w:tc>
          <w:tcPr>
            <w:tcW w:w="804" w:type="dxa"/>
            <w:vAlign w:val="center"/>
          </w:tcPr>
          <w:p w14:paraId="5D3A9DB3" w14:textId="77777777" w:rsidR="00241156" w:rsidRDefault="00241156" w:rsidP="003E69E9">
            <w:r>
              <w:rPr>
                <w:rFonts w:hint="eastAsia"/>
              </w:rPr>
              <w:t>故障</w:t>
            </w:r>
          </w:p>
        </w:tc>
        <w:tc>
          <w:tcPr>
            <w:tcW w:w="914" w:type="dxa"/>
            <w:vAlign w:val="center"/>
          </w:tcPr>
          <w:p w14:paraId="2CC0B378" w14:textId="77777777" w:rsidR="00241156" w:rsidRDefault="00241156" w:rsidP="003E69E9">
            <w:r>
              <w:rPr>
                <w:rFonts w:hint="eastAsia"/>
              </w:rPr>
              <w:t>X</w:t>
            </w:r>
            <w:r>
              <w:rPr>
                <w:rFonts w:hint="eastAsia"/>
              </w:rPr>
              <w:t>机器</w:t>
            </w:r>
          </w:p>
        </w:tc>
      </w:tr>
      <w:tr w:rsidR="00241156" w14:paraId="613E65EC" w14:textId="77777777">
        <w:trPr>
          <w:trHeight w:val="292"/>
        </w:trPr>
        <w:tc>
          <w:tcPr>
            <w:tcW w:w="1134" w:type="dxa"/>
            <w:vAlign w:val="center"/>
          </w:tcPr>
          <w:p w14:paraId="7D3D01AD" w14:textId="77777777" w:rsidR="00241156" w:rsidRDefault="00241156" w:rsidP="003E69E9">
            <w:r>
              <w:rPr>
                <w:rFonts w:hint="eastAsia"/>
              </w:rPr>
              <w:t>4</w:t>
            </w:r>
            <w:r>
              <w:t>0000068</w:t>
            </w:r>
          </w:p>
        </w:tc>
        <w:tc>
          <w:tcPr>
            <w:tcW w:w="2935" w:type="dxa"/>
            <w:vAlign w:val="center"/>
          </w:tcPr>
          <w:p w14:paraId="28763286" w14:textId="77777777" w:rsidR="00241156" w:rsidRDefault="00241156" w:rsidP="003E69E9">
            <w:r>
              <w:rPr>
                <w:rFonts w:hint="eastAsia"/>
              </w:rPr>
              <w:t>steam:temperatureStatus:1</w:t>
            </w:r>
          </w:p>
        </w:tc>
        <w:tc>
          <w:tcPr>
            <w:tcW w:w="2564" w:type="dxa"/>
          </w:tcPr>
          <w:p w14:paraId="597D0F14" w14:textId="77777777" w:rsidR="00241156" w:rsidRDefault="00241156" w:rsidP="003E69E9">
            <w:r>
              <w:t>蒸汽温度低正在加热</w:t>
            </w:r>
          </w:p>
          <w:p w14:paraId="2DB84849" w14:textId="77777777" w:rsidR="00241156" w:rsidRDefault="00241156" w:rsidP="003E69E9"/>
        </w:tc>
        <w:tc>
          <w:tcPr>
            <w:tcW w:w="2564" w:type="dxa"/>
            <w:vAlign w:val="center"/>
          </w:tcPr>
          <w:p w14:paraId="11B9E014" w14:textId="77777777" w:rsidR="00241156" w:rsidRDefault="00241156" w:rsidP="003E69E9">
            <w:pPr>
              <w:rPr>
                <w:color w:val="FF0000"/>
              </w:rPr>
            </w:pPr>
            <w:r>
              <w:rPr>
                <w:rFonts w:hint="eastAsia"/>
              </w:rPr>
              <w:t>蒸汽系统温度低正在加热</w:t>
            </w:r>
          </w:p>
        </w:tc>
        <w:tc>
          <w:tcPr>
            <w:tcW w:w="804" w:type="dxa"/>
            <w:vAlign w:val="center"/>
          </w:tcPr>
          <w:p w14:paraId="22D624A7" w14:textId="77777777" w:rsidR="00241156" w:rsidRDefault="00241156" w:rsidP="003E69E9">
            <w:r>
              <w:rPr>
                <w:rFonts w:hint="eastAsia"/>
              </w:rPr>
              <w:t>故障</w:t>
            </w:r>
          </w:p>
        </w:tc>
        <w:tc>
          <w:tcPr>
            <w:tcW w:w="914" w:type="dxa"/>
            <w:vAlign w:val="center"/>
          </w:tcPr>
          <w:p w14:paraId="0C48D5CA" w14:textId="77777777" w:rsidR="00241156" w:rsidRDefault="00241156" w:rsidP="003E69E9">
            <w:r>
              <w:rPr>
                <w:rFonts w:hint="eastAsia"/>
              </w:rPr>
              <w:t>X</w:t>
            </w:r>
            <w:r>
              <w:rPr>
                <w:rFonts w:hint="eastAsia"/>
              </w:rPr>
              <w:t>机器</w:t>
            </w:r>
            <w:r>
              <w:rPr>
                <w:rFonts w:hint="eastAsia"/>
              </w:rPr>
              <w:t>E</w:t>
            </w:r>
            <w:r>
              <w:t>30</w:t>
            </w:r>
          </w:p>
        </w:tc>
      </w:tr>
      <w:tr w:rsidR="00241156" w14:paraId="65FB6D3B" w14:textId="77777777">
        <w:trPr>
          <w:trHeight w:val="292"/>
        </w:trPr>
        <w:tc>
          <w:tcPr>
            <w:tcW w:w="1134" w:type="dxa"/>
            <w:vAlign w:val="center"/>
          </w:tcPr>
          <w:p w14:paraId="31D8E9C6" w14:textId="77777777" w:rsidR="00241156" w:rsidRDefault="00241156" w:rsidP="003E69E9">
            <w:r>
              <w:rPr>
                <w:rFonts w:hint="eastAsia"/>
              </w:rPr>
              <w:t>400000</w:t>
            </w:r>
            <w:r>
              <w:t>91</w:t>
            </w:r>
          </w:p>
        </w:tc>
        <w:tc>
          <w:tcPr>
            <w:tcW w:w="2935" w:type="dxa"/>
            <w:vAlign w:val="center"/>
          </w:tcPr>
          <w:p w14:paraId="698D1F01" w14:textId="77777777" w:rsidR="00241156" w:rsidRDefault="00241156" w:rsidP="003E69E9">
            <w:r>
              <w:rPr>
                <w:rFonts w:hint="eastAsia"/>
              </w:rPr>
              <w:t>h</w:t>
            </w:r>
            <w:r>
              <w:t>otTray:raiseStatus:2(index=1)</w:t>
            </w:r>
          </w:p>
        </w:tc>
        <w:tc>
          <w:tcPr>
            <w:tcW w:w="2564" w:type="dxa"/>
          </w:tcPr>
          <w:p w14:paraId="65EB4D8A" w14:textId="77777777" w:rsidR="00241156" w:rsidRDefault="00241156" w:rsidP="003E69E9">
            <w:r>
              <w:t>咖啡电热盘温度异常</w:t>
            </w:r>
            <w:r>
              <w:t xml:space="preserve">   </w:t>
            </w:r>
            <w:r>
              <w:t>升温速度过慢</w:t>
            </w:r>
          </w:p>
          <w:p w14:paraId="0F0AA1B8" w14:textId="77777777" w:rsidR="00241156" w:rsidRDefault="00241156" w:rsidP="003E69E9"/>
        </w:tc>
        <w:tc>
          <w:tcPr>
            <w:tcW w:w="2564" w:type="dxa"/>
            <w:vAlign w:val="center"/>
          </w:tcPr>
          <w:p w14:paraId="25EAC99E" w14:textId="77777777" w:rsidR="00241156" w:rsidRDefault="00241156" w:rsidP="003E69E9">
            <w:r>
              <w:t>咖啡电热盘加热过慢</w:t>
            </w:r>
          </w:p>
        </w:tc>
        <w:tc>
          <w:tcPr>
            <w:tcW w:w="804" w:type="dxa"/>
          </w:tcPr>
          <w:p w14:paraId="3B456799" w14:textId="77777777" w:rsidR="00241156" w:rsidRDefault="00241156" w:rsidP="003E69E9">
            <w:r>
              <w:rPr>
                <w:rFonts w:hint="eastAsia"/>
              </w:rPr>
              <w:t>故障</w:t>
            </w:r>
          </w:p>
        </w:tc>
        <w:tc>
          <w:tcPr>
            <w:tcW w:w="914" w:type="dxa"/>
          </w:tcPr>
          <w:p w14:paraId="70A43112" w14:textId="77777777" w:rsidR="00241156" w:rsidRDefault="00241156" w:rsidP="003E69E9">
            <w:r>
              <w:rPr>
                <w:rFonts w:hint="eastAsia"/>
              </w:rPr>
              <w:t>E</w:t>
            </w:r>
            <w:r>
              <w:t xml:space="preserve">20 </w:t>
            </w:r>
            <w:r>
              <w:rPr>
                <w:rFonts w:hint="eastAsia"/>
              </w:rPr>
              <w:t>E</w:t>
            </w:r>
            <w:r>
              <w:t>30</w:t>
            </w:r>
            <w:r>
              <w:rPr>
                <w:rFonts w:hint="eastAsia"/>
              </w:rPr>
              <w:t>机器</w:t>
            </w:r>
          </w:p>
        </w:tc>
      </w:tr>
      <w:tr w:rsidR="00241156" w14:paraId="4485BB55" w14:textId="77777777">
        <w:trPr>
          <w:trHeight w:val="292"/>
        </w:trPr>
        <w:tc>
          <w:tcPr>
            <w:tcW w:w="1134" w:type="dxa"/>
            <w:vAlign w:val="center"/>
          </w:tcPr>
          <w:p w14:paraId="799A6DA3" w14:textId="77777777" w:rsidR="00241156" w:rsidRDefault="00241156" w:rsidP="003E69E9">
            <w:r>
              <w:rPr>
                <w:rFonts w:hint="eastAsia"/>
              </w:rPr>
              <w:t>400000</w:t>
            </w:r>
            <w:r>
              <w:t>92</w:t>
            </w:r>
          </w:p>
        </w:tc>
        <w:tc>
          <w:tcPr>
            <w:tcW w:w="2935" w:type="dxa"/>
            <w:vAlign w:val="center"/>
          </w:tcPr>
          <w:p w14:paraId="346CF410" w14:textId="77777777" w:rsidR="00241156" w:rsidRDefault="00241156" w:rsidP="003E69E9">
            <w:r>
              <w:rPr>
                <w:rFonts w:hint="eastAsia"/>
              </w:rPr>
              <w:t>h</w:t>
            </w:r>
            <w:r>
              <w:t>otTray:raiseStatus:1(index=1)</w:t>
            </w:r>
          </w:p>
        </w:tc>
        <w:tc>
          <w:tcPr>
            <w:tcW w:w="2564" w:type="dxa"/>
          </w:tcPr>
          <w:p w14:paraId="52DBC860" w14:textId="77777777" w:rsidR="00241156" w:rsidRDefault="00241156" w:rsidP="003E69E9">
            <w:r>
              <w:t>咖啡电热盘温度异常</w:t>
            </w:r>
            <w:r>
              <w:t xml:space="preserve">   </w:t>
            </w:r>
            <w:r>
              <w:t>升温速度过快</w:t>
            </w:r>
          </w:p>
          <w:p w14:paraId="54A2FE6A" w14:textId="77777777" w:rsidR="00241156" w:rsidRDefault="00241156" w:rsidP="003E69E9"/>
        </w:tc>
        <w:tc>
          <w:tcPr>
            <w:tcW w:w="2564" w:type="dxa"/>
            <w:vAlign w:val="center"/>
          </w:tcPr>
          <w:p w14:paraId="0C0705CC" w14:textId="77777777" w:rsidR="00241156" w:rsidRDefault="00241156" w:rsidP="003E69E9">
            <w:r>
              <w:t>咖啡电热盘加热过快</w:t>
            </w:r>
          </w:p>
          <w:p w14:paraId="04761C0F" w14:textId="77777777" w:rsidR="00241156" w:rsidRDefault="00241156" w:rsidP="003E69E9"/>
        </w:tc>
        <w:tc>
          <w:tcPr>
            <w:tcW w:w="804" w:type="dxa"/>
          </w:tcPr>
          <w:p w14:paraId="421F20B9" w14:textId="77777777" w:rsidR="00241156" w:rsidRDefault="00241156" w:rsidP="003E69E9">
            <w:r>
              <w:rPr>
                <w:rFonts w:hint="eastAsia"/>
              </w:rPr>
              <w:t>故障</w:t>
            </w:r>
          </w:p>
        </w:tc>
        <w:tc>
          <w:tcPr>
            <w:tcW w:w="914" w:type="dxa"/>
          </w:tcPr>
          <w:p w14:paraId="3F3738AB" w14:textId="77777777" w:rsidR="00241156" w:rsidRDefault="00241156" w:rsidP="003E69E9">
            <w:r>
              <w:rPr>
                <w:rFonts w:hint="eastAsia"/>
              </w:rPr>
              <w:t>E</w:t>
            </w:r>
            <w:r>
              <w:t xml:space="preserve">20 </w:t>
            </w:r>
            <w:r>
              <w:rPr>
                <w:rFonts w:hint="eastAsia"/>
              </w:rPr>
              <w:t>E</w:t>
            </w:r>
            <w:r>
              <w:t>30</w:t>
            </w:r>
            <w:r>
              <w:rPr>
                <w:rFonts w:hint="eastAsia"/>
              </w:rPr>
              <w:t>机器</w:t>
            </w:r>
          </w:p>
        </w:tc>
      </w:tr>
      <w:tr w:rsidR="00241156" w14:paraId="0EE6C93A" w14:textId="77777777">
        <w:trPr>
          <w:trHeight w:val="292"/>
        </w:trPr>
        <w:tc>
          <w:tcPr>
            <w:tcW w:w="1134" w:type="dxa"/>
            <w:vAlign w:val="center"/>
          </w:tcPr>
          <w:p w14:paraId="59708318" w14:textId="77777777" w:rsidR="00241156" w:rsidRDefault="00241156" w:rsidP="003E69E9">
            <w:r>
              <w:rPr>
                <w:rFonts w:hint="eastAsia"/>
              </w:rPr>
              <w:t>400000</w:t>
            </w:r>
            <w:r>
              <w:t>93</w:t>
            </w:r>
          </w:p>
        </w:tc>
        <w:tc>
          <w:tcPr>
            <w:tcW w:w="2935" w:type="dxa"/>
            <w:vAlign w:val="center"/>
          </w:tcPr>
          <w:p w14:paraId="4C621A0B" w14:textId="77777777" w:rsidR="00241156" w:rsidRDefault="00241156" w:rsidP="003E69E9">
            <w:r>
              <w:rPr>
                <w:rFonts w:hint="eastAsia"/>
              </w:rPr>
              <w:t>h</w:t>
            </w:r>
            <w:r>
              <w:t>otTray:status:2(index=1)</w:t>
            </w:r>
          </w:p>
        </w:tc>
        <w:tc>
          <w:tcPr>
            <w:tcW w:w="2564" w:type="dxa"/>
          </w:tcPr>
          <w:p w14:paraId="6A8DE82B" w14:textId="77777777" w:rsidR="00241156" w:rsidRDefault="00241156" w:rsidP="003E69E9">
            <w:r>
              <w:t>咖啡电热盘温度异常</w:t>
            </w:r>
            <w:r>
              <w:t xml:space="preserve">   </w:t>
            </w:r>
            <w:r>
              <w:t>温度值小于阈值</w:t>
            </w:r>
          </w:p>
          <w:p w14:paraId="6110A118" w14:textId="77777777" w:rsidR="00241156" w:rsidRDefault="00241156" w:rsidP="003E69E9"/>
        </w:tc>
        <w:tc>
          <w:tcPr>
            <w:tcW w:w="2564" w:type="dxa"/>
            <w:vAlign w:val="center"/>
          </w:tcPr>
          <w:p w14:paraId="56011000" w14:textId="77777777" w:rsidR="00241156" w:rsidRDefault="00241156" w:rsidP="003E69E9">
            <w:r>
              <w:t>咖啡电热盘温度过低</w:t>
            </w:r>
          </w:p>
          <w:p w14:paraId="01CFBAA1" w14:textId="77777777" w:rsidR="00241156" w:rsidRDefault="00241156" w:rsidP="003E69E9"/>
        </w:tc>
        <w:tc>
          <w:tcPr>
            <w:tcW w:w="804" w:type="dxa"/>
          </w:tcPr>
          <w:p w14:paraId="193751D0" w14:textId="77777777" w:rsidR="00241156" w:rsidRDefault="00241156" w:rsidP="003E69E9">
            <w:r>
              <w:rPr>
                <w:rFonts w:hint="eastAsia"/>
              </w:rPr>
              <w:t>故障</w:t>
            </w:r>
          </w:p>
        </w:tc>
        <w:tc>
          <w:tcPr>
            <w:tcW w:w="914" w:type="dxa"/>
          </w:tcPr>
          <w:p w14:paraId="7A4A4931" w14:textId="77777777" w:rsidR="00241156" w:rsidRDefault="00241156" w:rsidP="003E69E9">
            <w:r>
              <w:rPr>
                <w:rFonts w:hint="eastAsia"/>
              </w:rPr>
              <w:t>E</w:t>
            </w:r>
            <w:r>
              <w:t xml:space="preserve">20 </w:t>
            </w:r>
            <w:r>
              <w:rPr>
                <w:rFonts w:hint="eastAsia"/>
              </w:rPr>
              <w:t>E</w:t>
            </w:r>
            <w:r>
              <w:t>30</w:t>
            </w:r>
            <w:r>
              <w:rPr>
                <w:rFonts w:hint="eastAsia"/>
              </w:rPr>
              <w:t>机器</w:t>
            </w:r>
          </w:p>
        </w:tc>
      </w:tr>
      <w:tr w:rsidR="00241156" w14:paraId="1E8DDE75" w14:textId="77777777">
        <w:trPr>
          <w:trHeight w:val="292"/>
        </w:trPr>
        <w:tc>
          <w:tcPr>
            <w:tcW w:w="1134" w:type="dxa"/>
            <w:vAlign w:val="center"/>
          </w:tcPr>
          <w:p w14:paraId="46C26341" w14:textId="77777777" w:rsidR="00241156" w:rsidRDefault="00241156" w:rsidP="003E69E9">
            <w:r>
              <w:rPr>
                <w:rFonts w:hint="eastAsia"/>
              </w:rPr>
              <w:t>400000</w:t>
            </w:r>
            <w:r>
              <w:t>94</w:t>
            </w:r>
          </w:p>
        </w:tc>
        <w:tc>
          <w:tcPr>
            <w:tcW w:w="2935" w:type="dxa"/>
            <w:vAlign w:val="center"/>
          </w:tcPr>
          <w:p w14:paraId="2A667C65" w14:textId="77777777" w:rsidR="00241156" w:rsidRDefault="00241156" w:rsidP="003E69E9">
            <w:r>
              <w:rPr>
                <w:rFonts w:hint="eastAsia"/>
              </w:rPr>
              <w:t>h</w:t>
            </w:r>
            <w:r>
              <w:t>otTray:status:1(index=1)</w:t>
            </w:r>
          </w:p>
        </w:tc>
        <w:tc>
          <w:tcPr>
            <w:tcW w:w="2564" w:type="dxa"/>
          </w:tcPr>
          <w:p w14:paraId="38BF08FB" w14:textId="77777777" w:rsidR="00241156" w:rsidRDefault="00241156" w:rsidP="003E69E9">
            <w:r>
              <w:t>咖啡电热盘温度异常</w:t>
            </w:r>
            <w:r>
              <w:t xml:space="preserve">   </w:t>
            </w:r>
            <w:r>
              <w:t>温度值大于阈值</w:t>
            </w:r>
          </w:p>
          <w:p w14:paraId="13C85A4E" w14:textId="77777777" w:rsidR="00241156" w:rsidRDefault="00241156" w:rsidP="003E69E9"/>
        </w:tc>
        <w:tc>
          <w:tcPr>
            <w:tcW w:w="2564" w:type="dxa"/>
            <w:vAlign w:val="center"/>
          </w:tcPr>
          <w:p w14:paraId="083D2301" w14:textId="77777777" w:rsidR="00241156" w:rsidRDefault="00241156" w:rsidP="003E69E9">
            <w:r>
              <w:t>咖啡电热盘温度过高</w:t>
            </w:r>
          </w:p>
          <w:p w14:paraId="2C748779" w14:textId="77777777" w:rsidR="00241156" w:rsidRDefault="00241156" w:rsidP="003E69E9"/>
        </w:tc>
        <w:tc>
          <w:tcPr>
            <w:tcW w:w="804" w:type="dxa"/>
          </w:tcPr>
          <w:p w14:paraId="0D7E09F2" w14:textId="77777777" w:rsidR="00241156" w:rsidRDefault="00241156" w:rsidP="003E69E9">
            <w:r>
              <w:rPr>
                <w:rFonts w:hint="eastAsia"/>
              </w:rPr>
              <w:t>故障</w:t>
            </w:r>
          </w:p>
        </w:tc>
        <w:tc>
          <w:tcPr>
            <w:tcW w:w="914" w:type="dxa"/>
          </w:tcPr>
          <w:p w14:paraId="37504C5A" w14:textId="77777777" w:rsidR="00241156" w:rsidRDefault="00241156" w:rsidP="003E69E9">
            <w:r>
              <w:rPr>
                <w:rFonts w:hint="eastAsia"/>
              </w:rPr>
              <w:t>E</w:t>
            </w:r>
            <w:r>
              <w:t xml:space="preserve">20 </w:t>
            </w:r>
            <w:r>
              <w:rPr>
                <w:rFonts w:hint="eastAsia"/>
              </w:rPr>
              <w:t>E</w:t>
            </w:r>
            <w:r>
              <w:t>30</w:t>
            </w:r>
            <w:r>
              <w:rPr>
                <w:rFonts w:hint="eastAsia"/>
              </w:rPr>
              <w:t>机器</w:t>
            </w:r>
          </w:p>
        </w:tc>
      </w:tr>
      <w:tr w:rsidR="00241156" w14:paraId="2AF80A29" w14:textId="77777777">
        <w:trPr>
          <w:trHeight w:val="292"/>
        </w:trPr>
        <w:tc>
          <w:tcPr>
            <w:tcW w:w="1134" w:type="dxa"/>
            <w:vAlign w:val="center"/>
          </w:tcPr>
          <w:p w14:paraId="439BE61A" w14:textId="77777777" w:rsidR="00241156" w:rsidRDefault="00241156" w:rsidP="003E69E9">
            <w:r>
              <w:rPr>
                <w:rFonts w:hint="eastAsia"/>
              </w:rPr>
              <w:t>400000</w:t>
            </w:r>
            <w:r>
              <w:t>95</w:t>
            </w:r>
          </w:p>
        </w:tc>
        <w:tc>
          <w:tcPr>
            <w:tcW w:w="2935" w:type="dxa"/>
            <w:vAlign w:val="center"/>
          </w:tcPr>
          <w:p w14:paraId="4ED744BE" w14:textId="77777777" w:rsidR="00241156" w:rsidRDefault="00241156" w:rsidP="003E69E9">
            <w:r>
              <w:rPr>
                <w:rFonts w:hint="eastAsia"/>
              </w:rPr>
              <w:t>h</w:t>
            </w:r>
            <w:r>
              <w:t>otTray:raiseStatus:2(index=2)</w:t>
            </w:r>
          </w:p>
        </w:tc>
        <w:tc>
          <w:tcPr>
            <w:tcW w:w="2564" w:type="dxa"/>
          </w:tcPr>
          <w:p w14:paraId="337509F0" w14:textId="77777777" w:rsidR="00241156" w:rsidRDefault="00241156" w:rsidP="003E69E9">
            <w:r>
              <w:t>蒸汽电热盘温度异常</w:t>
            </w:r>
            <w:r>
              <w:t xml:space="preserve">   </w:t>
            </w:r>
            <w:r>
              <w:t>升温速度过慢</w:t>
            </w:r>
          </w:p>
          <w:p w14:paraId="2C0AF8A8" w14:textId="77777777" w:rsidR="00241156" w:rsidRDefault="00241156" w:rsidP="003E69E9"/>
        </w:tc>
        <w:tc>
          <w:tcPr>
            <w:tcW w:w="2564" w:type="dxa"/>
            <w:vAlign w:val="center"/>
          </w:tcPr>
          <w:p w14:paraId="3BF20EE9" w14:textId="77777777" w:rsidR="00241156" w:rsidRDefault="00241156" w:rsidP="003E69E9">
            <w:r>
              <w:t>蒸汽电热盘加热过慢</w:t>
            </w:r>
          </w:p>
          <w:p w14:paraId="5032DE3B" w14:textId="77777777" w:rsidR="00241156" w:rsidRDefault="00241156" w:rsidP="003E69E9"/>
        </w:tc>
        <w:tc>
          <w:tcPr>
            <w:tcW w:w="804" w:type="dxa"/>
          </w:tcPr>
          <w:p w14:paraId="4A845241" w14:textId="77777777" w:rsidR="00241156" w:rsidRDefault="00241156" w:rsidP="003E69E9">
            <w:r>
              <w:rPr>
                <w:rFonts w:hint="eastAsia"/>
              </w:rPr>
              <w:t>故障</w:t>
            </w:r>
          </w:p>
        </w:tc>
        <w:tc>
          <w:tcPr>
            <w:tcW w:w="914" w:type="dxa"/>
          </w:tcPr>
          <w:p w14:paraId="515452C4" w14:textId="77777777" w:rsidR="00241156" w:rsidRDefault="00241156" w:rsidP="003E69E9">
            <w:r>
              <w:rPr>
                <w:rFonts w:hint="eastAsia"/>
              </w:rPr>
              <w:t>E</w:t>
            </w:r>
            <w:r>
              <w:t>30</w:t>
            </w:r>
            <w:r>
              <w:rPr>
                <w:rFonts w:hint="eastAsia"/>
              </w:rPr>
              <w:t>机器</w:t>
            </w:r>
          </w:p>
        </w:tc>
      </w:tr>
      <w:tr w:rsidR="00241156" w14:paraId="1808066D" w14:textId="77777777">
        <w:trPr>
          <w:trHeight w:val="292"/>
        </w:trPr>
        <w:tc>
          <w:tcPr>
            <w:tcW w:w="1134" w:type="dxa"/>
            <w:vAlign w:val="center"/>
          </w:tcPr>
          <w:p w14:paraId="08AAA263" w14:textId="77777777" w:rsidR="00241156" w:rsidRDefault="00241156" w:rsidP="003E69E9">
            <w:r>
              <w:rPr>
                <w:rFonts w:hint="eastAsia"/>
              </w:rPr>
              <w:t>400000</w:t>
            </w:r>
            <w:r>
              <w:t>96</w:t>
            </w:r>
          </w:p>
        </w:tc>
        <w:tc>
          <w:tcPr>
            <w:tcW w:w="2935" w:type="dxa"/>
            <w:vAlign w:val="center"/>
          </w:tcPr>
          <w:p w14:paraId="15245B20" w14:textId="77777777" w:rsidR="00241156" w:rsidRDefault="00241156" w:rsidP="003E69E9">
            <w:r>
              <w:rPr>
                <w:rFonts w:hint="eastAsia"/>
              </w:rPr>
              <w:t>h</w:t>
            </w:r>
            <w:r>
              <w:t>otTray:raiseStatus:1(index=2)</w:t>
            </w:r>
          </w:p>
        </w:tc>
        <w:tc>
          <w:tcPr>
            <w:tcW w:w="2564" w:type="dxa"/>
          </w:tcPr>
          <w:p w14:paraId="2EC8A614" w14:textId="77777777" w:rsidR="00241156" w:rsidRDefault="00241156" w:rsidP="003E69E9">
            <w:r>
              <w:t>蒸汽电热盘温度异常</w:t>
            </w:r>
            <w:r>
              <w:t xml:space="preserve">   </w:t>
            </w:r>
            <w:r>
              <w:t>升温速度过快</w:t>
            </w:r>
          </w:p>
          <w:p w14:paraId="629823BB" w14:textId="77777777" w:rsidR="00241156" w:rsidRDefault="00241156" w:rsidP="003E69E9"/>
        </w:tc>
        <w:tc>
          <w:tcPr>
            <w:tcW w:w="2564" w:type="dxa"/>
            <w:vAlign w:val="center"/>
          </w:tcPr>
          <w:p w14:paraId="019FAE4E" w14:textId="77777777" w:rsidR="00241156" w:rsidRDefault="00241156" w:rsidP="003E69E9">
            <w:r>
              <w:t>蒸汽电热盘加热过快</w:t>
            </w:r>
          </w:p>
          <w:p w14:paraId="65EE92FE" w14:textId="77777777" w:rsidR="00241156" w:rsidRDefault="00241156" w:rsidP="003E69E9"/>
        </w:tc>
        <w:tc>
          <w:tcPr>
            <w:tcW w:w="804" w:type="dxa"/>
          </w:tcPr>
          <w:p w14:paraId="0C89FE02" w14:textId="77777777" w:rsidR="00241156" w:rsidRDefault="00241156" w:rsidP="003E69E9">
            <w:r>
              <w:rPr>
                <w:rFonts w:hint="eastAsia"/>
              </w:rPr>
              <w:t>故障</w:t>
            </w:r>
          </w:p>
        </w:tc>
        <w:tc>
          <w:tcPr>
            <w:tcW w:w="914" w:type="dxa"/>
          </w:tcPr>
          <w:p w14:paraId="24E2489A" w14:textId="77777777" w:rsidR="00241156" w:rsidRDefault="00241156" w:rsidP="003E69E9">
            <w:r>
              <w:rPr>
                <w:rFonts w:hint="eastAsia"/>
              </w:rPr>
              <w:t>E</w:t>
            </w:r>
            <w:r>
              <w:t>30</w:t>
            </w:r>
            <w:r>
              <w:rPr>
                <w:rFonts w:hint="eastAsia"/>
              </w:rPr>
              <w:t>机器</w:t>
            </w:r>
          </w:p>
        </w:tc>
      </w:tr>
      <w:tr w:rsidR="00241156" w14:paraId="44FF0B48" w14:textId="77777777">
        <w:trPr>
          <w:trHeight w:val="292"/>
        </w:trPr>
        <w:tc>
          <w:tcPr>
            <w:tcW w:w="1134" w:type="dxa"/>
            <w:vAlign w:val="center"/>
          </w:tcPr>
          <w:p w14:paraId="06EB4C35" w14:textId="77777777" w:rsidR="00241156" w:rsidRDefault="00241156" w:rsidP="003E69E9">
            <w:r>
              <w:rPr>
                <w:rFonts w:hint="eastAsia"/>
              </w:rPr>
              <w:t>400000</w:t>
            </w:r>
            <w:r>
              <w:t>97</w:t>
            </w:r>
          </w:p>
        </w:tc>
        <w:tc>
          <w:tcPr>
            <w:tcW w:w="2935" w:type="dxa"/>
            <w:vAlign w:val="center"/>
          </w:tcPr>
          <w:p w14:paraId="0BD7411C" w14:textId="77777777" w:rsidR="00241156" w:rsidRDefault="00241156" w:rsidP="003E69E9">
            <w:r>
              <w:rPr>
                <w:rFonts w:hint="eastAsia"/>
              </w:rPr>
              <w:t>h</w:t>
            </w:r>
            <w:r>
              <w:t>otTray:status:2(index=2)</w:t>
            </w:r>
          </w:p>
        </w:tc>
        <w:tc>
          <w:tcPr>
            <w:tcW w:w="2564" w:type="dxa"/>
          </w:tcPr>
          <w:p w14:paraId="5BE976F5" w14:textId="77777777" w:rsidR="00241156" w:rsidRDefault="00241156" w:rsidP="003E69E9">
            <w:r>
              <w:t>蒸汽电热盘温度异常</w:t>
            </w:r>
            <w:r>
              <w:t xml:space="preserve">   </w:t>
            </w:r>
            <w:r>
              <w:t>温度值小于阈值</w:t>
            </w:r>
          </w:p>
          <w:p w14:paraId="26858027" w14:textId="77777777" w:rsidR="00241156" w:rsidRDefault="00241156" w:rsidP="003E69E9"/>
        </w:tc>
        <w:tc>
          <w:tcPr>
            <w:tcW w:w="2564" w:type="dxa"/>
            <w:vAlign w:val="center"/>
          </w:tcPr>
          <w:p w14:paraId="6A922844" w14:textId="77777777" w:rsidR="00241156" w:rsidRDefault="00241156" w:rsidP="003E69E9">
            <w:r>
              <w:t>蒸汽电热盘温度过</w:t>
            </w:r>
            <w:r>
              <w:rPr>
                <w:rFonts w:hint="eastAsia"/>
              </w:rPr>
              <w:t>低</w:t>
            </w:r>
          </w:p>
        </w:tc>
        <w:tc>
          <w:tcPr>
            <w:tcW w:w="804" w:type="dxa"/>
            <w:vAlign w:val="center"/>
          </w:tcPr>
          <w:p w14:paraId="041F9937" w14:textId="77777777" w:rsidR="00241156" w:rsidRDefault="00241156" w:rsidP="003E69E9">
            <w:r>
              <w:rPr>
                <w:rFonts w:hint="eastAsia"/>
              </w:rPr>
              <w:t>故障</w:t>
            </w:r>
          </w:p>
        </w:tc>
        <w:tc>
          <w:tcPr>
            <w:tcW w:w="914" w:type="dxa"/>
          </w:tcPr>
          <w:p w14:paraId="4B4584A8" w14:textId="77777777" w:rsidR="00241156" w:rsidRDefault="00241156" w:rsidP="003E69E9">
            <w:r>
              <w:rPr>
                <w:rFonts w:hint="eastAsia"/>
              </w:rPr>
              <w:t>E</w:t>
            </w:r>
            <w:r>
              <w:t>30</w:t>
            </w:r>
            <w:r>
              <w:rPr>
                <w:rFonts w:hint="eastAsia"/>
              </w:rPr>
              <w:t>机器</w:t>
            </w:r>
          </w:p>
        </w:tc>
      </w:tr>
      <w:tr w:rsidR="00241156" w14:paraId="13B1D66B" w14:textId="77777777">
        <w:trPr>
          <w:trHeight w:val="292"/>
        </w:trPr>
        <w:tc>
          <w:tcPr>
            <w:tcW w:w="1134" w:type="dxa"/>
            <w:vAlign w:val="center"/>
          </w:tcPr>
          <w:p w14:paraId="0760925D" w14:textId="77777777" w:rsidR="00241156" w:rsidRDefault="00241156" w:rsidP="003E69E9">
            <w:r>
              <w:rPr>
                <w:rFonts w:hint="eastAsia"/>
              </w:rPr>
              <w:t>400000</w:t>
            </w:r>
            <w:r>
              <w:t>98</w:t>
            </w:r>
          </w:p>
        </w:tc>
        <w:tc>
          <w:tcPr>
            <w:tcW w:w="2935" w:type="dxa"/>
            <w:vAlign w:val="center"/>
          </w:tcPr>
          <w:p w14:paraId="1EDBBF05" w14:textId="77777777" w:rsidR="00241156" w:rsidRDefault="00241156" w:rsidP="003E69E9">
            <w:r>
              <w:rPr>
                <w:rFonts w:hint="eastAsia"/>
              </w:rPr>
              <w:t>h</w:t>
            </w:r>
            <w:r>
              <w:t>otTray:status:1(index=2)</w:t>
            </w:r>
          </w:p>
        </w:tc>
        <w:tc>
          <w:tcPr>
            <w:tcW w:w="2564" w:type="dxa"/>
          </w:tcPr>
          <w:p w14:paraId="6F3BF65C" w14:textId="77777777" w:rsidR="00241156" w:rsidRDefault="00241156" w:rsidP="003E69E9">
            <w:r>
              <w:t>蒸汽电热盘温度异常</w:t>
            </w:r>
            <w:r>
              <w:t xml:space="preserve">   </w:t>
            </w:r>
            <w:r>
              <w:t>温度值</w:t>
            </w:r>
            <w:r>
              <w:rPr>
                <w:rFonts w:hint="eastAsia"/>
              </w:rPr>
              <w:t>大</w:t>
            </w:r>
            <w:r>
              <w:t>于阈值</w:t>
            </w:r>
          </w:p>
          <w:p w14:paraId="6A671590" w14:textId="77777777" w:rsidR="00241156" w:rsidRDefault="00241156" w:rsidP="003E69E9"/>
        </w:tc>
        <w:tc>
          <w:tcPr>
            <w:tcW w:w="2564" w:type="dxa"/>
            <w:vAlign w:val="center"/>
          </w:tcPr>
          <w:p w14:paraId="0FB3361E" w14:textId="77777777" w:rsidR="00241156" w:rsidRDefault="00241156" w:rsidP="003E69E9">
            <w:r>
              <w:t>蒸汽电热盘温度过高</w:t>
            </w:r>
          </w:p>
          <w:p w14:paraId="692FD997" w14:textId="77777777" w:rsidR="00241156" w:rsidRDefault="00241156" w:rsidP="003E69E9"/>
        </w:tc>
        <w:tc>
          <w:tcPr>
            <w:tcW w:w="804" w:type="dxa"/>
            <w:vAlign w:val="center"/>
          </w:tcPr>
          <w:p w14:paraId="6BBB54A3" w14:textId="77777777" w:rsidR="00241156" w:rsidRDefault="00241156" w:rsidP="003E69E9">
            <w:r>
              <w:rPr>
                <w:rFonts w:hint="eastAsia"/>
              </w:rPr>
              <w:t>故障</w:t>
            </w:r>
          </w:p>
        </w:tc>
        <w:tc>
          <w:tcPr>
            <w:tcW w:w="914" w:type="dxa"/>
          </w:tcPr>
          <w:p w14:paraId="0CAAE8CE" w14:textId="77777777" w:rsidR="00241156" w:rsidRDefault="00241156" w:rsidP="003E69E9">
            <w:r>
              <w:rPr>
                <w:rFonts w:hint="eastAsia"/>
              </w:rPr>
              <w:t>E</w:t>
            </w:r>
            <w:r>
              <w:t>30</w:t>
            </w:r>
            <w:r>
              <w:rPr>
                <w:rFonts w:hint="eastAsia"/>
              </w:rPr>
              <w:t>机器</w:t>
            </w:r>
          </w:p>
        </w:tc>
      </w:tr>
      <w:tr w:rsidR="00241156" w14:paraId="0A5FE505" w14:textId="77777777">
        <w:trPr>
          <w:trHeight w:val="292"/>
        </w:trPr>
        <w:tc>
          <w:tcPr>
            <w:tcW w:w="1134" w:type="dxa"/>
            <w:vAlign w:val="center"/>
          </w:tcPr>
          <w:p w14:paraId="287B8776" w14:textId="77777777" w:rsidR="00241156" w:rsidRPr="00241156" w:rsidRDefault="00241156" w:rsidP="003E69E9">
            <w:pPr>
              <w:rPr>
                <w:color w:val="000000" w:themeColor="text1"/>
                <w:highlight w:val="yellow"/>
              </w:rPr>
            </w:pPr>
            <w:r w:rsidRPr="00241156">
              <w:rPr>
                <w:rFonts w:hint="eastAsia"/>
                <w:highlight w:val="yellow"/>
              </w:rPr>
              <w:t>400000</w:t>
            </w:r>
            <w:r w:rsidRPr="00241156">
              <w:rPr>
                <w:highlight w:val="yellow"/>
              </w:rPr>
              <w:t>99</w:t>
            </w:r>
          </w:p>
        </w:tc>
        <w:tc>
          <w:tcPr>
            <w:tcW w:w="2935" w:type="dxa"/>
            <w:vAlign w:val="center"/>
          </w:tcPr>
          <w:p w14:paraId="26088360" w14:textId="77777777" w:rsidR="00241156" w:rsidRPr="00241156" w:rsidRDefault="00241156" w:rsidP="003E69E9">
            <w:pPr>
              <w:rPr>
                <w:highlight w:val="yellow"/>
              </w:rPr>
            </w:pPr>
            <w:r w:rsidRPr="00241156">
              <w:rPr>
                <w:rFonts w:hint="eastAsia"/>
                <w:highlight w:val="yellow"/>
              </w:rPr>
              <w:t>b</w:t>
            </w:r>
            <w:r w:rsidRPr="00241156">
              <w:rPr>
                <w:highlight w:val="yellow"/>
              </w:rPr>
              <w:t>eanBox.remainStatus:1(index=-1)</w:t>
            </w:r>
          </w:p>
        </w:tc>
        <w:tc>
          <w:tcPr>
            <w:tcW w:w="2564" w:type="dxa"/>
          </w:tcPr>
          <w:p w14:paraId="2FA4B49F" w14:textId="77777777" w:rsidR="00241156" w:rsidRPr="00241156" w:rsidRDefault="00241156" w:rsidP="003E69E9">
            <w:pPr>
              <w:rPr>
                <w:highlight w:val="yellow"/>
              </w:rPr>
            </w:pPr>
            <w:r w:rsidRPr="00241156">
              <w:rPr>
                <w:rFonts w:hint="eastAsia"/>
                <w:highlight w:val="yellow"/>
              </w:rPr>
              <w:t>豆仓无豆</w:t>
            </w:r>
            <w:r w:rsidRPr="00241156">
              <w:rPr>
                <w:rFonts w:hint="eastAsia"/>
                <w:highlight w:val="yellow"/>
              </w:rPr>
              <w:t xml:space="preserve"> </w:t>
            </w:r>
            <w:r w:rsidRPr="00241156">
              <w:rPr>
                <w:highlight w:val="yellow"/>
              </w:rPr>
              <w:t xml:space="preserve">  </w:t>
            </w:r>
            <w:r w:rsidRPr="00241156">
              <w:rPr>
                <w:highlight w:val="yellow"/>
              </w:rPr>
              <w:br/>
            </w:r>
            <w:r w:rsidRPr="00241156">
              <w:rPr>
                <w:highlight w:val="yellow"/>
              </w:rPr>
              <w:t>咖啡豆用尽</w:t>
            </w:r>
          </w:p>
        </w:tc>
        <w:tc>
          <w:tcPr>
            <w:tcW w:w="2564" w:type="dxa"/>
            <w:vAlign w:val="center"/>
          </w:tcPr>
          <w:p w14:paraId="5CB1FAD2" w14:textId="77777777" w:rsidR="00241156" w:rsidRPr="00241156" w:rsidRDefault="00241156" w:rsidP="003E69E9">
            <w:pPr>
              <w:rPr>
                <w:highlight w:val="yellow"/>
              </w:rPr>
            </w:pPr>
            <w:r w:rsidRPr="00241156">
              <w:rPr>
                <w:highlight w:val="yellow"/>
              </w:rPr>
              <w:t>咖啡豆用尽</w:t>
            </w:r>
          </w:p>
          <w:p w14:paraId="32F039EF" w14:textId="77777777" w:rsidR="00241156" w:rsidRPr="00241156" w:rsidRDefault="00241156" w:rsidP="003E69E9">
            <w:pPr>
              <w:rPr>
                <w:highlight w:val="yellow"/>
              </w:rPr>
            </w:pPr>
          </w:p>
        </w:tc>
        <w:tc>
          <w:tcPr>
            <w:tcW w:w="804" w:type="dxa"/>
            <w:vAlign w:val="center"/>
          </w:tcPr>
          <w:p w14:paraId="44EB5207" w14:textId="77777777" w:rsidR="00241156" w:rsidRPr="00241156" w:rsidRDefault="00241156" w:rsidP="003E69E9">
            <w:pPr>
              <w:rPr>
                <w:highlight w:val="yellow"/>
              </w:rPr>
            </w:pPr>
            <w:r w:rsidRPr="00241156">
              <w:rPr>
                <w:rFonts w:hint="eastAsia"/>
                <w:highlight w:val="yellow"/>
              </w:rPr>
              <w:t>故障</w:t>
            </w:r>
          </w:p>
          <w:p w14:paraId="12B6A5F8" w14:textId="77777777" w:rsidR="00241156" w:rsidRPr="00241156" w:rsidRDefault="00241156" w:rsidP="003E69E9">
            <w:pPr>
              <w:rPr>
                <w:highlight w:val="yellow"/>
              </w:rPr>
            </w:pPr>
            <w:r w:rsidRPr="00241156">
              <w:rPr>
                <w:rFonts w:hint="eastAsia"/>
                <w:highlight w:val="yellow"/>
              </w:rPr>
              <w:t>缺料</w:t>
            </w:r>
          </w:p>
        </w:tc>
        <w:tc>
          <w:tcPr>
            <w:tcW w:w="914" w:type="dxa"/>
          </w:tcPr>
          <w:p w14:paraId="0409E341" w14:textId="77777777" w:rsidR="00241156" w:rsidRPr="00241156" w:rsidRDefault="00241156" w:rsidP="003E69E9">
            <w:pPr>
              <w:rPr>
                <w:highlight w:val="yellow"/>
              </w:rPr>
            </w:pPr>
            <w:r w:rsidRPr="00241156">
              <w:rPr>
                <w:rFonts w:hint="eastAsia"/>
                <w:highlight w:val="yellow"/>
              </w:rPr>
              <w:t>E</w:t>
            </w:r>
            <w:r w:rsidRPr="00241156">
              <w:rPr>
                <w:highlight w:val="yellow"/>
              </w:rPr>
              <w:t>2030</w:t>
            </w:r>
            <w:r w:rsidRPr="00241156">
              <w:rPr>
                <w:rFonts w:hint="eastAsia"/>
                <w:highlight w:val="yellow"/>
              </w:rPr>
              <w:t>机器</w:t>
            </w:r>
          </w:p>
        </w:tc>
      </w:tr>
      <w:tr w:rsidR="00241156" w14:paraId="724D552D" w14:textId="77777777">
        <w:trPr>
          <w:trHeight w:val="292"/>
        </w:trPr>
        <w:tc>
          <w:tcPr>
            <w:tcW w:w="1134" w:type="dxa"/>
            <w:vAlign w:val="center"/>
          </w:tcPr>
          <w:p w14:paraId="1BE1B155" w14:textId="77777777" w:rsidR="00241156" w:rsidRDefault="00241156" w:rsidP="003E69E9">
            <w:r>
              <w:rPr>
                <w:rFonts w:hint="eastAsia"/>
              </w:rPr>
              <w:t>40000</w:t>
            </w:r>
            <w:r>
              <w:t>100</w:t>
            </w:r>
          </w:p>
        </w:tc>
        <w:tc>
          <w:tcPr>
            <w:tcW w:w="2935" w:type="dxa"/>
            <w:vAlign w:val="center"/>
          </w:tcPr>
          <w:p w14:paraId="3C5CCC6A" w14:textId="77777777" w:rsidR="00241156" w:rsidRDefault="00241156" w:rsidP="003E69E9">
            <w:r>
              <w:t>c</w:t>
            </w:r>
            <w:r>
              <w:rPr>
                <w:rFonts w:hint="eastAsia"/>
              </w:rPr>
              <w:t>off</w:t>
            </w:r>
            <w:r>
              <w:t>eePowder. insufficient</w:t>
            </w:r>
          </w:p>
        </w:tc>
        <w:tc>
          <w:tcPr>
            <w:tcW w:w="2564" w:type="dxa"/>
          </w:tcPr>
          <w:p w14:paraId="4F1AE3BC" w14:textId="77777777" w:rsidR="00241156" w:rsidRDefault="00241156" w:rsidP="003E69E9">
            <w:r>
              <w:t>咖啡粉不足</w:t>
            </w:r>
          </w:p>
        </w:tc>
        <w:tc>
          <w:tcPr>
            <w:tcW w:w="2564" w:type="dxa"/>
            <w:vAlign w:val="center"/>
          </w:tcPr>
          <w:p w14:paraId="559F8C58" w14:textId="77777777" w:rsidR="00241156" w:rsidRDefault="00241156" w:rsidP="003E69E9">
            <w:r>
              <w:t>咖啡粉不足</w:t>
            </w:r>
          </w:p>
        </w:tc>
        <w:tc>
          <w:tcPr>
            <w:tcW w:w="804" w:type="dxa"/>
            <w:vAlign w:val="center"/>
          </w:tcPr>
          <w:p w14:paraId="64D7FF22" w14:textId="77777777" w:rsidR="00241156" w:rsidRDefault="00241156" w:rsidP="003E69E9">
            <w:r>
              <w:rPr>
                <w:rFonts w:hint="eastAsia"/>
              </w:rPr>
              <w:t>故障</w:t>
            </w:r>
          </w:p>
          <w:p w14:paraId="4D639C29" w14:textId="77777777" w:rsidR="00241156" w:rsidRDefault="00241156" w:rsidP="003E69E9">
            <w:r>
              <w:rPr>
                <w:rFonts w:hint="eastAsia"/>
              </w:rPr>
              <w:t>缺料</w:t>
            </w:r>
          </w:p>
        </w:tc>
        <w:tc>
          <w:tcPr>
            <w:tcW w:w="914" w:type="dxa"/>
          </w:tcPr>
          <w:p w14:paraId="016A9E73" w14:textId="77777777" w:rsidR="00241156" w:rsidRDefault="00241156" w:rsidP="003E69E9">
            <w:r>
              <w:rPr>
                <w:rFonts w:hint="eastAsia"/>
              </w:rPr>
              <w:t>E</w:t>
            </w:r>
            <w:r>
              <w:t>2030</w:t>
            </w:r>
            <w:r>
              <w:rPr>
                <w:rFonts w:hint="eastAsia"/>
              </w:rPr>
              <w:t>机器</w:t>
            </w:r>
          </w:p>
        </w:tc>
      </w:tr>
      <w:tr w:rsidR="00241156" w14:paraId="0068AC73" w14:textId="77777777">
        <w:trPr>
          <w:trHeight w:val="292"/>
        </w:trPr>
        <w:tc>
          <w:tcPr>
            <w:tcW w:w="1134" w:type="dxa"/>
            <w:vAlign w:val="center"/>
          </w:tcPr>
          <w:p w14:paraId="1BC9906B" w14:textId="77777777" w:rsidR="00241156" w:rsidRPr="000C557D" w:rsidRDefault="00241156" w:rsidP="003E69E9">
            <w:r w:rsidRPr="000C557D">
              <w:rPr>
                <w:rFonts w:hint="eastAsia"/>
              </w:rPr>
              <w:t>4</w:t>
            </w:r>
            <w:r w:rsidRPr="000C557D">
              <w:t>0000110</w:t>
            </w:r>
          </w:p>
        </w:tc>
        <w:tc>
          <w:tcPr>
            <w:tcW w:w="2935" w:type="dxa"/>
            <w:vAlign w:val="center"/>
          </w:tcPr>
          <w:p w14:paraId="1EB61BA2" w14:textId="77777777" w:rsidR="00241156" w:rsidRPr="000C557D" w:rsidRDefault="00241156" w:rsidP="003E69E9">
            <w:r w:rsidRPr="000C557D">
              <w:t>diverter:status:2</w:t>
            </w:r>
          </w:p>
        </w:tc>
        <w:tc>
          <w:tcPr>
            <w:tcW w:w="2564" w:type="dxa"/>
          </w:tcPr>
          <w:p w14:paraId="4B4EE99F" w14:textId="77777777" w:rsidR="00241156" w:rsidRPr="000C557D" w:rsidRDefault="00241156" w:rsidP="003E69E9">
            <w:r w:rsidRPr="000C557D">
              <w:t>分向阀连续三次异常</w:t>
            </w:r>
          </w:p>
          <w:p w14:paraId="2D655573" w14:textId="77777777" w:rsidR="00241156" w:rsidRPr="000C557D" w:rsidRDefault="00241156" w:rsidP="003E69E9"/>
        </w:tc>
        <w:tc>
          <w:tcPr>
            <w:tcW w:w="2564" w:type="dxa"/>
            <w:vAlign w:val="center"/>
          </w:tcPr>
          <w:p w14:paraId="238BEAB4" w14:textId="77777777" w:rsidR="00241156" w:rsidRPr="000C557D" w:rsidRDefault="00241156" w:rsidP="003E69E9">
            <w:r w:rsidRPr="000C557D">
              <w:rPr>
                <w:rFonts w:hint="eastAsia"/>
              </w:rPr>
              <w:t>分向阀异常</w:t>
            </w:r>
          </w:p>
        </w:tc>
        <w:tc>
          <w:tcPr>
            <w:tcW w:w="804" w:type="dxa"/>
            <w:vAlign w:val="center"/>
          </w:tcPr>
          <w:p w14:paraId="49B7D1A2" w14:textId="77777777" w:rsidR="00241156" w:rsidRPr="000C557D" w:rsidRDefault="00241156" w:rsidP="003E69E9">
            <w:r w:rsidRPr="000C557D">
              <w:rPr>
                <w:rFonts w:hint="eastAsia"/>
              </w:rPr>
              <w:t>故障</w:t>
            </w:r>
          </w:p>
        </w:tc>
        <w:tc>
          <w:tcPr>
            <w:tcW w:w="914" w:type="dxa"/>
            <w:vAlign w:val="center"/>
          </w:tcPr>
          <w:p w14:paraId="2BF21051" w14:textId="77777777" w:rsidR="00241156" w:rsidRPr="000C557D" w:rsidRDefault="00241156" w:rsidP="003E69E9">
            <w:r w:rsidRPr="000C557D">
              <w:rPr>
                <w:rFonts w:hint="eastAsia"/>
              </w:rPr>
              <w:t>E</w:t>
            </w:r>
            <w:r w:rsidRPr="000C557D">
              <w:t xml:space="preserve"> 20</w:t>
            </w:r>
            <w:r w:rsidRPr="000C557D">
              <w:rPr>
                <w:rFonts w:hint="eastAsia"/>
              </w:rPr>
              <w:t>E</w:t>
            </w:r>
            <w:r w:rsidRPr="000C557D">
              <w:t>30</w:t>
            </w:r>
            <w:r w:rsidRPr="000C557D">
              <w:rPr>
                <w:rFonts w:hint="eastAsia"/>
              </w:rPr>
              <w:t>机器</w:t>
            </w:r>
          </w:p>
        </w:tc>
      </w:tr>
      <w:tr w:rsidR="00241156" w14:paraId="451CF8DF" w14:textId="77777777">
        <w:trPr>
          <w:trHeight w:val="292"/>
        </w:trPr>
        <w:tc>
          <w:tcPr>
            <w:tcW w:w="1134" w:type="dxa"/>
            <w:vAlign w:val="center"/>
          </w:tcPr>
          <w:p w14:paraId="4AAC7405" w14:textId="77777777" w:rsidR="00241156" w:rsidRPr="000C557D" w:rsidRDefault="00241156" w:rsidP="003E69E9">
            <w:r w:rsidRPr="000C557D">
              <w:rPr>
                <w:rFonts w:hint="eastAsia"/>
              </w:rPr>
              <w:t>4</w:t>
            </w:r>
            <w:r w:rsidRPr="000C557D">
              <w:t>0000111</w:t>
            </w:r>
          </w:p>
        </w:tc>
        <w:tc>
          <w:tcPr>
            <w:tcW w:w="2935" w:type="dxa"/>
            <w:vAlign w:val="center"/>
          </w:tcPr>
          <w:p w14:paraId="54EBBF28" w14:textId="77777777" w:rsidR="00241156" w:rsidRPr="000C557D" w:rsidRDefault="00241156" w:rsidP="003E69E9">
            <w:r w:rsidRPr="000C557D">
              <w:t>diverter:status:1</w:t>
            </w:r>
          </w:p>
        </w:tc>
        <w:tc>
          <w:tcPr>
            <w:tcW w:w="2564" w:type="dxa"/>
          </w:tcPr>
          <w:p w14:paraId="73113380" w14:textId="77777777" w:rsidR="00241156" w:rsidRPr="000C557D" w:rsidRDefault="00241156" w:rsidP="003E69E9">
            <w:r w:rsidRPr="000C557D">
              <w:t>分向阀异常</w:t>
            </w:r>
            <w:r w:rsidRPr="000C557D">
              <w:rPr>
                <w:rFonts w:hint="eastAsia"/>
              </w:rPr>
              <w:t>(</w:t>
            </w:r>
            <w:r w:rsidRPr="000C557D">
              <w:t>CTR</w:t>
            </w:r>
            <w:r w:rsidRPr="000C557D">
              <w:rPr>
                <w:rFonts w:hint="eastAsia"/>
              </w:rPr>
              <w:t>报异常其实就是前端展示的警告</w:t>
            </w:r>
            <w:r w:rsidRPr="000C557D">
              <w:t>)</w:t>
            </w:r>
          </w:p>
          <w:p w14:paraId="75F1AAC3" w14:textId="77777777" w:rsidR="00241156" w:rsidRPr="000C557D" w:rsidRDefault="00241156" w:rsidP="003E69E9"/>
        </w:tc>
        <w:tc>
          <w:tcPr>
            <w:tcW w:w="2564" w:type="dxa"/>
            <w:vAlign w:val="center"/>
          </w:tcPr>
          <w:p w14:paraId="5330DF05" w14:textId="77777777" w:rsidR="00241156" w:rsidRPr="000C557D" w:rsidRDefault="00241156" w:rsidP="003E69E9">
            <w:r w:rsidRPr="000C557D">
              <w:rPr>
                <w:rFonts w:hint="eastAsia"/>
              </w:rPr>
              <w:t>分向阀警告</w:t>
            </w:r>
          </w:p>
        </w:tc>
        <w:tc>
          <w:tcPr>
            <w:tcW w:w="804" w:type="dxa"/>
            <w:vAlign w:val="center"/>
          </w:tcPr>
          <w:p w14:paraId="14E8971D" w14:textId="77777777" w:rsidR="00241156" w:rsidRPr="000C557D" w:rsidRDefault="00241156" w:rsidP="003E69E9">
            <w:r w:rsidRPr="000C557D">
              <w:rPr>
                <w:rFonts w:hint="eastAsia"/>
              </w:rPr>
              <w:t>故障</w:t>
            </w:r>
          </w:p>
        </w:tc>
        <w:tc>
          <w:tcPr>
            <w:tcW w:w="914" w:type="dxa"/>
            <w:vAlign w:val="center"/>
          </w:tcPr>
          <w:p w14:paraId="39F9F446" w14:textId="77777777" w:rsidR="00241156" w:rsidRPr="000C557D" w:rsidRDefault="00241156" w:rsidP="003E69E9">
            <w:r w:rsidRPr="000C557D">
              <w:rPr>
                <w:rFonts w:hint="eastAsia"/>
              </w:rPr>
              <w:t>E</w:t>
            </w:r>
            <w:r w:rsidRPr="000C557D">
              <w:t xml:space="preserve"> 20</w:t>
            </w:r>
            <w:r w:rsidRPr="000C557D">
              <w:rPr>
                <w:rFonts w:hint="eastAsia"/>
              </w:rPr>
              <w:t>E</w:t>
            </w:r>
            <w:r w:rsidRPr="000C557D">
              <w:t>30</w:t>
            </w:r>
            <w:r w:rsidRPr="000C557D">
              <w:rPr>
                <w:rFonts w:hint="eastAsia"/>
              </w:rPr>
              <w:t>机器</w:t>
            </w:r>
          </w:p>
        </w:tc>
      </w:tr>
      <w:tr w:rsidR="00241156" w14:paraId="43B36E27" w14:textId="77777777">
        <w:trPr>
          <w:trHeight w:val="292"/>
        </w:trPr>
        <w:tc>
          <w:tcPr>
            <w:tcW w:w="1134" w:type="dxa"/>
            <w:vAlign w:val="center"/>
          </w:tcPr>
          <w:p w14:paraId="03845BE1" w14:textId="77777777" w:rsidR="00241156" w:rsidRDefault="00241156" w:rsidP="003E69E9">
            <w:r>
              <w:rPr>
                <w:rFonts w:hint="eastAsia"/>
              </w:rPr>
              <w:t>4</w:t>
            </w:r>
            <w:r>
              <w:t>0000112</w:t>
            </w:r>
          </w:p>
        </w:tc>
        <w:tc>
          <w:tcPr>
            <w:tcW w:w="2935" w:type="dxa"/>
            <w:vAlign w:val="center"/>
          </w:tcPr>
          <w:p w14:paraId="07C58A8D" w14:textId="77777777" w:rsidR="00241156" w:rsidRDefault="00241156" w:rsidP="003E69E9">
            <w:r>
              <w:t>ctr:program:exception</w:t>
            </w:r>
          </w:p>
        </w:tc>
        <w:tc>
          <w:tcPr>
            <w:tcW w:w="2564" w:type="dxa"/>
          </w:tcPr>
          <w:p w14:paraId="40610576" w14:textId="77777777" w:rsidR="00241156" w:rsidRDefault="00241156" w:rsidP="003E69E9">
            <w:r>
              <w:rPr>
                <w:rFonts w:hint="eastAsia"/>
              </w:rPr>
              <w:t>C</w:t>
            </w:r>
            <w:r>
              <w:t>TR</w:t>
            </w:r>
            <w:r>
              <w:rPr>
                <w:rFonts w:hint="eastAsia"/>
              </w:rPr>
              <w:t>程序异常</w:t>
            </w:r>
            <w:r>
              <w:rPr>
                <w:rFonts w:hint="eastAsia"/>
              </w:rPr>
              <w:t>(</w:t>
            </w:r>
            <w:r>
              <w:t>CTR APP</w:t>
            </w:r>
            <w:r>
              <w:t>程序校验失败（或</w:t>
            </w:r>
            <w:r>
              <w:t>CTR APP</w:t>
            </w:r>
            <w:r>
              <w:t>程序没有刷）</w:t>
            </w:r>
          </w:p>
          <w:p w14:paraId="651B4938" w14:textId="77777777" w:rsidR="00241156" w:rsidRDefault="00241156" w:rsidP="003E69E9">
            <w:r>
              <w:t>)</w:t>
            </w:r>
          </w:p>
          <w:p w14:paraId="62D4E2E0" w14:textId="77777777" w:rsidR="00241156" w:rsidRDefault="00241156" w:rsidP="003E69E9"/>
        </w:tc>
        <w:tc>
          <w:tcPr>
            <w:tcW w:w="2564" w:type="dxa"/>
            <w:vAlign w:val="center"/>
          </w:tcPr>
          <w:p w14:paraId="1C109D0B" w14:textId="77777777" w:rsidR="00241156" w:rsidRDefault="00241156" w:rsidP="003E69E9">
            <w:r>
              <w:rPr>
                <w:rFonts w:hint="eastAsia"/>
              </w:rPr>
              <w:t>C</w:t>
            </w:r>
            <w:r>
              <w:t>TR</w:t>
            </w:r>
            <w:r>
              <w:rPr>
                <w:rFonts w:hint="eastAsia"/>
              </w:rPr>
              <w:t>程序异常</w:t>
            </w:r>
          </w:p>
        </w:tc>
        <w:tc>
          <w:tcPr>
            <w:tcW w:w="804" w:type="dxa"/>
            <w:vAlign w:val="center"/>
          </w:tcPr>
          <w:p w14:paraId="44657787" w14:textId="77777777" w:rsidR="00241156" w:rsidRDefault="00241156" w:rsidP="003E69E9">
            <w:r>
              <w:rPr>
                <w:rFonts w:hint="eastAsia"/>
              </w:rPr>
              <w:t>故障</w:t>
            </w:r>
          </w:p>
        </w:tc>
        <w:tc>
          <w:tcPr>
            <w:tcW w:w="914" w:type="dxa"/>
            <w:vAlign w:val="center"/>
          </w:tcPr>
          <w:p w14:paraId="03A7494B" w14:textId="77777777" w:rsidR="00241156" w:rsidRDefault="00241156" w:rsidP="003E69E9">
            <w:r>
              <w:rPr>
                <w:rFonts w:hint="eastAsia"/>
              </w:rPr>
              <w:t>E</w:t>
            </w:r>
            <w:r>
              <w:t xml:space="preserve"> 20</w:t>
            </w:r>
            <w:r>
              <w:rPr>
                <w:rFonts w:hint="eastAsia"/>
              </w:rPr>
              <w:t>E</w:t>
            </w:r>
            <w:r>
              <w:t>30</w:t>
            </w:r>
            <w:r>
              <w:rPr>
                <w:rFonts w:hint="eastAsia"/>
              </w:rPr>
              <w:t>机器</w:t>
            </w:r>
          </w:p>
        </w:tc>
      </w:tr>
      <w:tr w:rsidR="00241156" w14:paraId="46B2135D" w14:textId="77777777">
        <w:trPr>
          <w:trHeight w:val="292"/>
        </w:trPr>
        <w:tc>
          <w:tcPr>
            <w:tcW w:w="1134" w:type="dxa"/>
            <w:vAlign w:val="center"/>
          </w:tcPr>
          <w:p w14:paraId="5788508E" w14:textId="4432D49E" w:rsidR="00241156" w:rsidRDefault="00241156" w:rsidP="003E69E9">
            <w:r>
              <w:rPr>
                <w:rFonts w:hint="eastAsia"/>
                <w:highlight w:val="yellow"/>
              </w:rPr>
              <w:t>4</w:t>
            </w:r>
            <w:r>
              <w:rPr>
                <w:highlight w:val="yellow"/>
              </w:rPr>
              <w:t>00001</w:t>
            </w:r>
            <w:r>
              <w:rPr>
                <w:rFonts w:hint="eastAsia"/>
                <w:highlight w:val="yellow"/>
              </w:rPr>
              <w:t>27</w:t>
            </w:r>
          </w:p>
        </w:tc>
        <w:tc>
          <w:tcPr>
            <w:tcW w:w="2935" w:type="dxa"/>
            <w:vAlign w:val="center"/>
          </w:tcPr>
          <w:p w14:paraId="23874DE6" w14:textId="6D13797A" w:rsidR="00241156" w:rsidRDefault="00241156" w:rsidP="003E69E9">
            <w:r>
              <w:t>grinder:</w:t>
            </w:r>
            <w:r w:rsidRPr="00555981">
              <w:t>adjustmentStatus</w:t>
            </w:r>
            <w:r>
              <w:t>:1</w:t>
            </w:r>
          </w:p>
        </w:tc>
        <w:tc>
          <w:tcPr>
            <w:tcW w:w="2564" w:type="dxa"/>
          </w:tcPr>
          <w:p w14:paraId="18C44321" w14:textId="1F28337C" w:rsidR="00241156" w:rsidRDefault="00241156" w:rsidP="003E69E9">
            <w:r>
              <w:rPr>
                <w:shd w:val="clear" w:color="auto" w:fill="EFEFEF"/>
              </w:rPr>
              <w:t>磨豆校准提醒</w:t>
            </w:r>
          </w:p>
        </w:tc>
        <w:tc>
          <w:tcPr>
            <w:tcW w:w="2564" w:type="dxa"/>
            <w:vAlign w:val="center"/>
          </w:tcPr>
          <w:p w14:paraId="3C5002E9" w14:textId="644BE0C1" w:rsidR="00241156" w:rsidRDefault="00241156" w:rsidP="003E69E9">
            <w:r>
              <w:rPr>
                <w:shd w:val="clear" w:color="auto" w:fill="EFEFEF"/>
              </w:rPr>
              <w:t>磨豆校准提醒</w:t>
            </w:r>
          </w:p>
        </w:tc>
        <w:tc>
          <w:tcPr>
            <w:tcW w:w="804" w:type="dxa"/>
            <w:vAlign w:val="center"/>
          </w:tcPr>
          <w:p w14:paraId="648C67C7" w14:textId="4DFA3B9B" w:rsidR="00241156" w:rsidRDefault="00241156" w:rsidP="003E69E9">
            <w:r>
              <w:rPr>
                <w:rFonts w:hint="eastAsia"/>
                <w:highlight w:val="yellow"/>
              </w:rPr>
              <w:t>提示</w:t>
            </w:r>
          </w:p>
        </w:tc>
        <w:tc>
          <w:tcPr>
            <w:tcW w:w="914" w:type="dxa"/>
            <w:vAlign w:val="center"/>
          </w:tcPr>
          <w:p w14:paraId="797633E7" w14:textId="416996B9" w:rsidR="00241156" w:rsidRDefault="00241156" w:rsidP="003E69E9">
            <w:r>
              <w:rPr>
                <w:rFonts w:hint="eastAsia"/>
                <w:highlight w:val="yellow"/>
              </w:rPr>
              <w:t>E</w:t>
            </w:r>
            <w:r>
              <w:rPr>
                <w:highlight w:val="yellow"/>
              </w:rPr>
              <w:t>60M50-2.0</w:t>
            </w:r>
            <w:r>
              <w:rPr>
                <w:rFonts w:hint="eastAsia"/>
                <w:highlight w:val="yellow"/>
              </w:rPr>
              <w:t>机器</w:t>
            </w:r>
          </w:p>
        </w:tc>
      </w:tr>
      <w:tr w:rsidR="00241156" w14:paraId="4AA7D3A1" w14:textId="77777777">
        <w:trPr>
          <w:trHeight w:val="292"/>
        </w:trPr>
        <w:tc>
          <w:tcPr>
            <w:tcW w:w="1134" w:type="dxa"/>
            <w:vAlign w:val="center"/>
          </w:tcPr>
          <w:p w14:paraId="03C96367" w14:textId="27DF0FA8" w:rsidR="00241156" w:rsidRDefault="00241156" w:rsidP="003E69E9">
            <w:pPr>
              <w:rPr>
                <w:highlight w:val="yellow"/>
              </w:rPr>
            </w:pPr>
            <w:r w:rsidRPr="00785396">
              <w:rPr>
                <w:rFonts w:hint="eastAsia"/>
                <w:highlight w:val="yellow"/>
              </w:rPr>
              <w:t>4</w:t>
            </w:r>
            <w:r w:rsidRPr="00785396">
              <w:rPr>
                <w:highlight w:val="yellow"/>
              </w:rPr>
              <w:t>00001</w:t>
            </w:r>
            <w:r w:rsidRPr="00785396">
              <w:rPr>
                <w:rFonts w:hint="eastAsia"/>
                <w:highlight w:val="yellow"/>
              </w:rPr>
              <w:t>2</w:t>
            </w:r>
            <w:r>
              <w:rPr>
                <w:highlight w:val="yellow"/>
              </w:rPr>
              <w:t>8</w:t>
            </w:r>
          </w:p>
        </w:tc>
        <w:tc>
          <w:tcPr>
            <w:tcW w:w="2935" w:type="dxa"/>
            <w:vAlign w:val="center"/>
          </w:tcPr>
          <w:p w14:paraId="5FF72BE0" w14:textId="336863B1" w:rsidR="00241156" w:rsidRDefault="00241156" w:rsidP="003E69E9">
            <w:r>
              <w:rPr>
                <w:rFonts w:hint="eastAsia"/>
                <w:highlight w:val="yellow"/>
              </w:rPr>
              <w:t>h</w:t>
            </w:r>
            <w:r>
              <w:rPr>
                <w:highlight w:val="yellow"/>
              </w:rPr>
              <w:t>mi:ctrConnectionStatus:1</w:t>
            </w:r>
          </w:p>
        </w:tc>
        <w:tc>
          <w:tcPr>
            <w:tcW w:w="2564" w:type="dxa"/>
          </w:tcPr>
          <w:p w14:paraId="285B18D4" w14:textId="7E9CA59E" w:rsidR="00241156" w:rsidRDefault="00241156" w:rsidP="003E69E9">
            <w:pPr>
              <w:rPr>
                <w:b/>
                <w:bCs/>
                <w:shd w:val="clear" w:color="auto" w:fill="EFEFEF"/>
              </w:rPr>
            </w:pPr>
            <w:r>
              <w:rPr>
                <w:rFonts w:hint="eastAsia"/>
                <w:shd w:val="clear" w:color="auto" w:fill="FFFFFF"/>
              </w:rPr>
              <w:t>通信</w:t>
            </w:r>
            <w:r>
              <w:rPr>
                <w:shd w:val="clear" w:color="auto" w:fill="FFFFFF"/>
              </w:rPr>
              <w:t>异常</w:t>
            </w:r>
          </w:p>
        </w:tc>
        <w:tc>
          <w:tcPr>
            <w:tcW w:w="2564" w:type="dxa"/>
            <w:vAlign w:val="center"/>
          </w:tcPr>
          <w:p w14:paraId="49D4386F" w14:textId="5A8A8DE4" w:rsidR="00241156" w:rsidRDefault="00241156" w:rsidP="003E69E9">
            <w:pPr>
              <w:rPr>
                <w:b/>
                <w:bCs/>
                <w:shd w:val="clear" w:color="auto" w:fill="EFEFEF"/>
              </w:rPr>
            </w:pPr>
            <w:r>
              <w:rPr>
                <w:rFonts w:hint="eastAsia"/>
                <w:shd w:val="clear" w:color="auto" w:fill="FFFFFF"/>
              </w:rPr>
              <w:t>通信</w:t>
            </w:r>
            <w:r>
              <w:rPr>
                <w:shd w:val="clear" w:color="auto" w:fill="FFFFFF"/>
              </w:rPr>
              <w:t>异常</w:t>
            </w:r>
          </w:p>
        </w:tc>
        <w:tc>
          <w:tcPr>
            <w:tcW w:w="804" w:type="dxa"/>
            <w:vAlign w:val="center"/>
          </w:tcPr>
          <w:p w14:paraId="6D85D5BC" w14:textId="5964ACAD" w:rsidR="00241156" w:rsidRDefault="00241156" w:rsidP="003E69E9">
            <w:pPr>
              <w:rPr>
                <w:highlight w:val="yellow"/>
              </w:rPr>
            </w:pPr>
            <w:r>
              <w:rPr>
                <w:rFonts w:hint="eastAsia"/>
                <w:highlight w:val="yellow"/>
              </w:rPr>
              <w:t>故障</w:t>
            </w:r>
          </w:p>
        </w:tc>
        <w:tc>
          <w:tcPr>
            <w:tcW w:w="914" w:type="dxa"/>
            <w:vAlign w:val="center"/>
          </w:tcPr>
          <w:p w14:paraId="42657E37" w14:textId="5A571113" w:rsidR="00241156" w:rsidRDefault="00241156" w:rsidP="003E69E9">
            <w:pPr>
              <w:rPr>
                <w:color w:val="000000" w:themeColor="text1"/>
                <w:highlight w:val="yellow"/>
              </w:rPr>
            </w:pPr>
            <w:r>
              <w:rPr>
                <w:rFonts w:hint="eastAsia"/>
                <w:highlight w:val="yellow"/>
              </w:rPr>
              <w:t>2</w:t>
            </w:r>
            <w:r>
              <w:rPr>
                <w:highlight w:val="yellow"/>
              </w:rPr>
              <w:t>.0</w:t>
            </w:r>
            <w:r>
              <w:rPr>
                <w:rFonts w:hint="eastAsia"/>
                <w:highlight w:val="yellow"/>
              </w:rPr>
              <w:t>机器</w:t>
            </w:r>
          </w:p>
        </w:tc>
      </w:tr>
      <w:tr w:rsidR="00CA4DFB" w14:paraId="7140C74B" w14:textId="77777777">
        <w:trPr>
          <w:trHeight w:val="292"/>
        </w:trPr>
        <w:tc>
          <w:tcPr>
            <w:tcW w:w="1134" w:type="dxa"/>
            <w:vAlign w:val="center"/>
          </w:tcPr>
          <w:p w14:paraId="593CBC12" w14:textId="26B68C2E" w:rsidR="00CA4DFB" w:rsidRPr="00785396" w:rsidRDefault="00CA4DFB" w:rsidP="003E69E9">
            <w:pPr>
              <w:rPr>
                <w:highlight w:val="yellow"/>
              </w:rPr>
            </w:pPr>
            <w:r w:rsidRPr="006809F1">
              <w:rPr>
                <w:rFonts w:hint="eastAsia"/>
                <w:highlight w:val="cyan"/>
              </w:rPr>
              <w:t>4</w:t>
            </w:r>
            <w:r w:rsidRPr="006809F1">
              <w:rPr>
                <w:highlight w:val="cyan"/>
              </w:rPr>
              <w:t>00001</w:t>
            </w:r>
            <w:r w:rsidRPr="006809F1">
              <w:rPr>
                <w:rFonts w:hint="eastAsia"/>
                <w:highlight w:val="cyan"/>
              </w:rPr>
              <w:t>2</w:t>
            </w:r>
            <w:r w:rsidRPr="006809F1">
              <w:rPr>
                <w:highlight w:val="cyan"/>
              </w:rPr>
              <w:t>9</w:t>
            </w:r>
          </w:p>
        </w:tc>
        <w:tc>
          <w:tcPr>
            <w:tcW w:w="2935" w:type="dxa"/>
            <w:vAlign w:val="center"/>
          </w:tcPr>
          <w:p w14:paraId="0A07ED70" w14:textId="442C7A68" w:rsidR="00CA4DFB" w:rsidRDefault="00CA4DFB" w:rsidP="003E69E9">
            <w:pPr>
              <w:rPr>
                <w:highlight w:val="yellow"/>
              </w:rPr>
            </w:pPr>
            <w:r w:rsidRPr="006809F1">
              <w:rPr>
                <w:rFonts w:hint="eastAsia"/>
                <w:highlight w:val="cyan"/>
              </w:rPr>
              <w:t>ne</w:t>
            </w:r>
            <w:r w:rsidRPr="006809F1">
              <w:rPr>
                <w:highlight w:val="cyan"/>
              </w:rPr>
              <w:t>twork:status:1</w:t>
            </w:r>
          </w:p>
        </w:tc>
        <w:tc>
          <w:tcPr>
            <w:tcW w:w="2564" w:type="dxa"/>
          </w:tcPr>
          <w:p w14:paraId="6D2C8E91" w14:textId="7960BC5F" w:rsidR="00CA4DFB" w:rsidRDefault="00CA4DFB" w:rsidP="003E69E9">
            <w:pPr>
              <w:rPr>
                <w:rFonts w:ascii="Helvetica" w:hAnsi="Helvetica" w:cs="Helvetica"/>
                <w:color w:val="3C4353"/>
                <w:szCs w:val="21"/>
                <w:shd w:val="clear" w:color="auto" w:fill="FFFFFF"/>
              </w:rPr>
            </w:pPr>
            <w:r w:rsidRPr="0078681C">
              <w:rPr>
                <w:highlight w:val="cyan"/>
              </w:rPr>
              <w:t>网络无连接</w:t>
            </w:r>
          </w:p>
        </w:tc>
        <w:tc>
          <w:tcPr>
            <w:tcW w:w="2564" w:type="dxa"/>
            <w:vAlign w:val="center"/>
          </w:tcPr>
          <w:p w14:paraId="6166494F" w14:textId="0F278B7D" w:rsidR="00CA4DFB" w:rsidRDefault="00CA4DFB" w:rsidP="003E69E9">
            <w:pPr>
              <w:rPr>
                <w:rFonts w:ascii="Helvetica" w:hAnsi="Helvetica" w:cs="Helvetica"/>
                <w:color w:val="3C4353"/>
                <w:szCs w:val="21"/>
                <w:shd w:val="clear" w:color="auto" w:fill="FFFFFF"/>
              </w:rPr>
            </w:pPr>
            <w:r w:rsidRPr="0078681C">
              <w:rPr>
                <w:highlight w:val="cyan"/>
              </w:rPr>
              <w:t>网络无连接</w:t>
            </w:r>
          </w:p>
        </w:tc>
        <w:tc>
          <w:tcPr>
            <w:tcW w:w="804" w:type="dxa"/>
            <w:vAlign w:val="center"/>
          </w:tcPr>
          <w:p w14:paraId="2C1746A0" w14:textId="72328709" w:rsidR="00CA4DFB" w:rsidRDefault="00A4138C" w:rsidP="003E69E9">
            <w:pPr>
              <w:rPr>
                <w:highlight w:val="yellow"/>
              </w:rPr>
            </w:pPr>
            <w:r>
              <w:rPr>
                <w:rFonts w:hint="eastAsia"/>
                <w:highlight w:val="cyan"/>
              </w:rPr>
              <w:t>提示</w:t>
            </w:r>
          </w:p>
        </w:tc>
        <w:tc>
          <w:tcPr>
            <w:tcW w:w="914" w:type="dxa"/>
            <w:vAlign w:val="center"/>
          </w:tcPr>
          <w:p w14:paraId="13FD2352" w14:textId="6F844D82" w:rsidR="00CA4DFB" w:rsidRDefault="00CA4DFB" w:rsidP="003E69E9">
            <w:pPr>
              <w:rPr>
                <w:highlight w:val="yellow"/>
              </w:rPr>
            </w:pPr>
            <w:r w:rsidRPr="006809F1">
              <w:rPr>
                <w:rFonts w:hint="eastAsia"/>
                <w:highlight w:val="cyan"/>
              </w:rPr>
              <w:t>2</w:t>
            </w:r>
            <w:r w:rsidRPr="006809F1">
              <w:rPr>
                <w:highlight w:val="cyan"/>
              </w:rPr>
              <w:t>.0</w:t>
            </w:r>
            <w:r w:rsidRPr="006809F1">
              <w:rPr>
                <w:rFonts w:hint="eastAsia"/>
                <w:highlight w:val="cyan"/>
              </w:rPr>
              <w:t>机器</w:t>
            </w:r>
          </w:p>
        </w:tc>
      </w:tr>
      <w:tr w:rsidR="00CA4DFB" w14:paraId="6E05EACA" w14:textId="77777777">
        <w:trPr>
          <w:trHeight w:val="292"/>
        </w:trPr>
        <w:tc>
          <w:tcPr>
            <w:tcW w:w="1134" w:type="dxa"/>
            <w:vAlign w:val="center"/>
          </w:tcPr>
          <w:p w14:paraId="1B6D8574" w14:textId="419E76D4" w:rsidR="00CA4DFB" w:rsidRPr="00785396" w:rsidRDefault="00CA4DFB" w:rsidP="003E69E9">
            <w:pPr>
              <w:rPr>
                <w:highlight w:val="yellow"/>
              </w:rPr>
            </w:pPr>
            <w:r w:rsidRPr="006809F1">
              <w:rPr>
                <w:rFonts w:hint="eastAsia"/>
                <w:highlight w:val="cyan"/>
              </w:rPr>
              <w:t>4</w:t>
            </w:r>
            <w:r w:rsidRPr="006809F1">
              <w:rPr>
                <w:highlight w:val="cyan"/>
              </w:rPr>
              <w:t>0000130</w:t>
            </w:r>
          </w:p>
        </w:tc>
        <w:tc>
          <w:tcPr>
            <w:tcW w:w="2935" w:type="dxa"/>
            <w:vAlign w:val="center"/>
          </w:tcPr>
          <w:p w14:paraId="53A583D6" w14:textId="77416D91" w:rsidR="00CA4DFB" w:rsidRDefault="00CA4DFB" w:rsidP="003E69E9">
            <w:pPr>
              <w:rPr>
                <w:highlight w:val="yellow"/>
              </w:rPr>
            </w:pPr>
            <w:r>
              <w:rPr>
                <w:highlight w:val="cyan"/>
              </w:rPr>
              <w:t>iot:connection</w:t>
            </w:r>
            <w:r w:rsidRPr="006809F1">
              <w:rPr>
                <w:highlight w:val="cyan"/>
              </w:rPr>
              <w:t>:</w:t>
            </w:r>
            <w:r>
              <w:rPr>
                <w:highlight w:val="cyan"/>
              </w:rPr>
              <w:t>status</w:t>
            </w:r>
            <w:r w:rsidRPr="006809F1">
              <w:rPr>
                <w:highlight w:val="cyan"/>
              </w:rPr>
              <w:t>:1</w:t>
            </w:r>
          </w:p>
        </w:tc>
        <w:tc>
          <w:tcPr>
            <w:tcW w:w="2564" w:type="dxa"/>
          </w:tcPr>
          <w:p w14:paraId="0FBF9AA3" w14:textId="2415499D" w:rsidR="00CA4DFB" w:rsidRDefault="00CA4DFB" w:rsidP="003E69E9">
            <w:pPr>
              <w:rPr>
                <w:rFonts w:ascii="Helvetica" w:hAnsi="Helvetica" w:cs="Helvetica"/>
                <w:color w:val="3C4353"/>
                <w:szCs w:val="21"/>
                <w:shd w:val="clear" w:color="auto" w:fill="FFFFFF"/>
              </w:rPr>
            </w:pPr>
            <w:r w:rsidRPr="006A143F">
              <w:rPr>
                <w:highlight w:val="cyan"/>
              </w:rPr>
              <w:t>云服务无连接</w:t>
            </w:r>
          </w:p>
        </w:tc>
        <w:tc>
          <w:tcPr>
            <w:tcW w:w="2564" w:type="dxa"/>
            <w:vAlign w:val="center"/>
          </w:tcPr>
          <w:p w14:paraId="449C164A" w14:textId="5FB5E247" w:rsidR="00CA4DFB" w:rsidRDefault="00CA4DFB" w:rsidP="003E69E9">
            <w:pPr>
              <w:rPr>
                <w:rFonts w:ascii="Helvetica" w:hAnsi="Helvetica" w:cs="Helvetica"/>
                <w:color w:val="3C4353"/>
                <w:szCs w:val="21"/>
                <w:shd w:val="clear" w:color="auto" w:fill="FFFFFF"/>
              </w:rPr>
            </w:pPr>
            <w:r w:rsidRPr="006A143F">
              <w:rPr>
                <w:highlight w:val="cyan"/>
              </w:rPr>
              <w:t>云服务无连接</w:t>
            </w:r>
          </w:p>
        </w:tc>
        <w:tc>
          <w:tcPr>
            <w:tcW w:w="804" w:type="dxa"/>
            <w:vAlign w:val="center"/>
          </w:tcPr>
          <w:p w14:paraId="330FDBC4" w14:textId="7655F9DD" w:rsidR="00CA4DFB" w:rsidRDefault="00A4138C" w:rsidP="003E69E9">
            <w:pPr>
              <w:rPr>
                <w:highlight w:val="yellow"/>
              </w:rPr>
            </w:pPr>
            <w:r>
              <w:rPr>
                <w:rFonts w:hint="eastAsia"/>
                <w:highlight w:val="cyan"/>
              </w:rPr>
              <w:t>提示</w:t>
            </w:r>
          </w:p>
        </w:tc>
        <w:tc>
          <w:tcPr>
            <w:tcW w:w="914" w:type="dxa"/>
            <w:vAlign w:val="center"/>
          </w:tcPr>
          <w:p w14:paraId="026EC19A" w14:textId="29A2AF3E" w:rsidR="00CA4DFB" w:rsidRDefault="00CA4DFB" w:rsidP="003E69E9">
            <w:pPr>
              <w:rPr>
                <w:highlight w:val="yellow"/>
              </w:rPr>
            </w:pPr>
            <w:r w:rsidRPr="006809F1">
              <w:rPr>
                <w:rFonts w:hint="eastAsia"/>
                <w:highlight w:val="cyan"/>
              </w:rPr>
              <w:t>2</w:t>
            </w:r>
            <w:r w:rsidRPr="006809F1">
              <w:rPr>
                <w:highlight w:val="cyan"/>
              </w:rPr>
              <w:t>.0</w:t>
            </w:r>
            <w:r w:rsidRPr="006809F1">
              <w:rPr>
                <w:rFonts w:hint="eastAsia"/>
                <w:highlight w:val="cyan"/>
              </w:rPr>
              <w:t>机器</w:t>
            </w:r>
          </w:p>
        </w:tc>
      </w:tr>
    </w:tbl>
    <w:p w14:paraId="6BE4C92B" w14:textId="77777777" w:rsidR="00933DB0" w:rsidRDefault="008845DE" w:rsidP="003E69E9">
      <w:pPr>
        <w:pStyle w:val="1"/>
      </w:pPr>
      <w:r>
        <w:rPr>
          <w:rFonts w:hint="eastAsia"/>
        </w:rPr>
        <w:t>附录</w:t>
      </w:r>
      <w:r>
        <w:t>L</w:t>
      </w:r>
      <w:r>
        <w:rPr>
          <w:rFonts w:hint="eastAsia"/>
        </w:rPr>
        <w:t>：维护保养类型对照表</w:t>
      </w:r>
    </w:p>
    <w:p w14:paraId="43066BBC" w14:textId="77777777" w:rsidR="00933DB0" w:rsidRDefault="008845DE" w:rsidP="003E69E9">
      <w:r>
        <w:rPr>
          <w:rFonts w:hint="eastAsia"/>
        </w:rPr>
        <w:t>说明：此对照表仅用于设备体检数据展示</w:t>
      </w:r>
    </w:p>
    <w:tbl>
      <w:tblPr>
        <w:tblStyle w:val="af4"/>
        <w:tblW w:w="7905" w:type="dxa"/>
        <w:jc w:val="center"/>
        <w:tblLook w:val="04A0" w:firstRow="1" w:lastRow="0" w:firstColumn="1" w:lastColumn="0" w:noHBand="0" w:noVBand="1"/>
      </w:tblPr>
      <w:tblGrid>
        <w:gridCol w:w="817"/>
        <w:gridCol w:w="1410"/>
        <w:gridCol w:w="3410"/>
        <w:gridCol w:w="2268"/>
      </w:tblGrid>
      <w:tr w:rsidR="00933DB0" w14:paraId="2B871390" w14:textId="77777777">
        <w:trPr>
          <w:jc w:val="center"/>
        </w:trPr>
        <w:tc>
          <w:tcPr>
            <w:tcW w:w="817" w:type="dxa"/>
            <w:shd w:val="clear" w:color="auto" w:fill="244061" w:themeFill="accent1" w:themeFillShade="80"/>
            <w:vAlign w:val="center"/>
          </w:tcPr>
          <w:p w14:paraId="685FE18A" w14:textId="77777777" w:rsidR="00933DB0" w:rsidRDefault="008845DE" w:rsidP="003E69E9">
            <w:r>
              <w:t>序号</w:t>
            </w:r>
          </w:p>
        </w:tc>
        <w:tc>
          <w:tcPr>
            <w:tcW w:w="1410" w:type="dxa"/>
            <w:shd w:val="clear" w:color="auto" w:fill="244061" w:themeFill="accent1" w:themeFillShade="80"/>
            <w:vAlign w:val="center"/>
          </w:tcPr>
          <w:p w14:paraId="415C4798" w14:textId="77777777" w:rsidR="00933DB0" w:rsidRDefault="008845DE" w:rsidP="003E69E9">
            <w:r>
              <w:rPr>
                <w:rFonts w:hint="eastAsia"/>
              </w:rPr>
              <w:t>清洗类型</w:t>
            </w:r>
            <w:r>
              <w:rPr>
                <w:rFonts w:hint="eastAsia"/>
              </w:rPr>
              <w:t>ID</w:t>
            </w:r>
          </w:p>
        </w:tc>
        <w:tc>
          <w:tcPr>
            <w:tcW w:w="3410" w:type="dxa"/>
            <w:shd w:val="clear" w:color="auto" w:fill="244061" w:themeFill="accent1" w:themeFillShade="80"/>
            <w:vAlign w:val="center"/>
          </w:tcPr>
          <w:p w14:paraId="0C33719B" w14:textId="77777777" w:rsidR="00933DB0" w:rsidRDefault="008845DE" w:rsidP="003E69E9">
            <w:r>
              <w:rPr>
                <w:rFonts w:hint="eastAsia"/>
              </w:rPr>
              <w:t>清洗类型描述</w:t>
            </w:r>
          </w:p>
        </w:tc>
        <w:tc>
          <w:tcPr>
            <w:tcW w:w="2268" w:type="dxa"/>
            <w:shd w:val="clear" w:color="auto" w:fill="244061" w:themeFill="accent1" w:themeFillShade="80"/>
            <w:vAlign w:val="center"/>
          </w:tcPr>
          <w:p w14:paraId="2C9A038D" w14:textId="77777777" w:rsidR="00933DB0" w:rsidRDefault="008845DE" w:rsidP="003E69E9">
            <w:r>
              <w:rPr>
                <w:rFonts w:hint="eastAsia"/>
              </w:rPr>
              <w:t>备注</w:t>
            </w:r>
          </w:p>
        </w:tc>
      </w:tr>
      <w:tr w:rsidR="00933DB0" w14:paraId="47CF11D6" w14:textId="77777777">
        <w:trPr>
          <w:jc w:val="center"/>
        </w:trPr>
        <w:tc>
          <w:tcPr>
            <w:tcW w:w="817" w:type="dxa"/>
            <w:vAlign w:val="center"/>
          </w:tcPr>
          <w:p w14:paraId="78063EE5" w14:textId="77777777" w:rsidR="00933DB0" w:rsidRDefault="008845DE" w:rsidP="003E69E9">
            <w:r>
              <w:t>3</w:t>
            </w:r>
          </w:p>
        </w:tc>
        <w:tc>
          <w:tcPr>
            <w:tcW w:w="1410" w:type="dxa"/>
            <w:vAlign w:val="center"/>
          </w:tcPr>
          <w:p w14:paraId="22A7D140" w14:textId="77777777" w:rsidR="00933DB0" w:rsidRDefault="008845DE" w:rsidP="003E69E9">
            <w:r>
              <w:t>27</w:t>
            </w:r>
          </w:p>
        </w:tc>
        <w:tc>
          <w:tcPr>
            <w:tcW w:w="3410" w:type="dxa"/>
            <w:shd w:val="clear" w:color="auto" w:fill="auto"/>
            <w:vAlign w:val="center"/>
          </w:tcPr>
          <w:p w14:paraId="1B135A0C" w14:textId="77777777" w:rsidR="00933DB0" w:rsidRDefault="008845DE" w:rsidP="003E69E9">
            <w:r>
              <w:rPr>
                <w:rFonts w:hint="eastAsia"/>
              </w:rPr>
              <w:t>除垢</w:t>
            </w:r>
          </w:p>
        </w:tc>
        <w:tc>
          <w:tcPr>
            <w:tcW w:w="2268" w:type="dxa"/>
            <w:vAlign w:val="center"/>
          </w:tcPr>
          <w:p w14:paraId="50723103" w14:textId="77777777" w:rsidR="00933DB0" w:rsidRDefault="00933DB0" w:rsidP="003E69E9"/>
        </w:tc>
      </w:tr>
      <w:tr w:rsidR="00933DB0" w14:paraId="6007EE56" w14:textId="77777777">
        <w:trPr>
          <w:jc w:val="center"/>
        </w:trPr>
        <w:tc>
          <w:tcPr>
            <w:tcW w:w="817" w:type="dxa"/>
            <w:vAlign w:val="center"/>
          </w:tcPr>
          <w:p w14:paraId="6DEC1F19" w14:textId="77777777" w:rsidR="00933DB0" w:rsidRDefault="008845DE" w:rsidP="003E69E9">
            <w:r>
              <w:rPr>
                <w:rFonts w:hint="eastAsia"/>
              </w:rPr>
              <w:t>4</w:t>
            </w:r>
          </w:p>
        </w:tc>
        <w:tc>
          <w:tcPr>
            <w:tcW w:w="1410" w:type="dxa"/>
            <w:vAlign w:val="center"/>
          </w:tcPr>
          <w:p w14:paraId="1671F28D" w14:textId="77777777" w:rsidR="00933DB0" w:rsidRDefault="008845DE" w:rsidP="003E69E9">
            <w:r>
              <w:rPr>
                <w:rFonts w:hint="eastAsia"/>
              </w:rPr>
              <w:t>5</w:t>
            </w:r>
          </w:p>
        </w:tc>
        <w:tc>
          <w:tcPr>
            <w:tcW w:w="3410" w:type="dxa"/>
            <w:shd w:val="clear" w:color="auto" w:fill="auto"/>
            <w:vAlign w:val="center"/>
          </w:tcPr>
          <w:p w14:paraId="2C72D76D" w14:textId="77777777" w:rsidR="00933DB0" w:rsidRDefault="008845DE" w:rsidP="003E69E9">
            <w:r>
              <w:rPr>
                <w:rFonts w:hint="eastAsia"/>
              </w:rPr>
              <w:t>冲泡器清洗剂清洗</w:t>
            </w:r>
          </w:p>
        </w:tc>
        <w:tc>
          <w:tcPr>
            <w:tcW w:w="2268" w:type="dxa"/>
            <w:vAlign w:val="center"/>
          </w:tcPr>
          <w:p w14:paraId="4CBF4005" w14:textId="77777777" w:rsidR="00933DB0" w:rsidRDefault="00933DB0" w:rsidP="003E69E9"/>
        </w:tc>
      </w:tr>
    </w:tbl>
    <w:p w14:paraId="2B4F3003" w14:textId="77777777" w:rsidR="00933DB0" w:rsidRDefault="008845DE" w:rsidP="003E69E9">
      <w:pPr>
        <w:pStyle w:val="1"/>
      </w:pPr>
      <w:r>
        <w:rPr>
          <w:rFonts w:hint="eastAsia"/>
        </w:rPr>
        <w:t>附录</w:t>
      </w:r>
      <w:r>
        <w:rPr>
          <w:rFonts w:hint="eastAsia"/>
        </w:rPr>
        <w:t>M</w:t>
      </w:r>
      <w:r>
        <w:rPr>
          <w:rFonts w:hint="eastAsia"/>
        </w:rPr>
        <w:t>：设备语言对照表</w:t>
      </w:r>
    </w:p>
    <w:tbl>
      <w:tblPr>
        <w:tblStyle w:val="af4"/>
        <w:tblW w:w="4820" w:type="dxa"/>
        <w:jc w:val="center"/>
        <w:tblLook w:val="04A0" w:firstRow="1" w:lastRow="0" w:firstColumn="1" w:lastColumn="0" w:noHBand="0" w:noVBand="1"/>
      </w:tblPr>
      <w:tblGrid>
        <w:gridCol w:w="1410"/>
        <w:gridCol w:w="3410"/>
      </w:tblGrid>
      <w:tr w:rsidR="00933DB0" w14:paraId="1DB7CAB3" w14:textId="77777777">
        <w:trPr>
          <w:jc w:val="center"/>
        </w:trPr>
        <w:tc>
          <w:tcPr>
            <w:tcW w:w="1410" w:type="dxa"/>
            <w:shd w:val="clear" w:color="auto" w:fill="244061" w:themeFill="accent1" w:themeFillShade="80"/>
            <w:vAlign w:val="center"/>
          </w:tcPr>
          <w:p w14:paraId="17F1A39B" w14:textId="77777777" w:rsidR="00933DB0" w:rsidRDefault="008845DE" w:rsidP="003E69E9">
            <w:r>
              <w:rPr>
                <w:rFonts w:hint="eastAsia"/>
              </w:rPr>
              <w:t>语言</w:t>
            </w:r>
            <w:r>
              <w:rPr>
                <w:rFonts w:hint="eastAsia"/>
              </w:rPr>
              <w:t>ID</w:t>
            </w:r>
          </w:p>
        </w:tc>
        <w:tc>
          <w:tcPr>
            <w:tcW w:w="3410" w:type="dxa"/>
            <w:shd w:val="clear" w:color="auto" w:fill="244061" w:themeFill="accent1" w:themeFillShade="80"/>
            <w:vAlign w:val="center"/>
          </w:tcPr>
          <w:p w14:paraId="2C1E33D9" w14:textId="77777777" w:rsidR="00933DB0" w:rsidRDefault="008845DE" w:rsidP="003E69E9">
            <w:r>
              <w:rPr>
                <w:rFonts w:hint="eastAsia"/>
              </w:rPr>
              <w:t>语言描述</w:t>
            </w:r>
          </w:p>
        </w:tc>
      </w:tr>
      <w:tr w:rsidR="00933DB0" w14:paraId="4FA64EF7" w14:textId="77777777">
        <w:trPr>
          <w:jc w:val="center"/>
        </w:trPr>
        <w:tc>
          <w:tcPr>
            <w:tcW w:w="1410" w:type="dxa"/>
            <w:vAlign w:val="center"/>
          </w:tcPr>
          <w:p w14:paraId="2EE7F7B7" w14:textId="77777777" w:rsidR="00933DB0" w:rsidRDefault="008845DE" w:rsidP="003E69E9">
            <w:r>
              <w:rPr>
                <w:rFonts w:hint="eastAsia"/>
              </w:rPr>
              <w:t>0</w:t>
            </w:r>
          </w:p>
        </w:tc>
        <w:tc>
          <w:tcPr>
            <w:tcW w:w="3410" w:type="dxa"/>
            <w:shd w:val="clear" w:color="auto" w:fill="auto"/>
            <w:vAlign w:val="center"/>
          </w:tcPr>
          <w:p w14:paraId="1416F449" w14:textId="77777777" w:rsidR="00933DB0" w:rsidRDefault="008845DE" w:rsidP="003E69E9">
            <w:r>
              <w:t>中文简体</w:t>
            </w:r>
          </w:p>
        </w:tc>
      </w:tr>
      <w:tr w:rsidR="00933DB0" w14:paraId="4A91FE70" w14:textId="77777777">
        <w:trPr>
          <w:jc w:val="center"/>
        </w:trPr>
        <w:tc>
          <w:tcPr>
            <w:tcW w:w="1410" w:type="dxa"/>
            <w:vAlign w:val="center"/>
          </w:tcPr>
          <w:p w14:paraId="3A302748" w14:textId="77777777" w:rsidR="00933DB0" w:rsidRDefault="008845DE" w:rsidP="003E69E9">
            <w:r>
              <w:rPr>
                <w:rFonts w:hint="eastAsia"/>
              </w:rPr>
              <w:t>1</w:t>
            </w:r>
          </w:p>
        </w:tc>
        <w:tc>
          <w:tcPr>
            <w:tcW w:w="3410" w:type="dxa"/>
            <w:shd w:val="clear" w:color="auto" w:fill="auto"/>
            <w:vAlign w:val="center"/>
          </w:tcPr>
          <w:p w14:paraId="645FCEEB" w14:textId="77777777" w:rsidR="00933DB0" w:rsidRDefault="008845DE" w:rsidP="003E69E9">
            <w:r>
              <w:t>English, </w:t>
            </w:r>
            <w:r>
              <w:t>英语</w:t>
            </w:r>
          </w:p>
        </w:tc>
      </w:tr>
      <w:tr w:rsidR="00933DB0" w14:paraId="5F940E83" w14:textId="77777777">
        <w:trPr>
          <w:jc w:val="center"/>
        </w:trPr>
        <w:tc>
          <w:tcPr>
            <w:tcW w:w="1410" w:type="dxa"/>
            <w:vAlign w:val="center"/>
          </w:tcPr>
          <w:p w14:paraId="5DDAEC32" w14:textId="77777777" w:rsidR="00933DB0" w:rsidRDefault="008845DE" w:rsidP="003E69E9">
            <w:r>
              <w:rPr>
                <w:rFonts w:hint="eastAsia"/>
              </w:rPr>
              <w:t>2</w:t>
            </w:r>
          </w:p>
        </w:tc>
        <w:tc>
          <w:tcPr>
            <w:tcW w:w="3410" w:type="dxa"/>
            <w:shd w:val="clear" w:color="auto" w:fill="auto"/>
            <w:vAlign w:val="center"/>
          </w:tcPr>
          <w:p w14:paraId="32A42E61" w14:textId="77777777" w:rsidR="00933DB0" w:rsidRDefault="008845DE" w:rsidP="003E69E9">
            <w:r>
              <w:t>Deutsch, </w:t>
            </w:r>
            <w:r>
              <w:t>德语</w:t>
            </w:r>
          </w:p>
        </w:tc>
      </w:tr>
      <w:tr w:rsidR="00933DB0" w14:paraId="321D2C67" w14:textId="77777777">
        <w:trPr>
          <w:jc w:val="center"/>
        </w:trPr>
        <w:tc>
          <w:tcPr>
            <w:tcW w:w="1410" w:type="dxa"/>
            <w:vAlign w:val="center"/>
          </w:tcPr>
          <w:p w14:paraId="4DFD982C" w14:textId="77777777" w:rsidR="00933DB0" w:rsidRDefault="008845DE" w:rsidP="003E69E9">
            <w:r>
              <w:rPr>
                <w:rFonts w:hint="eastAsia"/>
              </w:rPr>
              <w:t>3</w:t>
            </w:r>
          </w:p>
        </w:tc>
        <w:tc>
          <w:tcPr>
            <w:tcW w:w="3410" w:type="dxa"/>
            <w:shd w:val="clear" w:color="auto" w:fill="auto"/>
            <w:vAlign w:val="center"/>
          </w:tcPr>
          <w:p w14:paraId="14C3AEFF" w14:textId="77777777" w:rsidR="00933DB0" w:rsidRDefault="008845DE" w:rsidP="003E69E9">
            <w:r>
              <w:t>Nederlands, </w:t>
            </w:r>
            <w:r>
              <w:t>荷兰语</w:t>
            </w:r>
          </w:p>
        </w:tc>
      </w:tr>
      <w:tr w:rsidR="00933DB0" w14:paraId="029FE56D" w14:textId="77777777">
        <w:trPr>
          <w:jc w:val="center"/>
        </w:trPr>
        <w:tc>
          <w:tcPr>
            <w:tcW w:w="1410" w:type="dxa"/>
            <w:vAlign w:val="center"/>
          </w:tcPr>
          <w:p w14:paraId="243D3500" w14:textId="77777777" w:rsidR="00933DB0" w:rsidRDefault="008845DE" w:rsidP="003E69E9">
            <w:r>
              <w:rPr>
                <w:rFonts w:hint="eastAsia"/>
              </w:rPr>
              <w:t>4</w:t>
            </w:r>
          </w:p>
        </w:tc>
        <w:tc>
          <w:tcPr>
            <w:tcW w:w="3410" w:type="dxa"/>
            <w:shd w:val="clear" w:color="auto" w:fill="auto"/>
            <w:vAlign w:val="center"/>
          </w:tcPr>
          <w:p w14:paraId="5B2702B6" w14:textId="77777777" w:rsidR="00933DB0" w:rsidRDefault="008845DE" w:rsidP="003E69E9">
            <w:r>
              <w:t>Русский, </w:t>
            </w:r>
            <w:r>
              <w:t>俄语</w:t>
            </w:r>
          </w:p>
        </w:tc>
      </w:tr>
      <w:tr w:rsidR="00933DB0" w14:paraId="5F1EEB69" w14:textId="77777777">
        <w:trPr>
          <w:jc w:val="center"/>
        </w:trPr>
        <w:tc>
          <w:tcPr>
            <w:tcW w:w="1410" w:type="dxa"/>
            <w:vAlign w:val="center"/>
          </w:tcPr>
          <w:p w14:paraId="4B3129E3" w14:textId="77777777" w:rsidR="00933DB0" w:rsidRDefault="008845DE" w:rsidP="003E69E9">
            <w:r>
              <w:rPr>
                <w:rFonts w:hint="eastAsia"/>
              </w:rPr>
              <w:t>5</w:t>
            </w:r>
          </w:p>
        </w:tc>
        <w:tc>
          <w:tcPr>
            <w:tcW w:w="3410" w:type="dxa"/>
            <w:shd w:val="clear" w:color="auto" w:fill="auto"/>
            <w:vAlign w:val="center"/>
          </w:tcPr>
          <w:p w14:paraId="3820D883" w14:textId="77777777" w:rsidR="00933DB0" w:rsidRDefault="008845DE" w:rsidP="003E69E9">
            <w:r>
              <w:t>Français, </w:t>
            </w:r>
            <w:r>
              <w:t>法语</w:t>
            </w:r>
          </w:p>
        </w:tc>
      </w:tr>
      <w:tr w:rsidR="00933DB0" w14:paraId="4ABA670D" w14:textId="77777777">
        <w:trPr>
          <w:jc w:val="center"/>
        </w:trPr>
        <w:tc>
          <w:tcPr>
            <w:tcW w:w="1410" w:type="dxa"/>
            <w:vAlign w:val="center"/>
          </w:tcPr>
          <w:p w14:paraId="403A0279" w14:textId="77777777" w:rsidR="00933DB0" w:rsidRDefault="008845DE" w:rsidP="003E69E9">
            <w:r>
              <w:rPr>
                <w:rFonts w:hint="eastAsia"/>
              </w:rPr>
              <w:t>6</w:t>
            </w:r>
          </w:p>
        </w:tc>
        <w:tc>
          <w:tcPr>
            <w:tcW w:w="3410" w:type="dxa"/>
            <w:shd w:val="clear" w:color="auto" w:fill="auto"/>
            <w:vAlign w:val="center"/>
          </w:tcPr>
          <w:p w14:paraId="0C7DA1F2" w14:textId="77777777" w:rsidR="00933DB0" w:rsidRDefault="008845DE" w:rsidP="003E69E9">
            <w:r>
              <w:t>Italiano, </w:t>
            </w:r>
            <w:r>
              <w:t>意大利语</w:t>
            </w:r>
          </w:p>
        </w:tc>
      </w:tr>
      <w:tr w:rsidR="00933DB0" w14:paraId="4A1BDD89" w14:textId="77777777">
        <w:trPr>
          <w:jc w:val="center"/>
        </w:trPr>
        <w:tc>
          <w:tcPr>
            <w:tcW w:w="1410" w:type="dxa"/>
            <w:vAlign w:val="center"/>
          </w:tcPr>
          <w:p w14:paraId="6C104905" w14:textId="77777777" w:rsidR="00933DB0" w:rsidRDefault="008845DE" w:rsidP="003E69E9">
            <w:r>
              <w:rPr>
                <w:rFonts w:hint="eastAsia"/>
              </w:rPr>
              <w:t>7</w:t>
            </w:r>
          </w:p>
        </w:tc>
        <w:tc>
          <w:tcPr>
            <w:tcW w:w="3410" w:type="dxa"/>
            <w:shd w:val="clear" w:color="auto" w:fill="auto"/>
            <w:vAlign w:val="center"/>
          </w:tcPr>
          <w:p w14:paraId="47CE22DA" w14:textId="77777777" w:rsidR="00933DB0" w:rsidRDefault="008845DE" w:rsidP="003E69E9">
            <w:r>
              <w:t>Polski, </w:t>
            </w:r>
            <w:r>
              <w:t>波兰语</w:t>
            </w:r>
          </w:p>
        </w:tc>
      </w:tr>
      <w:tr w:rsidR="00933DB0" w14:paraId="0D6C5AB9" w14:textId="77777777">
        <w:trPr>
          <w:jc w:val="center"/>
        </w:trPr>
        <w:tc>
          <w:tcPr>
            <w:tcW w:w="1410" w:type="dxa"/>
            <w:vAlign w:val="center"/>
          </w:tcPr>
          <w:p w14:paraId="2A0EB088" w14:textId="77777777" w:rsidR="00933DB0" w:rsidRDefault="008845DE" w:rsidP="003E69E9">
            <w:r>
              <w:rPr>
                <w:rFonts w:hint="eastAsia"/>
              </w:rPr>
              <w:t>8</w:t>
            </w:r>
          </w:p>
        </w:tc>
        <w:tc>
          <w:tcPr>
            <w:tcW w:w="3410" w:type="dxa"/>
            <w:shd w:val="clear" w:color="auto" w:fill="auto"/>
            <w:vAlign w:val="center"/>
          </w:tcPr>
          <w:p w14:paraId="10970A21" w14:textId="77777777" w:rsidR="00933DB0" w:rsidRDefault="008845DE" w:rsidP="003E69E9">
            <w:r>
              <w:t>Español, </w:t>
            </w:r>
            <w:r>
              <w:t>西班牙</w:t>
            </w:r>
          </w:p>
        </w:tc>
      </w:tr>
      <w:tr w:rsidR="00933DB0" w14:paraId="7BD11D08" w14:textId="77777777">
        <w:trPr>
          <w:jc w:val="center"/>
        </w:trPr>
        <w:tc>
          <w:tcPr>
            <w:tcW w:w="1410" w:type="dxa"/>
            <w:vAlign w:val="center"/>
          </w:tcPr>
          <w:p w14:paraId="10E130AB" w14:textId="77777777" w:rsidR="00933DB0" w:rsidRDefault="008845DE" w:rsidP="003E69E9">
            <w:r>
              <w:rPr>
                <w:rFonts w:hint="eastAsia"/>
              </w:rPr>
              <w:t>9</w:t>
            </w:r>
          </w:p>
        </w:tc>
        <w:tc>
          <w:tcPr>
            <w:tcW w:w="3410" w:type="dxa"/>
            <w:shd w:val="clear" w:color="auto" w:fill="auto"/>
            <w:vAlign w:val="center"/>
          </w:tcPr>
          <w:p w14:paraId="2A14D236" w14:textId="77777777" w:rsidR="00933DB0" w:rsidRDefault="008845DE" w:rsidP="003E69E9">
            <w:r>
              <w:rPr>
                <w:rFonts w:ascii="Cambria" w:hAnsi="Cambria" w:cs="Cambria"/>
              </w:rPr>
              <w:t>č</w:t>
            </w:r>
            <w:r>
              <w:t>eština, </w:t>
            </w:r>
            <w:r>
              <w:t>捷克语</w:t>
            </w:r>
          </w:p>
        </w:tc>
      </w:tr>
      <w:tr w:rsidR="00933DB0" w14:paraId="7A1E9A8F" w14:textId="77777777">
        <w:trPr>
          <w:jc w:val="center"/>
        </w:trPr>
        <w:tc>
          <w:tcPr>
            <w:tcW w:w="1410" w:type="dxa"/>
            <w:vAlign w:val="center"/>
          </w:tcPr>
          <w:p w14:paraId="2053BDAF" w14:textId="77777777" w:rsidR="00933DB0" w:rsidRDefault="008845DE" w:rsidP="003E69E9">
            <w:r>
              <w:rPr>
                <w:rFonts w:hint="eastAsia"/>
              </w:rPr>
              <w:t>10</w:t>
            </w:r>
          </w:p>
        </w:tc>
        <w:tc>
          <w:tcPr>
            <w:tcW w:w="3410" w:type="dxa"/>
            <w:shd w:val="clear" w:color="auto" w:fill="auto"/>
            <w:vAlign w:val="center"/>
          </w:tcPr>
          <w:p w14:paraId="47A0AD21" w14:textId="77777777" w:rsidR="00933DB0" w:rsidRDefault="008845DE" w:rsidP="003E69E9">
            <w:r>
              <w:t>Protuguês, </w:t>
            </w:r>
            <w:r>
              <w:t>葡萄牙语</w:t>
            </w:r>
          </w:p>
        </w:tc>
      </w:tr>
      <w:tr w:rsidR="00933DB0" w14:paraId="307407D6" w14:textId="77777777">
        <w:trPr>
          <w:jc w:val="center"/>
        </w:trPr>
        <w:tc>
          <w:tcPr>
            <w:tcW w:w="1410" w:type="dxa"/>
            <w:vAlign w:val="center"/>
          </w:tcPr>
          <w:p w14:paraId="031C5C69" w14:textId="77777777" w:rsidR="00933DB0" w:rsidRDefault="008845DE" w:rsidP="003E69E9">
            <w:r>
              <w:rPr>
                <w:rFonts w:hint="eastAsia"/>
              </w:rPr>
              <w:t>11</w:t>
            </w:r>
          </w:p>
        </w:tc>
        <w:tc>
          <w:tcPr>
            <w:tcW w:w="3410" w:type="dxa"/>
            <w:shd w:val="clear" w:color="auto" w:fill="auto"/>
            <w:vAlign w:val="center"/>
          </w:tcPr>
          <w:p w14:paraId="7211D061" w14:textId="77777777" w:rsidR="00933DB0" w:rsidRDefault="008845DE" w:rsidP="003E69E9">
            <w:r>
              <w:t>Svenska, </w:t>
            </w:r>
            <w:r>
              <w:t>瑞典语</w:t>
            </w:r>
          </w:p>
        </w:tc>
      </w:tr>
      <w:tr w:rsidR="00933DB0" w14:paraId="661EC9A1" w14:textId="77777777">
        <w:trPr>
          <w:jc w:val="center"/>
        </w:trPr>
        <w:tc>
          <w:tcPr>
            <w:tcW w:w="1410" w:type="dxa"/>
            <w:vAlign w:val="center"/>
          </w:tcPr>
          <w:p w14:paraId="6E5D6B31" w14:textId="77777777" w:rsidR="00933DB0" w:rsidRDefault="008845DE" w:rsidP="003E69E9">
            <w:r>
              <w:rPr>
                <w:rFonts w:hint="eastAsia"/>
              </w:rPr>
              <w:t>12</w:t>
            </w:r>
          </w:p>
        </w:tc>
        <w:tc>
          <w:tcPr>
            <w:tcW w:w="3410" w:type="dxa"/>
            <w:shd w:val="clear" w:color="auto" w:fill="auto"/>
            <w:vAlign w:val="center"/>
          </w:tcPr>
          <w:p w14:paraId="10E61776" w14:textId="77777777" w:rsidR="00933DB0" w:rsidRDefault="008845DE" w:rsidP="003E69E9">
            <w:r>
              <w:t>Dansk, </w:t>
            </w:r>
            <w:r>
              <w:t>丹麦语</w:t>
            </w:r>
          </w:p>
        </w:tc>
      </w:tr>
      <w:tr w:rsidR="00933DB0" w14:paraId="251F0F93" w14:textId="77777777">
        <w:trPr>
          <w:jc w:val="center"/>
        </w:trPr>
        <w:tc>
          <w:tcPr>
            <w:tcW w:w="1410" w:type="dxa"/>
            <w:vAlign w:val="center"/>
          </w:tcPr>
          <w:p w14:paraId="462A156E" w14:textId="77777777" w:rsidR="00933DB0" w:rsidRDefault="008845DE" w:rsidP="003E69E9">
            <w:r>
              <w:rPr>
                <w:rFonts w:hint="eastAsia"/>
              </w:rPr>
              <w:t>13</w:t>
            </w:r>
          </w:p>
        </w:tc>
        <w:tc>
          <w:tcPr>
            <w:tcW w:w="3410" w:type="dxa"/>
            <w:shd w:val="clear" w:color="auto" w:fill="auto"/>
            <w:vAlign w:val="center"/>
          </w:tcPr>
          <w:p w14:paraId="57850509" w14:textId="77777777" w:rsidR="00933DB0" w:rsidRDefault="008845DE" w:rsidP="003E69E9">
            <w:r>
              <w:t>ελληνικά, </w:t>
            </w:r>
            <w:r>
              <w:t>希腊语</w:t>
            </w:r>
          </w:p>
        </w:tc>
      </w:tr>
      <w:tr w:rsidR="00933DB0" w14:paraId="76AE1F2B" w14:textId="77777777">
        <w:trPr>
          <w:jc w:val="center"/>
        </w:trPr>
        <w:tc>
          <w:tcPr>
            <w:tcW w:w="1410" w:type="dxa"/>
            <w:vAlign w:val="center"/>
          </w:tcPr>
          <w:p w14:paraId="33A5440F" w14:textId="77777777" w:rsidR="00933DB0" w:rsidRDefault="008845DE" w:rsidP="003E69E9">
            <w:r>
              <w:rPr>
                <w:rFonts w:hint="eastAsia"/>
              </w:rPr>
              <w:t>14</w:t>
            </w:r>
          </w:p>
        </w:tc>
        <w:tc>
          <w:tcPr>
            <w:tcW w:w="3410" w:type="dxa"/>
            <w:shd w:val="clear" w:color="auto" w:fill="auto"/>
            <w:vAlign w:val="center"/>
          </w:tcPr>
          <w:p w14:paraId="6630BC21" w14:textId="77777777" w:rsidR="00933DB0" w:rsidRDefault="008845DE" w:rsidP="003E69E9">
            <w:r>
              <w:t>Magyar, </w:t>
            </w:r>
            <w:r>
              <w:t>匈牙利语</w:t>
            </w:r>
          </w:p>
        </w:tc>
      </w:tr>
      <w:tr w:rsidR="00933DB0" w14:paraId="0124069E" w14:textId="77777777">
        <w:trPr>
          <w:jc w:val="center"/>
        </w:trPr>
        <w:tc>
          <w:tcPr>
            <w:tcW w:w="1410" w:type="dxa"/>
            <w:vAlign w:val="center"/>
          </w:tcPr>
          <w:p w14:paraId="10EEA504" w14:textId="77777777" w:rsidR="00933DB0" w:rsidRDefault="008845DE" w:rsidP="003E69E9">
            <w:r>
              <w:rPr>
                <w:rFonts w:hint="eastAsia"/>
              </w:rPr>
              <w:t>15</w:t>
            </w:r>
          </w:p>
        </w:tc>
        <w:tc>
          <w:tcPr>
            <w:tcW w:w="3410" w:type="dxa"/>
            <w:shd w:val="clear" w:color="auto" w:fill="auto"/>
            <w:vAlign w:val="center"/>
          </w:tcPr>
          <w:p w14:paraId="2E3D4F9D" w14:textId="77777777" w:rsidR="00933DB0" w:rsidRDefault="008845DE" w:rsidP="003E69E9">
            <w:r>
              <w:t>hrvatski</w:t>
            </w:r>
            <w:r>
              <w:t>，</w:t>
            </w:r>
            <w:r>
              <w:t> </w:t>
            </w:r>
            <w:r>
              <w:t>克罗地亚语</w:t>
            </w:r>
          </w:p>
        </w:tc>
      </w:tr>
      <w:tr w:rsidR="00933DB0" w14:paraId="2545368D" w14:textId="77777777">
        <w:trPr>
          <w:jc w:val="center"/>
        </w:trPr>
        <w:tc>
          <w:tcPr>
            <w:tcW w:w="1410" w:type="dxa"/>
            <w:vAlign w:val="center"/>
          </w:tcPr>
          <w:p w14:paraId="5E1E80F0" w14:textId="77777777" w:rsidR="00933DB0" w:rsidRDefault="008845DE" w:rsidP="003E69E9">
            <w:r>
              <w:rPr>
                <w:rFonts w:hint="eastAsia"/>
              </w:rPr>
              <w:t>16</w:t>
            </w:r>
          </w:p>
        </w:tc>
        <w:tc>
          <w:tcPr>
            <w:tcW w:w="3410" w:type="dxa"/>
            <w:shd w:val="clear" w:color="auto" w:fill="auto"/>
            <w:vAlign w:val="center"/>
          </w:tcPr>
          <w:p w14:paraId="5345511A" w14:textId="77777777" w:rsidR="00933DB0" w:rsidRDefault="008845DE" w:rsidP="003E69E9">
            <w:r>
              <w:rPr>
                <w:rFonts w:ascii="Malgun Gothic" w:eastAsia="Malgun Gothic" w:hAnsi="Malgun Gothic" w:cs="Malgun Gothic" w:hint="eastAsia"/>
              </w:rPr>
              <w:t>한</w:t>
            </w:r>
            <w:r>
              <w:rPr>
                <w:rFonts w:ascii="Batang" w:eastAsia="Batang" w:hAnsi="Batang" w:cs="Batang" w:hint="eastAsia"/>
              </w:rPr>
              <w:t>국의</w:t>
            </w:r>
            <w:r>
              <w:rPr>
                <w:rFonts w:hint="eastAsia"/>
              </w:rPr>
              <w:t>，韩语</w:t>
            </w:r>
          </w:p>
        </w:tc>
      </w:tr>
      <w:tr w:rsidR="00933DB0" w14:paraId="4B220CF4" w14:textId="77777777">
        <w:trPr>
          <w:jc w:val="center"/>
        </w:trPr>
        <w:tc>
          <w:tcPr>
            <w:tcW w:w="1410" w:type="dxa"/>
            <w:vAlign w:val="center"/>
          </w:tcPr>
          <w:p w14:paraId="6B4A8C79" w14:textId="77777777" w:rsidR="00933DB0" w:rsidRDefault="008845DE" w:rsidP="003E69E9">
            <w:pPr>
              <w:rPr>
                <w:highlight w:val="yellow"/>
              </w:rPr>
            </w:pPr>
            <w:r>
              <w:rPr>
                <w:rFonts w:hint="eastAsia"/>
                <w:highlight w:val="yellow"/>
              </w:rPr>
              <w:t>17</w:t>
            </w:r>
          </w:p>
        </w:tc>
        <w:tc>
          <w:tcPr>
            <w:tcW w:w="3410" w:type="dxa"/>
            <w:shd w:val="clear" w:color="auto" w:fill="auto"/>
            <w:vAlign w:val="center"/>
          </w:tcPr>
          <w:p w14:paraId="25FBE237" w14:textId="77777777" w:rsidR="00933DB0" w:rsidRDefault="008845DE" w:rsidP="003E69E9">
            <w:pPr>
              <w:rPr>
                <w:rFonts w:ascii="宋体" w:hAnsi="宋体" w:cs="宋体"/>
                <w:highlight w:val="yellow"/>
              </w:rPr>
            </w:pPr>
            <w:r>
              <w:t>עברית</w:t>
            </w:r>
            <w:r>
              <w:rPr>
                <w:rFonts w:hint="eastAsia"/>
              </w:rPr>
              <w:t>，</w:t>
            </w:r>
            <w:r>
              <w:rPr>
                <w:rFonts w:ascii="宋体" w:hAnsi="宋体" w:cs="宋体"/>
                <w:highlight w:val="yellow"/>
              </w:rPr>
              <w:t>希伯来语</w:t>
            </w:r>
          </w:p>
        </w:tc>
      </w:tr>
      <w:tr w:rsidR="00933DB0" w14:paraId="16302105" w14:textId="77777777">
        <w:trPr>
          <w:jc w:val="center"/>
        </w:trPr>
        <w:tc>
          <w:tcPr>
            <w:tcW w:w="1410" w:type="dxa"/>
            <w:vAlign w:val="center"/>
          </w:tcPr>
          <w:p w14:paraId="7457D696" w14:textId="77777777" w:rsidR="00933DB0" w:rsidRDefault="008845DE" w:rsidP="003E69E9">
            <w:pPr>
              <w:rPr>
                <w:highlight w:val="yellow"/>
              </w:rPr>
            </w:pPr>
            <w:r>
              <w:rPr>
                <w:rFonts w:hint="eastAsia"/>
                <w:highlight w:val="yellow"/>
              </w:rPr>
              <w:t>1</w:t>
            </w:r>
            <w:r>
              <w:rPr>
                <w:highlight w:val="yellow"/>
              </w:rPr>
              <w:t>8</w:t>
            </w:r>
          </w:p>
        </w:tc>
        <w:tc>
          <w:tcPr>
            <w:tcW w:w="3410" w:type="dxa"/>
            <w:shd w:val="clear" w:color="auto" w:fill="auto"/>
            <w:vAlign w:val="center"/>
          </w:tcPr>
          <w:p w14:paraId="68D0328C" w14:textId="77777777" w:rsidR="00933DB0" w:rsidRDefault="008845DE" w:rsidP="003E69E9">
            <w:pPr>
              <w:rPr>
                <w:highlight w:val="yellow"/>
              </w:rPr>
            </w:pPr>
            <w:r>
              <w:rPr>
                <w:rFonts w:hint="eastAsia"/>
                <w:highlight w:val="yellow"/>
              </w:rPr>
              <w:t>日本語の言語，日语</w:t>
            </w:r>
          </w:p>
        </w:tc>
      </w:tr>
      <w:tr w:rsidR="00933DB0" w14:paraId="7C2989F6" w14:textId="77777777">
        <w:trPr>
          <w:jc w:val="center"/>
        </w:trPr>
        <w:tc>
          <w:tcPr>
            <w:tcW w:w="1410" w:type="dxa"/>
            <w:vAlign w:val="center"/>
          </w:tcPr>
          <w:p w14:paraId="4F6F6F78" w14:textId="77777777" w:rsidR="00933DB0" w:rsidRDefault="008845DE" w:rsidP="003E69E9">
            <w:pPr>
              <w:rPr>
                <w:highlight w:val="yellow"/>
              </w:rPr>
            </w:pPr>
            <w:r>
              <w:rPr>
                <w:rFonts w:hint="eastAsia"/>
                <w:highlight w:val="yellow"/>
              </w:rPr>
              <w:t>1</w:t>
            </w:r>
            <w:r>
              <w:rPr>
                <w:highlight w:val="yellow"/>
              </w:rPr>
              <w:t>9</w:t>
            </w:r>
          </w:p>
        </w:tc>
        <w:tc>
          <w:tcPr>
            <w:tcW w:w="3410" w:type="dxa"/>
            <w:shd w:val="clear" w:color="auto" w:fill="auto"/>
            <w:vAlign w:val="center"/>
          </w:tcPr>
          <w:p w14:paraId="01142058" w14:textId="77777777" w:rsidR="00933DB0" w:rsidRDefault="008845DE" w:rsidP="003E69E9">
            <w:pPr>
              <w:rPr>
                <w:highlight w:val="yellow"/>
              </w:rPr>
            </w:pPr>
            <w:r>
              <w:t>Türkçe</w:t>
            </w:r>
            <w:r>
              <w:rPr>
                <w:rFonts w:hint="eastAsia"/>
              </w:rPr>
              <w:t>，</w:t>
            </w:r>
            <w:r>
              <w:rPr>
                <w:rFonts w:ascii="宋体" w:eastAsia="宋体" w:hAnsi="宋体" w:cs="宋体" w:hint="eastAsia"/>
                <w:sz w:val="24"/>
                <w:szCs w:val="24"/>
              </w:rPr>
              <w:t>土耳其语</w:t>
            </w:r>
          </w:p>
        </w:tc>
      </w:tr>
      <w:tr w:rsidR="00A9103E" w14:paraId="70DB823F" w14:textId="77777777">
        <w:trPr>
          <w:jc w:val="center"/>
        </w:trPr>
        <w:tc>
          <w:tcPr>
            <w:tcW w:w="1410" w:type="dxa"/>
            <w:vAlign w:val="center"/>
          </w:tcPr>
          <w:p w14:paraId="03E9B279" w14:textId="6C7C2F46" w:rsidR="00A9103E" w:rsidRDefault="00A9103E" w:rsidP="003E69E9">
            <w:pPr>
              <w:rPr>
                <w:highlight w:val="yellow"/>
              </w:rPr>
            </w:pPr>
            <w:r>
              <w:rPr>
                <w:rFonts w:hint="eastAsia"/>
                <w:highlight w:val="yellow"/>
              </w:rPr>
              <w:t>2</w:t>
            </w:r>
            <w:r>
              <w:rPr>
                <w:highlight w:val="yellow"/>
              </w:rPr>
              <w:t>1</w:t>
            </w:r>
          </w:p>
        </w:tc>
        <w:tc>
          <w:tcPr>
            <w:tcW w:w="3410" w:type="dxa"/>
            <w:shd w:val="clear" w:color="auto" w:fill="auto"/>
            <w:vAlign w:val="center"/>
          </w:tcPr>
          <w:p w14:paraId="377078EA" w14:textId="40BF63DC" w:rsidR="00A9103E" w:rsidRDefault="00A9103E" w:rsidP="003E69E9">
            <w:r>
              <w:rPr>
                <w:rFonts w:hint="eastAsia"/>
              </w:rPr>
              <w:t>中文繁體（臺灣），</w:t>
            </w:r>
            <w:r>
              <w:rPr>
                <w:rFonts w:ascii="宋体" w:eastAsia="宋体" w:hAnsi="宋体" w:cs="宋体" w:hint="eastAsia"/>
                <w:sz w:val="24"/>
                <w:szCs w:val="24"/>
              </w:rPr>
              <w:t>中文繁体（台湾）</w:t>
            </w:r>
          </w:p>
        </w:tc>
      </w:tr>
      <w:tr w:rsidR="00676C44" w14:paraId="0D17CBAC" w14:textId="77777777">
        <w:trPr>
          <w:jc w:val="center"/>
        </w:trPr>
        <w:tc>
          <w:tcPr>
            <w:tcW w:w="1410" w:type="dxa"/>
            <w:vAlign w:val="center"/>
          </w:tcPr>
          <w:p w14:paraId="6990A198" w14:textId="6828C070" w:rsidR="00676C44" w:rsidRDefault="00676C44" w:rsidP="003E69E9">
            <w:pPr>
              <w:rPr>
                <w:highlight w:val="yellow"/>
              </w:rPr>
            </w:pPr>
            <w:r>
              <w:rPr>
                <w:highlight w:val="yellow"/>
              </w:rPr>
              <w:t>23</w:t>
            </w:r>
          </w:p>
        </w:tc>
        <w:tc>
          <w:tcPr>
            <w:tcW w:w="3410" w:type="dxa"/>
            <w:shd w:val="clear" w:color="auto" w:fill="auto"/>
            <w:vAlign w:val="center"/>
          </w:tcPr>
          <w:p w14:paraId="6C94373B" w14:textId="7C58BC8D" w:rsidR="00676C44" w:rsidRDefault="00676C44" w:rsidP="003E69E9">
            <w:r>
              <w:rPr>
                <w:highlight w:val="yellow"/>
              </w:rPr>
              <w:t>Українська</w:t>
            </w:r>
            <w:r>
              <w:rPr>
                <w:rFonts w:hint="eastAsia"/>
                <w:highlight w:val="yellow"/>
              </w:rPr>
              <w:t>，乌克兰语</w:t>
            </w:r>
          </w:p>
        </w:tc>
      </w:tr>
    </w:tbl>
    <w:p w14:paraId="609E92D6" w14:textId="77777777" w:rsidR="00933DB0" w:rsidRDefault="008845DE" w:rsidP="003E69E9">
      <w:pPr>
        <w:pStyle w:val="1"/>
      </w:pPr>
      <w:r>
        <w:rPr>
          <w:rFonts w:hint="eastAsia"/>
        </w:rPr>
        <w:t>附录</w:t>
      </w:r>
      <w:r>
        <w:t>N</w:t>
      </w:r>
      <w:r>
        <w:rPr>
          <w:rFonts w:hint="eastAsia"/>
        </w:rPr>
        <w:t>：物料编码对照表</w:t>
      </w:r>
    </w:p>
    <w:tbl>
      <w:tblPr>
        <w:tblStyle w:val="af4"/>
        <w:tblW w:w="4820" w:type="dxa"/>
        <w:jc w:val="center"/>
        <w:tblLook w:val="04A0" w:firstRow="1" w:lastRow="0" w:firstColumn="1" w:lastColumn="0" w:noHBand="0" w:noVBand="1"/>
      </w:tblPr>
      <w:tblGrid>
        <w:gridCol w:w="1410"/>
        <w:gridCol w:w="3410"/>
      </w:tblGrid>
      <w:tr w:rsidR="00933DB0" w14:paraId="0EA6CAED" w14:textId="77777777">
        <w:trPr>
          <w:jc w:val="center"/>
        </w:trPr>
        <w:tc>
          <w:tcPr>
            <w:tcW w:w="1410" w:type="dxa"/>
            <w:shd w:val="clear" w:color="auto" w:fill="244061" w:themeFill="accent1" w:themeFillShade="80"/>
            <w:vAlign w:val="center"/>
          </w:tcPr>
          <w:p w14:paraId="3E73F37C" w14:textId="77777777" w:rsidR="00933DB0" w:rsidRDefault="008845DE" w:rsidP="003E69E9">
            <w:r>
              <w:rPr>
                <w:rFonts w:hint="eastAsia"/>
              </w:rPr>
              <w:t>物料编码</w:t>
            </w:r>
          </w:p>
        </w:tc>
        <w:tc>
          <w:tcPr>
            <w:tcW w:w="3410" w:type="dxa"/>
            <w:shd w:val="clear" w:color="auto" w:fill="244061" w:themeFill="accent1" w:themeFillShade="80"/>
            <w:vAlign w:val="center"/>
          </w:tcPr>
          <w:p w14:paraId="0150AA6D" w14:textId="77777777" w:rsidR="00933DB0" w:rsidRDefault="008845DE" w:rsidP="003E69E9">
            <w:r>
              <w:rPr>
                <w:rFonts w:hint="eastAsia"/>
              </w:rPr>
              <w:t>解释</w:t>
            </w:r>
          </w:p>
        </w:tc>
      </w:tr>
      <w:tr w:rsidR="00933DB0" w14:paraId="2DDFA6B7" w14:textId="77777777">
        <w:trPr>
          <w:jc w:val="center"/>
        </w:trPr>
        <w:tc>
          <w:tcPr>
            <w:tcW w:w="1410" w:type="dxa"/>
            <w:vAlign w:val="center"/>
          </w:tcPr>
          <w:p w14:paraId="2FC3A9D6" w14:textId="77777777" w:rsidR="00933DB0" w:rsidRDefault="008845DE" w:rsidP="003E69E9">
            <w:r>
              <w:rPr>
                <w:rFonts w:hint="eastAsia"/>
              </w:rPr>
              <w:t>0</w:t>
            </w:r>
          </w:p>
        </w:tc>
        <w:tc>
          <w:tcPr>
            <w:tcW w:w="3410" w:type="dxa"/>
            <w:shd w:val="clear" w:color="auto" w:fill="auto"/>
            <w:vAlign w:val="center"/>
          </w:tcPr>
          <w:p w14:paraId="00573D84" w14:textId="77777777" w:rsidR="00933DB0" w:rsidRDefault="008845DE" w:rsidP="003E69E9">
            <w:r>
              <w:rPr>
                <w:rFonts w:hint="eastAsia"/>
              </w:rPr>
              <w:t>咖啡豆</w:t>
            </w:r>
          </w:p>
        </w:tc>
      </w:tr>
      <w:tr w:rsidR="00933DB0" w14:paraId="496AD724" w14:textId="77777777">
        <w:trPr>
          <w:jc w:val="center"/>
        </w:trPr>
        <w:tc>
          <w:tcPr>
            <w:tcW w:w="1410" w:type="dxa"/>
            <w:vAlign w:val="center"/>
          </w:tcPr>
          <w:p w14:paraId="780B8DB0" w14:textId="77777777" w:rsidR="00933DB0" w:rsidRDefault="008845DE" w:rsidP="003E69E9">
            <w:r>
              <w:rPr>
                <w:rFonts w:hint="eastAsia"/>
              </w:rPr>
              <w:t>1</w:t>
            </w:r>
          </w:p>
        </w:tc>
        <w:tc>
          <w:tcPr>
            <w:tcW w:w="3410" w:type="dxa"/>
            <w:shd w:val="clear" w:color="auto" w:fill="auto"/>
            <w:vAlign w:val="center"/>
          </w:tcPr>
          <w:p w14:paraId="6E47894A" w14:textId="77777777" w:rsidR="00933DB0" w:rsidRDefault="008845DE" w:rsidP="003E69E9">
            <w:r>
              <w:rPr>
                <w:rFonts w:hint="eastAsia"/>
              </w:rPr>
              <w:t>咖啡粉</w:t>
            </w:r>
          </w:p>
        </w:tc>
      </w:tr>
      <w:tr w:rsidR="00933DB0" w14:paraId="43F0748A" w14:textId="77777777">
        <w:trPr>
          <w:jc w:val="center"/>
        </w:trPr>
        <w:tc>
          <w:tcPr>
            <w:tcW w:w="1410" w:type="dxa"/>
            <w:vAlign w:val="center"/>
          </w:tcPr>
          <w:p w14:paraId="22CC5247" w14:textId="77777777" w:rsidR="00933DB0" w:rsidRDefault="008845DE" w:rsidP="003E69E9">
            <w:r>
              <w:rPr>
                <w:rFonts w:hint="eastAsia"/>
              </w:rPr>
              <w:t>3</w:t>
            </w:r>
          </w:p>
        </w:tc>
        <w:tc>
          <w:tcPr>
            <w:tcW w:w="3410" w:type="dxa"/>
            <w:shd w:val="clear" w:color="auto" w:fill="auto"/>
            <w:vAlign w:val="center"/>
          </w:tcPr>
          <w:p w14:paraId="137D2B3D" w14:textId="77777777" w:rsidR="00933DB0" w:rsidRDefault="008845DE" w:rsidP="003E69E9">
            <w:r>
              <w:rPr>
                <w:rFonts w:hint="eastAsia"/>
              </w:rPr>
              <w:t>奶</w:t>
            </w:r>
          </w:p>
        </w:tc>
      </w:tr>
    </w:tbl>
    <w:p w14:paraId="7AB3A081" w14:textId="77777777" w:rsidR="00933DB0" w:rsidRDefault="008845DE" w:rsidP="003E69E9">
      <w:pPr>
        <w:pStyle w:val="1"/>
      </w:pPr>
      <w:r>
        <w:rPr>
          <w:rFonts w:hint="eastAsia"/>
        </w:rPr>
        <w:t>附录</w:t>
      </w:r>
      <w:r>
        <w:t>P</w:t>
      </w:r>
      <w:r>
        <w:rPr>
          <w:rFonts w:hint="eastAsia"/>
        </w:rPr>
        <w:t>：机型权限对照表</w:t>
      </w:r>
    </w:p>
    <w:tbl>
      <w:tblPr>
        <w:tblW w:w="9844" w:type="dxa"/>
        <w:tblInd w:w="118" w:type="dxa"/>
        <w:tblLook w:val="04A0" w:firstRow="1" w:lastRow="0" w:firstColumn="1" w:lastColumn="0" w:noHBand="0" w:noVBand="1"/>
      </w:tblPr>
      <w:tblGrid>
        <w:gridCol w:w="796"/>
        <w:gridCol w:w="1680"/>
        <w:gridCol w:w="1868"/>
        <w:gridCol w:w="1097"/>
        <w:gridCol w:w="1489"/>
        <w:gridCol w:w="1608"/>
        <w:gridCol w:w="1306"/>
      </w:tblGrid>
      <w:tr w:rsidR="00933DB0" w14:paraId="0BAC1050" w14:textId="77777777">
        <w:trPr>
          <w:trHeight w:val="251"/>
        </w:trPr>
        <w:tc>
          <w:tcPr>
            <w:tcW w:w="756" w:type="dxa"/>
            <w:tcBorders>
              <w:top w:val="single" w:sz="8" w:space="0" w:color="auto"/>
              <w:left w:val="single" w:sz="8" w:space="0" w:color="auto"/>
              <w:bottom w:val="single" w:sz="8" w:space="0" w:color="auto"/>
              <w:right w:val="single" w:sz="8" w:space="0" w:color="auto"/>
            </w:tcBorders>
            <w:shd w:val="clear" w:color="000000" w:fill="C65911"/>
            <w:vAlign w:val="center"/>
          </w:tcPr>
          <w:p w14:paraId="582174EA" w14:textId="77777777" w:rsidR="00933DB0" w:rsidRDefault="008845DE" w:rsidP="003E69E9">
            <w:r>
              <w:rPr>
                <w:rFonts w:hint="eastAsia"/>
              </w:rPr>
              <w:t>机型</w:t>
            </w:r>
          </w:p>
        </w:tc>
        <w:tc>
          <w:tcPr>
            <w:tcW w:w="9088" w:type="dxa"/>
            <w:gridSpan w:val="6"/>
            <w:tcBorders>
              <w:top w:val="single" w:sz="8" w:space="0" w:color="auto"/>
              <w:left w:val="nil"/>
              <w:bottom w:val="single" w:sz="8" w:space="0" w:color="auto"/>
              <w:right w:val="single" w:sz="8" w:space="0" w:color="000000"/>
            </w:tcBorders>
            <w:shd w:val="clear" w:color="000000" w:fill="C65911"/>
            <w:vAlign w:val="center"/>
          </w:tcPr>
          <w:p w14:paraId="168F1F2F" w14:textId="77777777" w:rsidR="00933DB0" w:rsidRDefault="008845DE" w:rsidP="003E69E9">
            <w:r>
              <w:rPr>
                <w:rFonts w:hint="eastAsia"/>
              </w:rPr>
              <w:t>权限</w:t>
            </w:r>
          </w:p>
        </w:tc>
      </w:tr>
      <w:tr w:rsidR="00933DB0" w14:paraId="43088C59" w14:textId="77777777">
        <w:trPr>
          <w:trHeight w:val="331"/>
        </w:trPr>
        <w:tc>
          <w:tcPr>
            <w:tcW w:w="756" w:type="dxa"/>
            <w:tcBorders>
              <w:top w:val="nil"/>
              <w:left w:val="single" w:sz="8" w:space="0" w:color="auto"/>
              <w:bottom w:val="single" w:sz="8" w:space="0" w:color="auto"/>
              <w:right w:val="single" w:sz="8" w:space="0" w:color="auto"/>
            </w:tcBorders>
            <w:shd w:val="clear" w:color="auto" w:fill="auto"/>
            <w:vAlign w:val="center"/>
          </w:tcPr>
          <w:p w14:paraId="62FA966A" w14:textId="77777777" w:rsidR="00933DB0" w:rsidRDefault="008845DE" w:rsidP="003E69E9">
            <w:r>
              <w:t xml:space="preserve">　</w:t>
            </w:r>
          </w:p>
        </w:tc>
        <w:tc>
          <w:tcPr>
            <w:tcW w:w="2069" w:type="dxa"/>
            <w:tcBorders>
              <w:top w:val="nil"/>
              <w:left w:val="nil"/>
              <w:bottom w:val="single" w:sz="8" w:space="0" w:color="auto"/>
              <w:right w:val="single" w:sz="8" w:space="0" w:color="auto"/>
            </w:tcBorders>
            <w:shd w:val="clear" w:color="auto" w:fill="auto"/>
            <w:vAlign w:val="center"/>
          </w:tcPr>
          <w:p w14:paraId="42695A0B" w14:textId="77777777" w:rsidR="00933DB0" w:rsidRDefault="008845DE" w:rsidP="003E69E9">
            <w:r>
              <w:rPr>
                <w:rFonts w:hint="eastAsia"/>
              </w:rPr>
              <w:t>冲洗</w:t>
            </w:r>
            <w:r>
              <w:rPr>
                <w:rFonts w:hint="eastAsia"/>
              </w:rPr>
              <w:t>(rinse)</w:t>
            </w:r>
          </w:p>
        </w:tc>
        <w:tc>
          <w:tcPr>
            <w:tcW w:w="1837" w:type="dxa"/>
            <w:tcBorders>
              <w:top w:val="nil"/>
              <w:left w:val="nil"/>
              <w:bottom w:val="single" w:sz="8" w:space="0" w:color="auto"/>
              <w:right w:val="single" w:sz="8" w:space="0" w:color="auto"/>
            </w:tcBorders>
            <w:shd w:val="clear" w:color="auto" w:fill="auto"/>
            <w:vAlign w:val="center"/>
          </w:tcPr>
          <w:p w14:paraId="5EB0234C" w14:textId="77777777" w:rsidR="00933DB0" w:rsidRDefault="008845DE" w:rsidP="003E69E9">
            <w:r>
              <w:rPr>
                <w:rFonts w:hint="eastAsia"/>
              </w:rPr>
              <w:t>清洗</w:t>
            </w:r>
            <w:r>
              <w:rPr>
                <w:rFonts w:hint="eastAsia"/>
              </w:rPr>
              <w:t>(clean)</w:t>
            </w:r>
          </w:p>
        </w:tc>
        <w:tc>
          <w:tcPr>
            <w:tcW w:w="1249" w:type="dxa"/>
            <w:tcBorders>
              <w:top w:val="nil"/>
              <w:left w:val="nil"/>
              <w:bottom w:val="single" w:sz="8" w:space="0" w:color="auto"/>
              <w:right w:val="single" w:sz="8" w:space="0" w:color="auto"/>
            </w:tcBorders>
            <w:shd w:val="clear" w:color="auto" w:fill="auto"/>
            <w:vAlign w:val="center"/>
          </w:tcPr>
          <w:p w14:paraId="26470981" w14:textId="77777777" w:rsidR="00933DB0" w:rsidRDefault="008845DE" w:rsidP="003E69E9">
            <w:r>
              <w:rPr>
                <w:rFonts w:hint="eastAsia"/>
              </w:rPr>
              <w:t>除垢</w:t>
            </w:r>
            <w:r>
              <w:rPr>
                <w:rFonts w:hint="eastAsia"/>
              </w:rPr>
              <w:t>(descaling)</w:t>
            </w:r>
          </w:p>
        </w:tc>
        <w:tc>
          <w:tcPr>
            <w:tcW w:w="1530" w:type="dxa"/>
            <w:tcBorders>
              <w:top w:val="nil"/>
              <w:left w:val="nil"/>
              <w:bottom w:val="single" w:sz="8" w:space="0" w:color="auto"/>
              <w:right w:val="single" w:sz="8" w:space="0" w:color="auto"/>
            </w:tcBorders>
            <w:shd w:val="clear" w:color="auto" w:fill="auto"/>
            <w:vAlign w:val="center"/>
          </w:tcPr>
          <w:p w14:paraId="0E446D1D" w14:textId="77777777" w:rsidR="00933DB0" w:rsidRDefault="008845DE" w:rsidP="003E69E9">
            <w:r>
              <w:rPr>
                <w:rFonts w:hint="eastAsia"/>
              </w:rPr>
              <w:t>常用功能</w:t>
            </w:r>
            <w:r>
              <w:rPr>
                <w:rFonts w:hint="eastAsia"/>
              </w:rPr>
              <w:t>(tool)</w:t>
            </w:r>
          </w:p>
        </w:tc>
        <w:tc>
          <w:tcPr>
            <w:tcW w:w="1624" w:type="dxa"/>
            <w:tcBorders>
              <w:top w:val="nil"/>
              <w:left w:val="nil"/>
              <w:bottom w:val="single" w:sz="8" w:space="0" w:color="auto"/>
              <w:right w:val="single" w:sz="8" w:space="0" w:color="auto"/>
            </w:tcBorders>
            <w:shd w:val="clear" w:color="auto" w:fill="auto"/>
            <w:vAlign w:val="center"/>
          </w:tcPr>
          <w:p w14:paraId="721A9D71" w14:textId="77777777" w:rsidR="00933DB0" w:rsidRDefault="008845DE" w:rsidP="003E69E9">
            <w:r>
              <w:rPr>
                <w:rFonts w:hint="eastAsia"/>
              </w:rPr>
              <w:t>统计</w:t>
            </w:r>
            <w:r>
              <w:rPr>
                <w:rFonts w:hint="eastAsia"/>
              </w:rPr>
              <w:t>(statistic)</w:t>
            </w:r>
          </w:p>
        </w:tc>
        <w:tc>
          <w:tcPr>
            <w:tcW w:w="779" w:type="dxa"/>
            <w:tcBorders>
              <w:top w:val="nil"/>
              <w:left w:val="nil"/>
              <w:bottom w:val="single" w:sz="8" w:space="0" w:color="auto"/>
              <w:right w:val="single" w:sz="8" w:space="0" w:color="auto"/>
            </w:tcBorders>
            <w:shd w:val="clear" w:color="auto" w:fill="auto"/>
            <w:vAlign w:val="center"/>
          </w:tcPr>
          <w:p w14:paraId="0216E2D4" w14:textId="77777777" w:rsidR="00933DB0" w:rsidRDefault="008845DE" w:rsidP="003E69E9">
            <w:r>
              <w:rPr>
                <w:rFonts w:hint="eastAsia"/>
              </w:rPr>
              <w:t>帮助</w:t>
            </w:r>
            <w:r>
              <w:rPr>
                <w:rFonts w:hint="eastAsia"/>
              </w:rPr>
              <w:t>(help)</w:t>
            </w:r>
          </w:p>
        </w:tc>
      </w:tr>
      <w:tr w:rsidR="00933DB0" w14:paraId="4DF809AA" w14:textId="77777777">
        <w:trPr>
          <w:trHeight w:val="3150"/>
        </w:trPr>
        <w:tc>
          <w:tcPr>
            <w:tcW w:w="756" w:type="dxa"/>
            <w:tcBorders>
              <w:top w:val="nil"/>
              <w:left w:val="single" w:sz="8" w:space="0" w:color="auto"/>
              <w:bottom w:val="single" w:sz="8" w:space="0" w:color="auto"/>
              <w:right w:val="single" w:sz="8" w:space="0" w:color="auto"/>
            </w:tcBorders>
            <w:shd w:val="clear" w:color="auto" w:fill="auto"/>
            <w:vAlign w:val="center"/>
          </w:tcPr>
          <w:p w14:paraId="39FD080E" w14:textId="77777777" w:rsidR="00933DB0" w:rsidRDefault="008845DE" w:rsidP="003E69E9">
            <w:r>
              <w:rPr>
                <w:rFonts w:hint="eastAsia"/>
              </w:rPr>
              <w:t>M50</w:t>
            </w:r>
            <w:r>
              <w:rPr>
                <w:rFonts w:hint="eastAsia"/>
              </w:rPr>
              <w:t>、</w:t>
            </w:r>
            <w:r>
              <w:rPr>
                <w:rFonts w:hint="eastAsia"/>
              </w:rPr>
              <w:t>E</w:t>
            </w:r>
            <w:r>
              <w:t>60</w:t>
            </w:r>
          </w:p>
        </w:tc>
        <w:tc>
          <w:tcPr>
            <w:tcW w:w="2069" w:type="dxa"/>
            <w:tcBorders>
              <w:top w:val="nil"/>
              <w:left w:val="single" w:sz="8" w:space="0" w:color="auto"/>
              <w:bottom w:val="single" w:sz="8" w:space="0" w:color="auto"/>
              <w:right w:val="single" w:sz="8" w:space="0" w:color="auto"/>
            </w:tcBorders>
            <w:shd w:val="clear" w:color="auto" w:fill="auto"/>
            <w:vAlign w:val="center"/>
          </w:tcPr>
          <w:p w14:paraId="3B2AC3C6" w14:textId="77777777" w:rsidR="00933DB0" w:rsidRDefault="008845DE" w:rsidP="003E69E9">
            <w:r>
              <w:rPr>
                <w:rFonts w:hint="eastAsia"/>
              </w:rPr>
              <w:t>冲泡器冲洗；</w:t>
            </w:r>
            <w:r>
              <w:rPr>
                <w:rFonts w:hint="eastAsia"/>
              </w:rPr>
              <w:t>(bubble);</w:t>
            </w:r>
            <w:r>
              <w:rPr>
                <w:rFonts w:hint="eastAsia"/>
              </w:rPr>
              <w:t>奶沫器冲洗；</w:t>
            </w:r>
            <w:r>
              <w:rPr>
                <w:rFonts w:hint="eastAsia"/>
              </w:rPr>
              <w:t>(milkFoam)</w:t>
            </w:r>
            <w:r>
              <w:rPr>
                <w:rFonts w:hint="eastAsia"/>
              </w:rPr>
              <w:t>奶沫器系统冲洗</w:t>
            </w:r>
            <w:r>
              <w:rPr>
                <w:rFonts w:hint="eastAsia"/>
              </w:rPr>
              <w:t>(rinseMilkSystem)</w:t>
            </w:r>
          </w:p>
        </w:tc>
        <w:tc>
          <w:tcPr>
            <w:tcW w:w="1837" w:type="dxa"/>
            <w:tcBorders>
              <w:top w:val="nil"/>
              <w:left w:val="single" w:sz="8" w:space="0" w:color="auto"/>
              <w:bottom w:val="single" w:sz="8" w:space="0" w:color="auto"/>
              <w:right w:val="single" w:sz="8" w:space="0" w:color="auto"/>
            </w:tcBorders>
            <w:shd w:val="clear" w:color="auto" w:fill="auto"/>
            <w:vAlign w:val="center"/>
          </w:tcPr>
          <w:p w14:paraId="72A54FBA" w14:textId="77777777" w:rsidR="00933DB0" w:rsidRDefault="008845DE" w:rsidP="003E69E9">
            <w:r>
              <w:rPr>
                <w:rFonts w:hint="eastAsia"/>
              </w:rPr>
              <w:t>冲泡器清洗片清洗信息</w:t>
            </w:r>
            <w:r>
              <w:rPr>
                <w:rFonts w:hint="eastAsia"/>
              </w:rPr>
              <w:t>(sliceInformation)</w:t>
            </w:r>
            <w:r>
              <w:rPr>
                <w:rFonts w:hint="eastAsia"/>
              </w:rPr>
              <w:t>；冲泡器清洗片清洗</w:t>
            </w:r>
            <w:r>
              <w:rPr>
                <w:rFonts w:hint="eastAsia"/>
              </w:rPr>
              <w:t>(slice)</w:t>
            </w:r>
            <w:r>
              <w:rPr>
                <w:rFonts w:hint="eastAsia"/>
              </w:rPr>
              <w:t>；奶沫器清洗剂清洗</w:t>
            </w:r>
            <w:r>
              <w:rPr>
                <w:rFonts w:hint="eastAsia"/>
              </w:rPr>
              <w:t>(cleaner)</w:t>
            </w:r>
          </w:p>
        </w:tc>
        <w:tc>
          <w:tcPr>
            <w:tcW w:w="1249" w:type="dxa"/>
            <w:tcBorders>
              <w:top w:val="nil"/>
              <w:left w:val="single" w:sz="8" w:space="0" w:color="auto"/>
              <w:bottom w:val="single" w:sz="8" w:space="0" w:color="auto"/>
              <w:right w:val="single" w:sz="8" w:space="0" w:color="auto"/>
            </w:tcBorders>
            <w:shd w:val="clear" w:color="auto" w:fill="auto"/>
            <w:vAlign w:val="center"/>
          </w:tcPr>
          <w:p w14:paraId="4AF099BE" w14:textId="77777777" w:rsidR="00933DB0" w:rsidRDefault="008845DE" w:rsidP="003E69E9">
            <w:r>
              <w:rPr>
                <w:rFonts w:hint="eastAsia"/>
              </w:rPr>
              <w:t>除垢</w:t>
            </w:r>
            <w:r>
              <w:rPr>
                <w:rFonts w:hint="eastAsia"/>
              </w:rPr>
              <w:t>(descaling)</w:t>
            </w:r>
          </w:p>
        </w:tc>
        <w:tc>
          <w:tcPr>
            <w:tcW w:w="1530" w:type="dxa"/>
            <w:tcBorders>
              <w:top w:val="nil"/>
              <w:left w:val="single" w:sz="8" w:space="0" w:color="auto"/>
              <w:bottom w:val="single" w:sz="8" w:space="0" w:color="auto"/>
              <w:right w:val="single" w:sz="8" w:space="0" w:color="auto"/>
            </w:tcBorders>
            <w:shd w:val="clear" w:color="auto" w:fill="auto"/>
            <w:vAlign w:val="center"/>
          </w:tcPr>
          <w:p w14:paraId="0B46DB94" w14:textId="77777777" w:rsidR="00933DB0" w:rsidRDefault="008845DE" w:rsidP="003E69E9">
            <w:r>
              <w:rPr>
                <w:rFonts w:hint="eastAsia"/>
              </w:rPr>
              <w:t>屏幕擦拭</w:t>
            </w:r>
            <w:r>
              <w:rPr>
                <w:rFonts w:hint="eastAsia"/>
              </w:rPr>
              <w:t>(wipeScreen)</w:t>
            </w:r>
            <w:r>
              <w:rPr>
                <w:rFonts w:hint="eastAsia"/>
              </w:rPr>
              <w:t>；重新启动</w:t>
            </w:r>
            <w:r>
              <w:rPr>
                <w:rFonts w:hint="eastAsia"/>
              </w:rPr>
              <w:t>(restart)</w:t>
            </w:r>
            <w:r>
              <w:rPr>
                <w:rFonts w:hint="eastAsia"/>
              </w:rPr>
              <w:t>；关机</w:t>
            </w:r>
            <w:r>
              <w:rPr>
                <w:rFonts w:hint="eastAsia"/>
              </w:rPr>
              <w:t>(close)</w:t>
            </w:r>
          </w:p>
        </w:tc>
        <w:tc>
          <w:tcPr>
            <w:tcW w:w="1624" w:type="dxa"/>
            <w:tcBorders>
              <w:top w:val="nil"/>
              <w:left w:val="single" w:sz="8" w:space="0" w:color="auto"/>
              <w:bottom w:val="single" w:sz="8" w:space="0" w:color="auto"/>
              <w:right w:val="single" w:sz="8" w:space="0" w:color="auto"/>
            </w:tcBorders>
            <w:shd w:val="clear" w:color="auto" w:fill="auto"/>
            <w:vAlign w:val="center"/>
          </w:tcPr>
          <w:p w14:paraId="3862702B" w14:textId="77777777" w:rsidR="00933DB0" w:rsidRDefault="008845DE" w:rsidP="003E69E9">
            <w:r>
              <w:rPr>
                <w:rFonts w:hint="eastAsia"/>
              </w:rPr>
              <w:t>饮品统计</w:t>
            </w:r>
            <w:r>
              <w:rPr>
                <w:rFonts w:hint="eastAsia"/>
              </w:rPr>
              <w:t>(drink)</w:t>
            </w:r>
            <w:r>
              <w:rPr>
                <w:rFonts w:hint="eastAsia"/>
              </w:rPr>
              <w:t>；保养统计</w:t>
            </w:r>
            <w:r>
              <w:rPr>
                <w:rFonts w:hint="eastAsia"/>
              </w:rPr>
              <w:t>(maintenance)</w:t>
            </w:r>
            <w:r>
              <w:rPr>
                <w:rFonts w:hint="eastAsia"/>
              </w:rPr>
              <w:t>；维护统计</w:t>
            </w:r>
            <w:r>
              <w:rPr>
                <w:rFonts w:hint="eastAsia"/>
              </w:rPr>
              <w:t>(preserve)</w:t>
            </w:r>
          </w:p>
        </w:tc>
        <w:tc>
          <w:tcPr>
            <w:tcW w:w="779" w:type="dxa"/>
            <w:tcBorders>
              <w:top w:val="nil"/>
              <w:left w:val="single" w:sz="8" w:space="0" w:color="auto"/>
              <w:bottom w:val="single" w:sz="8" w:space="0" w:color="auto"/>
              <w:right w:val="single" w:sz="8" w:space="0" w:color="auto"/>
            </w:tcBorders>
            <w:shd w:val="clear" w:color="auto" w:fill="auto"/>
            <w:vAlign w:val="center"/>
          </w:tcPr>
          <w:p w14:paraId="3375EC53" w14:textId="77777777" w:rsidR="00933DB0" w:rsidRDefault="008845DE" w:rsidP="003E69E9">
            <w:r>
              <w:rPr>
                <w:rFonts w:hint="eastAsia"/>
              </w:rPr>
              <w:t>信息</w:t>
            </w:r>
            <w:r>
              <w:rPr>
                <w:rFonts w:hint="eastAsia"/>
              </w:rPr>
              <w:t>(</w:t>
            </w:r>
            <w:r>
              <w:t>information)</w:t>
            </w:r>
          </w:p>
        </w:tc>
      </w:tr>
    </w:tbl>
    <w:p w14:paraId="3F978C9C" w14:textId="77777777" w:rsidR="00933DB0" w:rsidRDefault="00933DB0" w:rsidP="003E69E9"/>
    <w:p w14:paraId="33FA0BF2" w14:textId="77777777" w:rsidR="00933DB0" w:rsidRDefault="008845DE" w:rsidP="003E69E9">
      <w:pPr>
        <w:pStyle w:val="1"/>
      </w:pPr>
      <w:bookmarkStart w:id="125" w:name="_Ref171451840"/>
      <w:r>
        <w:rPr>
          <w:rFonts w:hint="eastAsia"/>
        </w:rPr>
        <w:t>附录</w:t>
      </w:r>
      <w:r>
        <w:t>Q</w:t>
      </w:r>
      <w:r>
        <w:rPr>
          <w:rFonts w:hint="eastAsia"/>
        </w:rPr>
        <w:t>：下发动作指令对照表</w:t>
      </w:r>
      <w:bookmarkEnd w:id="125"/>
    </w:p>
    <w:tbl>
      <w:tblPr>
        <w:tblW w:w="10220" w:type="dxa"/>
        <w:tblInd w:w="118" w:type="dxa"/>
        <w:tblLook w:val="04A0" w:firstRow="1" w:lastRow="0" w:firstColumn="1" w:lastColumn="0" w:noHBand="0" w:noVBand="1"/>
      </w:tblPr>
      <w:tblGrid>
        <w:gridCol w:w="619"/>
        <w:gridCol w:w="2718"/>
        <w:gridCol w:w="4574"/>
        <w:gridCol w:w="2309"/>
      </w:tblGrid>
      <w:tr w:rsidR="00563929" w14:paraId="36CB077F" w14:textId="77777777" w:rsidTr="00C30883">
        <w:trPr>
          <w:trHeight w:val="251"/>
        </w:trPr>
        <w:tc>
          <w:tcPr>
            <w:tcW w:w="637" w:type="dxa"/>
            <w:tcBorders>
              <w:top w:val="single" w:sz="8" w:space="0" w:color="auto"/>
              <w:left w:val="single" w:sz="8" w:space="0" w:color="auto"/>
              <w:bottom w:val="single" w:sz="8" w:space="0" w:color="auto"/>
              <w:right w:val="single" w:sz="8" w:space="0" w:color="auto"/>
            </w:tcBorders>
            <w:shd w:val="clear" w:color="000000" w:fill="C65911"/>
            <w:vAlign w:val="center"/>
          </w:tcPr>
          <w:p w14:paraId="497B94CD" w14:textId="77777777" w:rsidR="00563929" w:rsidRPr="00B22A17" w:rsidRDefault="00563929" w:rsidP="003E69E9">
            <w:bookmarkStart w:id="126" w:name="OLE_LINK4"/>
            <w:bookmarkStart w:id="127" w:name="OLE_LINK5"/>
            <w:r w:rsidRPr="00B22A17">
              <w:rPr>
                <w:rFonts w:hint="eastAsia"/>
              </w:rPr>
              <w:t>指令</w:t>
            </w:r>
          </w:p>
        </w:tc>
        <w:tc>
          <w:tcPr>
            <w:tcW w:w="2856" w:type="dxa"/>
            <w:tcBorders>
              <w:top w:val="single" w:sz="8" w:space="0" w:color="auto"/>
              <w:left w:val="nil"/>
              <w:bottom w:val="single" w:sz="8" w:space="0" w:color="auto"/>
              <w:right w:val="single" w:sz="8" w:space="0" w:color="000000"/>
            </w:tcBorders>
            <w:shd w:val="clear" w:color="000000" w:fill="C65911"/>
            <w:vAlign w:val="center"/>
          </w:tcPr>
          <w:p w14:paraId="25084F0C" w14:textId="77777777" w:rsidR="00563929" w:rsidRPr="00B22A17" w:rsidRDefault="00563929" w:rsidP="003E69E9">
            <w:r w:rsidRPr="00B22A17">
              <w:rPr>
                <w:rFonts w:hint="eastAsia"/>
              </w:rPr>
              <w:t>描述</w:t>
            </w:r>
          </w:p>
        </w:tc>
        <w:tc>
          <w:tcPr>
            <w:tcW w:w="4266" w:type="dxa"/>
            <w:tcBorders>
              <w:top w:val="single" w:sz="8" w:space="0" w:color="auto"/>
              <w:left w:val="nil"/>
              <w:bottom w:val="single" w:sz="8" w:space="0" w:color="auto"/>
              <w:right w:val="single" w:sz="8" w:space="0" w:color="000000"/>
            </w:tcBorders>
            <w:shd w:val="clear" w:color="000000" w:fill="C65911"/>
            <w:vAlign w:val="center"/>
          </w:tcPr>
          <w:p w14:paraId="4ACD3947" w14:textId="77777777" w:rsidR="00563929" w:rsidRPr="00B22A17" w:rsidRDefault="00563929" w:rsidP="003E69E9">
            <w:r w:rsidRPr="00B22A17">
              <w:rPr>
                <w:rFonts w:hint="eastAsia"/>
              </w:rPr>
              <w:t>设备响应主题</w:t>
            </w:r>
          </w:p>
        </w:tc>
        <w:tc>
          <w:tcPr>
            <w:tcW w:w="2461" w:type="dxa"/>
            <w:tcBorders>
              <w:top w:val="single" w:sz="8" w:space="0" w:color="auto"/>
              <w:left w:val="nil"/>
              <w:bottom w:val="single" w:sz="8" w:space="0" w:color="auto"/>
              <w:right w:val="single" w:sz="8" w:space="0" w:color="000000"/>
            </w:tcBorders>
            <w:shd w:val="clear" w:color="000000" w:fill="C65911"/>
          </w:tcPr>
          <w:p w14:paraId="3E1B424B" w14:textId="77777777" w:rsidR="00563929" w:rsidRPr="00B22A17" w:rsidRDefault="00563929" w:rsidP="003E69E9"/>
        </w:tc>
      </w:tr>
      <w:tr w:rsidR="00563929" w14:paraId="37B97A59" w14:textId="77777777" w:rsidTr="00C30883">
        <w:trPr>
          <w:trHeight w:val="251"/>
        </w:trPr>
        <w:tc>
          <w:tcPr>
            <w:tcW w:w="637" w:type="dxa"/>
            <w:tcBorders>
              <w:top w:val="single" w:sz="8" w:space="0" w:color="auto"/>
              <w:left w:val="single" w:sz="8" w:space="0" w:color="auto"/>
              <w:bottom w:val="single" w:sz="8" w:space="0" w:color="auto"/>
              <w:right w:val="single" w:sz="8" w:space="0" w:color="auto"/>
            </w:tcBorders>
            <w:shd w:val="clear" w:color="000000" w:fill="auto"/>
            <w:vAlign w:val="center"/>
          </w:tcPr>
          <w:p w14:paraId="25EB5B38" w14:textId="77777777" w:rsidR="00563929" w:rsidRPr="00B22A17" w:rsidRDefault="00563929" w:rsidP="003E69E9">
            <w:r w:rsidRPr="00B22A17">
              <w:rPr>
                <w:rFonts w:hint="eastAsia"/>
              </w:rPr>
              <w:t>0</w:t>
            </w:r>
          </w:p>
        </w:tc>
        <w:tc>
          <w:tcPr>
            <w:tcW w:w="2856" w:type="dxa"/>
            <w:tcBorders>
              <w:top w:val="single" w:sz="8" w:space="0" w:color="auto"/>
              <w:left w:val="nil"/>
              <w:bottom w:val="single" w:sz="8" w:space="0" w:color="auto"/>
              <w:right w:val="single" w:sz="8" w:space="0" w:color="000000"/>
            </w:tcBorders>
            <w:shd w:val="clear" w:color="000000" w:fill="auto"/>
            <w:vAlign w:val="center"/>
          </w:tcPr>
          <w:p w14:paraId="51174324" w14:textId="77777777" w:rsidR="00563929" w:rsidRPr="00B22A17" w:rsidRDefault="00563929" w:rsidP="003E69E9">
            <w:r w:rsidRPr="00B22A17">
              <w:rPr>
                <w:rFonts w:hint="eastAsia"/>
              </w:rPr>
              <w:t>【</w:t>
            </w:r>
            <w:r w:rsidRPr="00B22A17">
              <w:rPr>
                <w:rFonts w:hint="eastAsia"/>
              </w:rPr>
              <w:t>2.0</w:t>
            </w:r>
            <w:r w:rsidRPr="00B22A17">
              <w:rPr>
                <w:rFonts w:hint="eastAsia"/>
              </w:rPr>
              <w:t>】设备状态中</w:t>
            </w:r>
            <w:r w:rsidRPr="00B22A17">
              <w:rPr>
                <w:rFonts w:hint="eastAsia"/>
              </w:rPr>
              <w:t>c</w:t>
            </w:r>
            <w:r w:rsidRPr="00B22A17">
              <w:t>omponent</w:t>
            </w:r>
            <w:r w:rsidRPr="00B22A17">
              <w:rPr>
                <w:rFonts w:hint="eastAsia"/>
              </w:rPr>
              <w:t>数据全量上报</w:t>
            </w:r>
          </w:p>
        </w:tc>
        <w:tc>
          <w:tcPr>
            <w:tcW w:w="4266" w:type="dxa"/>
            <w:vMerge w:val="restart"/>
            <w:tcBorders>
              <w:top w:val="single" w:sz="8" w:space="0" w:color="auto"/>
              <w:left w:val="nil"/>
              <w:right w:val="single" w:sz="8" w:space="0" w:color="000000"/>
            </w:tcBorders>
            <w:shd w:val="clear" w:color="000000" w:fill="auto"/>
            <w:vAlign w:val="center"/>
          </w:tcPr>
          <w:p w14:paraId="0477A714" w14:textId="77777777" w:rsidR="00563929" w:rsidRPr="00B22A17" w:rsidRDefault="00563929" w:rsidP="003E69E9">
            <w:r w:rsidRPr="00B22A17">
              <w:rPr>
                <w:rFonts w:hint="eastAsia"/>
              </w:rPr>
              <w:t>stateserver/kalerm/iot/status/cilentid</w:t>
            </w:r>
          </w:p>
        </w:tc>
        <w:tc>
          <w:tcPr>
            <w:tcW w:w="2461" w:type="dxa"/>
            <w:tcBorders>
              <w:top w:val="single" w:sz="8" w:space="0" w:color="auto"/>
              <w:left w:val="nil"/>
              <w:right w:val="single" w:sz="8" w:space="0" w:color="000000"/>
            </w:tcBorders>
            <w:shd w:val="clear" w:color="000000" w:fill="auto"/>
          </w:tcPr>
          <w:p w14:paraId="7D516C6D" w14:textId="77777777" w:rsidR="00563929" w:rsidRPr="00B22A17" w:rsidRDefault="00563929" w:rsidP="003E69E9"/>
        </w:tc>
      </w:tr>
      <w:tr w:rsidR="00563929" w14:paraId="69CA5CD0" w14:textId="77777777" w:rsidTr="00C30883">
        <w:trPr>
          <w:trHeight w:val="251"/>
        </w:trPr>
        <w:tc>
          <w:tcPr>
            <w:tcW w:w="637" w:type="dxa"/>
            <w:tcBorders>
              <w:top w:val="single" w:sz="8" w:space="0" w:color="auto"/>
              <w:left w:val="single" w:sz="8" w:space="0" w:color="auto"/>
              <w:bottom w:val="single" w:sz="8" w:space="0" w:color="auto"/>
              <w:right w:val="single" w:sz="8" w:space="0" w:color="auto"/>
            </w:tcBorders>
            <w:shd w:val="clear" w:color="000000" w:fill="auto"/>
            <w:vAlign w:val="center"/>
          </w:tcPr>
          <w:p w14:paraId="61977FC6" w14:textId="77777777" w:rsidR="00563929" w:rsidRPr="00B22A17" w:rsidRDefault="00563929" w:rsidP="003E69E9">
            <w:r w:rsidRPr="00B22A17">
              <w:rPr>
                <w:rFonts w:hint="eastAsia"/>
              </w:rPr>
              <w:t>1</w:t>
            </w:r>
          </w:p>
        </w:tc>
        <w:tc>
          <w:tcPr>
            <w:tcW w:w="2856" w:type="dxa"/>
            <w:tcBorders>
              <w:top w:val="single" w:sz="8" w:space="0" w:color="auto"/>
              <w:left w:val="nil"/>
              <w:bottom w:val="single" w:sz="8" w:space="0" w:color="auto"/>
              <w:right w:val="single" w:sz="8" w:space="0" w:color="000000"/>
            </w:tcBorders>
            <w:shd w:val="clear" w:color="000000" w:fill="auto"/>
            <w:vAlign w:val="center"/>
          </w:tcPr>
          <w:p w14:paraId="0C0DA7CC" w14:textId="77777777" w:rsidR="00563929" w:rsidRPr="00B22A17" w:rsidRDefault="00563929" w:rsidP="003E69E9">
            <w:r w:rsidRPr="00B22A17">
              <w:rPr>
                <w:rFonts w:hint="eastAsia"/>
              </w:rPr>
              <w:t>【</w:t>
            </w:r>
            <w:r w:rsidRPr="00B22A17">
              <w:rPr>
                <w:rFonts w:hint="eastAsia"/>
              </w:rPr>
              <w:t>2.0</w:t>
            </w:r>
            <w:r w:rsidRPr="00B22A17">
              <w:rPr>
                <w:rFonts w:hint="eastAsia"/>
              </w:rPr>
              <w:t>】设备状态中</w:t>
            </w:r>
            <w:r w:rsidRPr="00B22A17">
              <w:t>external</w:t>
            </w:r>
            <w:r w:rsidRPr="00B22A17">
              <w:rPr>
                <w:rFonts w:hint="eastAsia"/>
              </w:rPr>
              <w:t>数据全量上报</w:t>
            </w:r>
            <w:r w:rsidRPr="00B22A17">
              <w:rPr>
                <w:rFonts w:hint="eastAsia"/>
              </w:rPr>
              <w:t>(</w:t>
            </w:r>
            <w:r w:rsidRPr="00B22A17">
              <w:rPr>
                <w:rFonts w:hint="eastAsia"/>
              </w:rPr>
              <w:t>外设</w:t>
            </w:r>
            <w:r w:rsidRPr="00B22A17">
              <w:rPr>
                <w:rFonts w:hint="eastAsia"/>
              </w:rPr>
              <w:t>)</w:t>
            </w:r>
          </w:p>
        </w:tc>
        <w:tc>
          <w:tcPr>
            <w:tcW w:w="4266" w:type="dxa"/>
            <w:vMerge/>
            <w:tcBorders>
              <w:left w:val="nil"/>
              <w:right w:val="single" w:sz="8" w:space="0" w:color="000000"/>
            </w:tcBorders>
            <w:shd w:val="clear" w:color="000000" w:fill="auto"/>
            <w:vAlign w:val="center"/>
          </w:tcPr>
          <w:p w14:paraId="02EB00EC" w14:textId="77777777" w:rsidR="00563929" w:rsidRPr="00B22A17" w:rsidRDefault="00563929" w:rsidP="003E69E9"/>
        </w:tc>
        <w:tc>
          <w:tcPr>
            <w:tcW w:w="2461" w:type="dxa"/>
            <w:tcBorders>
              <w:left w:val="nil"/>
              <w:right w:val="single" w:sz="8" w:space="0" w:color="000000"/>
            </w:tcBorders>
            <w:shd w:val="clear" w:color="000000" w:fill="auto"/>
          </w:tcPr>
          <w:p w14:paraId="0C8F1FF9" w14:textId="77777777" w:rsidR="00563929" w:rsidRPr="00B22A17" w:rsidRDefault="00563929" w:rsidP="003E69E9"/>
        </w:tc>
      </w:tr>
      <w:tr w:rsidR="00563929" w14:paraId="749F023B" w14:textId="77777777" w:rsidTr="00C30883">
        <w:trPr>
          <w:trHeight w:val="251"/>
        </w:trPr>
        <w:tc>
          <w:tcPr>
            <w:tcW w:w="637" w:type="dxa"/>
            <w:tcBorders>
              <w:top w:val="single" w:sz="8" w:space="0" w:color="auto"/>
              <w:left w:val="single" w:sz="8" w:space="0" w:color="auto"/>
              <w:bottom w:val="single" w:sz="8" w:space="0" w:color="auto"/>
              <w:right w:val="single" w:sz="8" w:space="0" w:color="auto"/>
            </w:tcBorders>
            <w:shd w:val="clear" w:color="000000" w:fill="auto"/>
            <w:vAlign w:val="center"/>
          </w:tcPr>
          <w:p w14:paraId="135781BB" w14:textId="77777777" w:rsidR="00563929" w:rsidRPr="00B22A17" w:rsidRDefault="00563929" w:rsidP="003E69E9">
            <w:r w:rsidRPr="00B22A17">
              <w:rPr>
                <w:rFonts w:hint="eastAsia"/>
              </w:rPr>
              <w:t>2</w:t>
            </w:r>
          </w:p>
        </w:tc>
        <w:tc>
          <w:tcPr>
            <w:tcW w:w="2856" w:type="dxa"/>
            <w:tcBorders>
              <w:top w:val="single" w:sz="8" w:space="0" w:color="auto"/>
              <w:left w:val="nil"/>
              <w:bottom w:val="single" w:sz="8" w:space="0" w:color="auto"/>
              <w:right w:val="single" w:sz="8" w:space="0" w:color="000000"/>
            </w:tcBorders>
            <w:shd w:val="clear" w:color="000000" w:fill="auto"/>
            <w:vAlign w:val="center"/>
          </w:tcPr>
          <w:p w14:paraId="1F1895E3" w14:textId="77777777" w:rsidR="00563929" w:rsidRPr="00B22A17" w:rsidRDefault="00563929" w:rsidP="003E69E9">
            <w:r w:rsidRPr="00B22A17">
              <w:rPr>
                <w:rFonts w:hint="eastAsia"/>
              </w:rPr>
              <w:t>【</w:t>
            </w:r>
            <w:r w:rsidRPr="00B22A17">
              <w:rPr>
                <w:rFonts w:hint="eastAsia"/>
              </w:rPr>
              <w:t>2.0</w:t>
            </w:r>
            <w:r w:rsidRPr="00B22A17">
              <w:rPr>
                <w:rFonts w:hint="eastAsia"/>
              </w:rPr>
              <w:t>】设备状态中</w:t>
            </w:r>
            <w:r w:rsidRPr="00B22A17">
              <w:t>t</w:t>
            </w:r>
            <w:r w:rsidRPr="00B22A17">
              <w:rPr>
                <w:rFonts w:hint="eastAsia"/>
              </w:rPr>
              <w:t>ask</w:t>
            </w:r>
            <w:r w:rsidRPr="00B22A17">
              <w:rPr>
                <w:rFonts w:hint="eastAsia"/>
              </w:rPr>
              <w:t>数据全量上报（任务类状态）</w:t>
            </w:r>
          </w:p>
        </w:tc>
        <w:tc>
          <w:tcPr>
            <w:tcW w:w="4266" w:type="dxa"/>
            <w:vMerge/>
            <w:tcBorders>
              <w:left w:val="nil"/>
              <w:right w:val="single" w:sz="8" w:space="0" w:color="000000"/>
            </w:tcBorders>
            <w:shd w:val="clear" w:color="000000" w:fill="auto"/>
            <w:vAlign w:val="center"/>
          </w:tcPr>
          <w:p w14:paraId="0D3AECBA" w14:textId="77777777" w:rsidR="00563929" w:rsidRPr="00B22A17" w:rsidRDefault="00563929" w:rsidP="003E69E9"/>
        </w:tc>
        <w:tc>
          <w:tcPr>
            <w:tcW w:w="2461" w:type="dxa"/>
            <w:tcBorders>
              <w:left w:val="nil"/>
              <w:right w:val="single" w:sz="8" w:space="0" w:color="000000"/>
            </w:tcBorders>
            <w:shd w:val="clear" w:color="000000" w:fill="auto"/>
          </w:tcPr>
          <w:p w14:paraId="28984515" w14:textId="77777777" w:rsidR="00563929" w:rsidRPr="00B22A17" w:rsidRDefault="00563929" w:rsidP="003E69E9"/>
        </w:tc>
      </w:tr>
      <w:tr w:rsidR="00563929" w14:paraId="1260ABE1" w14:textId="77777777" w:rsidTr="00C30883">
        <w:trPr>
          <w:trHeight w:val="251"/>
        </w:trPr>
        <w:tc>
          <w:tcPr>
            <w:tcW w:w="637" w:type="dxa"/>
            <w:tcBorders>
              <w:top w:val="single" w:sz="8" w:space="0" w:color="auto"/>
              <w:left w:val="single" w:sz="8" w:space="0" w:color="auto"/>
              <w:bottom w:val="single" w:sz="8" w:space="0" w:color="auto"/>
              <w:right w:val="single" w:sz="8" w:space="0" w:color="auto"/>
            </w:tcBorders>
            <w:shd w:val="clear" w:color="000000" w:fill="auto"/>
            <w:vAlign w:val="center"/>
          </w:tcPr>
          <w:p w14:paraId="132575D7" w14:textId="77777777" w:rsidR="00563929" w:rsidRPr="00B22A17" w:rsidRDefault="00563929" w:rsidP="003E69E9">
            <w:r w:rsidRPr="00B22A17">
              <w:rPr>
                <w:rFonts w:hint="eastAsia"/>
              </w:rPr>
              <w:t>3</w:t>
            </w:r>
          </w:p>
        </w:tc>
        <w:tc>
          <w:tcPr>
            <w:tcW w:w="2856" w:type="dxa"/>
            <w:tcBorders>
              <w:top w:val="single" w:sz="8" w:space="0" w:color="auto"/>
              <w:left w:val="nil"/>
              <w:bottom w:val="single" w:sz="8" w:space="0" w:color="auto"/>
              <w:right w:val="single" w:sz="8" w:space="0" w:color="000000"/>
            </w:tcBorders>
            <w:shd w:val="clear" w:color="000000" w:fill="auto"/>
            <w:vAlign w:val="center"/>
          </w:tcPr>
          <w:p w14:paraId="1F267BDE" w14:textId="77777777" w:rsidR="00563929" w:rsidRPr="00B22A17" w:rsidRDefault="00563929" w:rsidP="003E69E9">
            <w:r w:rsidRPr="00B22A17">
              <w:rPr>
                <w:rFonts w:hint="eastAsia"/>
              </w:rPr>
              <w:t>【</w:t>
            </w:r>
            <w:r w:rsidRPr="00B22A17">
              <w:rPr>
                <w:rFonts w:hint="eastAsia"/>
              </w:rPr>
              <w:t>2.0</w:t>
            </w:r>
            <w:r w:rsidRPr="00B22A17">
              <w:rPr>
                <w:rFonts w:hint="eastAsia"/>
              </w:rPr>
              <w:t>】设备状态中</w:t>
            </w:r>
            <w:r w:rsidRPr="00B22A17">
              <w:t>server</w:t>
            </w:r>
            <w:r w:rsidRPr="00B22A17">
              <w:rPr>
                <w:rFonts w:hint="eastAsia"/>
              </w:rPr>
              <w:t>数据全量上报（服务状态）</w:t>
            </w:r>
          </w:p>
        </w:tc>
        <w:tc>
          <w:tcPr>
            <w:tcW w:w="4266" w:type="dxa"/>
            <w:vMerge/>
            <w:tcBorders>
              <w:left w:val="nil"/>
              <w:right w:val="single" w:sz="8" w:space="0" w:color="000000"/>
            </w:tcBorders>
            <w:shd w:val="clear" w:color="000000" w:fill="auto"/>
            <w:vAlign w:val="center"/>
          </w:tcPr>
          <w:p w14:paraId="226AC76C" w14:textId="77777777" w:rsidR="00563929" w:rsidRPr="00B22A17" w:rsidRDefault="00563929" w:rsidP="003E69E9"/>
        </w:tc>
        <w:tc>
          <w:tcPr>
            <w:tcW w:w="2461" w:type="dxa"/>
            <w:tcBorders>
              <w:left w:val="nil"/>
              <w:right w:val="single" w:sz="8" w:space="0" w:color="000000"/>
            </w:tcBorders>
            <w:shd w:val="clear" w:color="000000" w:fill="auto"/>
          </w:tcPr>
          <w:p w14:paraId="7571308E" w14:textId="77777777" w:rsidR="00563929" w:rsidRPr="00B22A17" w:rsidRDefault="00563929" w:rsidP="003E69E9"/>
        </w:tc>
      </w:tr>
      <w:tr w:rsidR="00563929" w14:paraId="25A6E4E4" w14:textId="77777777" w:rsidTr="00C30883">
        <w:trPr>
          <w:trHeight w:val="251"/>
        </w:trPr>
        <w:tc>
          <w:tcPr>
            <w:tcW w:w="637" w:type="dxa"/>
            <w:tcBorders>
              <w:top w:val="single" w:sz="8" w:space="0" w:color="auto"/>
              <w:left w:val="single" w:sz="8" w:space="0" w:color="auto"/>
              <w:bottom w:val="single" w:sz="8" w:space="0" w:color="auto"/>
              <w:right w:val="single" w:sz="8" w:space="0" w:color="auto"/>
            </w:tcBorders>
            <w:shd w:val="clear" w:color="000000" w:fill="auto"/>
            <w:vAlign w:val="center"/>
          </w:tcPr>
          <w:p w14:paraId="21AE869F" w14:textId="77777777" w:rsidR="00563929" w:rsidRPr="00B22A17" w:rsidRDefault="00563929" w:rsidP="003E69E9">
            <w:r w:rsidRPr="00B22A17">
              <w:rPr>
                <w:rFonts w:hint="eastAsia"/>
              </w:rPr>
              <w:t>4</w:t>
            </w:r>
          </w:p>
        </w:tc>
        <w:tc>
          <w:tcPr>
            <w:tcW w:w="2856" w:type="dxa"/>
            <w:tcBorders>
              <w:top w:val="single" w:sz="8" w:space="0" w:color="auto"/>
              <w:left w:val="nil"/>
              <w:bottom w:val="single" w:sz="8" w:space="0" w:color="auto"/>
              <w:right w:val="single" w:sz="8" w:space="0" w:color="000000"/>
            </w:tcBorders>
            <w:shd w:val="clear" w:color="000000" w:fill="auto"/>
            <w:vAlign w:val="center"/>
          </w:tcPr>
          <w:p w14:paraId="3F6F37DC" w14:textId="77777777" w:rsidR="00563929" w:rsidRPr="00B22A17" w:rsidRDefault="00563929" w:rsidP="003E69E9">
            <w:r w:rsidRPr="00B22A17">
              <w:rPr>
                <w:rFonts w:hint="eastAsia"/>
              </w:rPr>
              <w:t>【</w:t>
            </w:r>
            <w:r w:rsidRPr="00B22A17">
              <w:rPr>
                <w:rFonts w:hint="eastAsia"/>
              </w:rPr>
              <w:t>2.0</w:t>
            </w:r>
            <w:r w:rsidRPr="00B22A17">
              <w:rPr>
                <w:rFonts w:hint="eastAsia"/>
              </w:rPr>
              <w:t>】设备状态中</w:t>
            </w:r>
            <w:r w:rsidRPr="00B22A17">
              <w:rPr>
                <w:rFonts w:hint="eastAsia"/>
              </w:rPr>
              <w:t>ver</w:t>
            </w:r>
            <w:r w:rsidRPr="00B22A17">
              <w:t>sion</w:t>
            </w:r>
            <w:r w:rsidRPr="00B22A17">
              <w:rPr>
                <w:rFonts w:hint="eastAsia"/>
              </w:rPr>
              <w:t>数据全量上报（版本信息）</w:t>
            </w:r>
          </w:p>
        </w:tc>
        <w:tc>
          <w:tcPr>
            <w:tcW w:w="4266" w:type="dxa"/>
            <w:vMerge/>
            <w:tcBorders>
              <w:left w:val="nil"/>
              <w:right w:val="single" w:sz="8" w:space="0" w:color="000000"/>
            </w:tcBorders>
            <w:shd w:val="clear" w:color="000000" w:fill="auto"/>
            <w:vAlign w:val="center"/>
          </w:tcPr>
          <w:p w14:paraId="28BED24F" w14:textId="77777777" w:rsidR="00563929" w:rsidRPr="00B22A17" w:rsidRDefault="00563929" w:rsidP="003E69E9"/>
        </w:tc>
        <w:tc>
          <w:tcPr>
            <w:tcW w:w="2461" w:type="dxa"/>
            <w:tcBorders>
              <w:left w:val="nil"/>
              <w:right w:val="single" w:sz="8" w:space="0" w:color="000000"/>
            </w:tcBorders>
            <w:shd w:val="clear" w:color="000000" w:fill="auto"/>
          </w:tcPr>
          <w:p w14:paraId="3B96DCF1" w14:textId="77777777" w:rsidR="00563929" w:rsidRPr="00B22A17" w:rsidRDefault="00563929" w:rsidP="003E69E9"/>
        </w:tc>
      </w:tr>
      <w:tr w:rsidR="00563929" w14:paraId="61CF22B6" w14:textId="77777777" w:rsidTr="00C30883">
        <w:trPr>
          <w:trHeight w:val="251"/>
        </w:trPr>
        <w:tc>
          <w:tcPr>
            <w:tcW w:w="637" w:type="dxa"/>
            <w:tcBorders>
              <w:top w:val="single" w:sz="8" w:space="0" w:color="auto"/>
              <w:left w:val="single" w:sz="8" w:space="0" w:color="auto"/>
              <w:bottom w:val="single" w:sz="8" w:space="0" w:color="auto"/>
              <w:right w:val="single" w:sz="8" w:space="0" w:color="auto"/>
            </w:tcBorders>
            <w:shd w:val="clear" w:color="000000" w:fill="auto"/>
            <w:vAlign w:val="center"/>
          </w:tcPr>
          <w:p w14:paraId="0EA7C26B" w14:textId="77777777" w:rsidR="00563929" w:rsidRPr="00B22A17" w:rsidRDefault="00563929" w:rsidP="003E69E9">
            <w:r w:rsidRPr="00B22A17">
              <w:rPr>
                <w:rFonts w:hint="eastAsia"/>
              </w:rPr>
              <w:t>5</w:t>
            </w:r>
          </w:p>
        </w:tc>
        <w:tc>
          <w:tcPr>
            <w:tcW w:w="2856" w:type="dxa"/>
            <w:tcBorders>
              <w:top w:val="single" w:sz="8" w:space="0" w:color="auto"/>
              <w:left w:val="nil"/>
              <w:bottom w:val="single" w:sz="8" w:space="0" w:color="auto"/>
              <w:right w:val="single" w:sz="8" w:space="0" w:color="000000"/>
            </w:tcBorders>
            <w:shd w:val="clear" w:color="000000" w:fill="auto"/>
            <w:vAlign w:val="center"/>
          </w:tcPr>
          <w:p w14:paraId="54DA3034" w14:textId="77777777" w:rsidR="00563929" w:rsidRPr="00B22A17" w:rsidRDefault="00563929" w:rsidP="003E69E9">
            <w:r w:rsidRPr="00B22A17">
              <w:rPr>
                <w:rFonts w:hint="eastAsia"/>
              </w:rPr>
              <w:t>【</w:t>
            </w:r>
            <w:r w:rsidRPr="00B22A17">
              <w:rPr>
                <w:rFonts w:hint="eastAsia"/>
              </w:rPr>
              <w:t>2.0</w:t>
            </w:r>
            <w:r w:rsidRPr="00B22A17">
              <w:rPr>
                <w:rFonts w:hint="eastAsia"/>
              </w:rPr>
              <w:t>】设备状态中</w:t>
            </w:r>
            <w:r w:rsidRPr="00B22A17">
              <w:t>c</w:t>
            </w:r>
            <w:r w:rsidRPr="00B22A17">
              <w:rPr>
                <w:rFonts w:hint="eastAsia"/>
              </w:rPr>
              <w:t>o</w:t>
            </w:r>
            <w:r w:rsidRPr="00B22A17">
              <w:t>unter</w:t>
            </w:r>
            <w:r w:rsidRPr="00B22A17">
              <w:rPr>
                <w:rFonts w:hint="eastAsia"/>
              </w:rPr>
              <w:t>数据全量上报（计数状态）</w:t>
            </w:r>
          </w:p>
        </w:tc>
        <w:tc>
          <w:tcPr>
            <w:tcW w:w="4266" w:type="dxa"/>
            <w:vMerge/>
            <w:tcBorders>
              <w:left w:val="nil"/>
              <w:right w:val="single" w:sz="8" w:space="0" w:color="000000"/>
            </w:tcBorders>
            <w:shd w:val="clear" w:color="000000" w:fill="auto"/>
            <w:vAlign w:val="center"/>
          </w:tcPr>
          <w:p w14:paraId="5178109C" w14:textId="77777777" w:rsidR="00563929" w:rsidRPr="00B22A17" w:rsidRDefault="00563929" w:rsidP="003E69E9"/>
        </w:tc>
        <w:tc>
          <w:tcPr>
            <w:tcW w:w="2461" w:type="dxa"/>
            <w:tcBorders>
              <w:left w:val="nil"/>
              <w:right w:val="single" w:sz="8" w:space="0" w:color="000000"/>
            </w:tcBorders>
            <w:shd w:val="clear" w:color="000000" w:fill="auto"/>
          </w:tcPr>
          <w:p w14:paraId="062202B9" w14:textId="77777777" w:rsidR="00563929" w:rsidRPr="00B22A17" w:rsidRDefault="00563929" w:rsidP="003E69E9"/>
        </w:tc>
      </w:tr>
      <w:tr w:rsidR="00563929" w14:paraId="47516F20" w14:textId="77777777" w:rsidTr="00C30883">
        <w:trPr>
          <w:trHeight w:val="251"/>
        </w:trPr>
        <w:tc>
          <w:tcPr>
            <w:tcW w:w="637" w:type="dxa"/>
            <w:tcBorders>
              <w:top w:val="single" w:sz="8" w:space="0" w:color="auto"/>
              <w:left w:val="single" w:sz="8" w:space="0" w:color="auto"/>
              <w:bottom w:val="single" w:sz="8" w:space="0" w:color="auto"/>
              <w:right w:val="single" w:sz="8" w:space="0" w:color="auto"/>
            </w:tcBorders>
            <w:shd w:val="clear" w:color="000000" w:fill="auto"/>
            <w:vAlign w:val="center"/>
          </w:tcPr>
          <w:p w14:paraId="62738019" w14:textId="77777777" w:rsidR="00563929" w:rsidRPr="00B22A17" w:rsidRDefault="00563929" w:rsidP="003E69E9">
            <w:r w:rsidRPr="00B22A17">
              <w:rPr>
                <w:rFonts w:hint="eastAsia"/>
              </w:rPr>
              <w:t>6</w:t>
            </w:r>
          </w:p>
        </w:tc>
        <w:tc>
          <w:tcPr>
            <w:tcW w:w="2856" w:type="dxa"/>
            <w:tcBorders>
              <w:top w:val="single" w:sz="8" w:space="0" w:color="auto"/>
              <w:left w:val="nil"/>
              <w:bottom w:val="single" w:sz="8" w:space="0" w:color="auto"/>
              <w:right w:val="single" w:sz="8" w:space="0" w:color="000000"/>
            </w:tcBorders>
            <w:shd w:val="clear" w:color="000000" w:fill="auto"/>
            <w:vAlign w:val="center"/>
          </w:tcPr>
          <w:p w14:paraId="04063313" w14:textId="77777777" w:rsidR="00563929" w:rsidRPr="00B22A17" w:rsidRDefault="00563929" w:rsidP="003E69E9">
            <w:r w:rsidRPr="00B22A17">
              <w:rPr>
                <w:rFonts w:hint="eastAsia"/>
              </w:rPr>
              <w:t>【</w:t>
            </w:r>
            <w:r w:rsidRPr="00B22A17">
              <w:rPr>
                <w:rFonts w:hint="eastAsia"/>
              </w:rPr>
              <w:t>2.0</w:t>
            </w:r>
            <w:r w:rsidRPr="00B22A17">
              <w:rPr>
                <w:rFonts w:hint="eastAsia"/>
              </w:rPr>
              <w:t>】设备状态中</w:t>
            </w:r>
            <w:r w:rsidRPr="00B22A17">
              <w:rPr>
                <w:rFonts w:hint="eastAsia"/>
              </w:rPr>
              <w:t>o</w:t>
            </w:r>
            <w:r w:rsidRPr="00B22A17">
              <w:t>ther</w:t>
            </w:r>
            <w:r w:rsidRPr="00B22A17">
              <w:rPr>
                <w:rFonts w:hint="eastAsia"/>
              </w:rPr>
              <w:t>数据全量上报（版本信息）</w:t>
            </w:r>
          </w:p>
        </w:tc>
        <w:tc>
          <w:tcPr>
            <w:tcW w:w="4266" w:type="dxa"/>
            <w:vMerge/>
            <w:tcBorders>
              <w:left w:val="nil"/>
              <w:right w:val="single" w:sz="8" w:space="0" w:color="000000"/>
            </w:tcBorders>
            <w:shd w:val="clear" w:color="000000" w:fill="auto"/>
            <w:vAlign w:val="center"/>
          </w:tcPr>
          <w:p w14:paraId="7CE21A45" w14:textId="77777777" w:rsidR="00563929" w:rsidRPr="00B22A17" w:rsidRDefault="00563929" w:rsidP="003E69E9"/>
        </w:tc>
        <w:tc>
          <w:tcPr>
            <w:tcW w:w="2461" w:type="dxa"/>
            <w:tcBorders>
              <w:left w:val="nil"/>
              <w:right w:val="single" w:sz="8" w:space="0" w:color="000000"/>
            </w:tcBorders>
            <w:shd w:val="clear" w:color="000000" w:fill="auto"/>
          </w:tcPr>
          <w:p w14:paraId="0916B604" w14:textId="77777777" w:rsidR="00563929" w:rsidRPr="00B22A17" w:rsidRDefault="00563929" w:rsidP="003E69E9"/>
        </w:tc>
      </w:tr>
      <w:tr w:rsidR="00563929" w14:paraId="20655E1A" w14:textId="77777777" w:rsidTr="00C30883">
        <w:trPr>
          <w:trHeight w:val="251"/>
        </w:trPr>
        <w:tc>
          <w:tcPr>
            <w:tcW w:w="637" w:type="dxa"/>
            <w:tcBorders>
              <w:top w:val="single" w:sz="8" w:space="0" w:color="auto"/>
              <w:left w:val="single" w:sz="8" w:space="0" w:color="auto"/>
              <w:bottom w:val="single" w:sz="8" w:space="0" w:color="auto"/>
              <w:right w:val="single" w:sz="8" w:space="0" w:color="auto"/>
            </w:tcBorders>
            <w:shd w:val="clear" w:color="000000" w:fill="auto"/>
            <w:vAlign w:val="center"/>
          </w:tcPr>
          <w:p w14:paraId="1A20F6E5" w14:textId="77777777" w:rsidR="00563929" w:rsidRPr="00B22A17" w:rsidRDefault="00563929" w:rsidP="003E69E9">
            <w:r w:rsidRPr="00B22A17">
              <w:rPr>
                <w:rFonts w:hint="eastAsia"/>
              </w:rPr>
              <w:t>7</w:t>
            </w:r>
          </w:p>
        </w:tc>
        <w:tc>
          <w:tcPr>
            <w:tcW w:w="2856" w:type="dxa"/>
            <w:tcBorders>
              <w:top w:val="single" w:sz="8" w:space="0" w:color="auto"/>
              <w:left w:val="nil"/>
              <w:bottom w:val="single" w:sz="8" w:space="0" w:color="auto"/>
              <w:right w:val="single" w:sz="8" w:space="0" w:color="000000"/>
            </w:tcBorders>
            <w:shd w:val="clear" w:color="000000" w:fill="auto"/>
            <w:vAlign w:val="center"/>
          </w:tcPr>
          <w:p w14:paraId="7DAC619D" w14:textId="77777777" w:rsidR="00563929" w:rsidRPr="00B22A17" w:rsidRDefault="00563929" w:rsidP="003E69E9">
            <w:r w:rsidRPr="00B22A17">
              <w:rPr>
                <w:rFonts w:hint="eastAsia"/>
              </w:rPr>
              <w:t>【</w:t>
            </w:r>
            <w:r w:rsidRPr="00B22A17">
              <w:rPr>
                <w:rFonts w:hint="eastAsia"/>
              </w:rPr>
              <w:t>1.0</w:t>
            </w:r>
            <w:r w:rsidRPr="00B22A17">
              <w:rPr>
                <w:rFonts w:hint="eastAsia"/>
              </w:rPr>
              <w:t>】设备状态中</w:t>
            </w:r>
            <w:r w:rsidRPr="00B22A17">
              <w:t>taskStatus</w:t>
            </w:r>
            <w:r w:rsidRPr="00B22A17">
              <w:rPr>
                <w:rFonts w:hint="eastAsia"/>
              </w:rPr>
              <w:t>数据全量上报</w:t>
            </w:r>
          </w:p>
        </w:tc>
        <w:tc>
          <w:tcPr>
            <w:tcW w:w="4266" w:type="dxa"/>
            <w:vMerge/>
            <w:tcBorders>
              <w:left w:val="nil"/>
              <w:right w:val="single" w:sz="8" w:space="0" w:color="000000"/>
            </w:tcBorders>
            <w:shd w:val="clear" w:color="000000" w:fill="auto"/>
            <w:vAlign w:val="center"/>
          </w:tcPr>
          <w:p w14:paraId="5929CD9A" w14:textId="77777777" w:rsidR="00563929" w:rsidRPr="00B22A17" w:rsidRDefault="00563929" w:rsidP="003E69E9"/>
        </w:tc>
        <w:tc>
          <w:tcPr>
            <w:tcW w:w="2461" w:type="dxa"/>
            <w:tcBorders>
              <w:left w:val="nil"/>
              <w:right w:val="single" w:sz="8" w:space="0" w:color="000000"/>
            </w:tcBorders>
            <w:shd w:val="clear" w:color="000000" w:fill="auto"/>
          </w:tcPr>
          <w:p w14:paraId="33C179AB" w14:textId="77777777" w:rsidR="00563929" w:rsidRPr="00B22A17" w:rsidRDefault="00563929" w:rsidP="003E69E9"/>
        </w:tc>
      </w:tr>
      <w:tr w:rsidR="00563929" w14:paraId="181388CD" w14:textId="77777777" w:rsidTr="00C30883">
        <w:trPr>
          <w:trHeight w:val="251"/>
        </w:trPr>
        <w:tc>
          <w:tcPr>
            <w:tcW w:w="637" w:type="dxa"/>
            <w:tcBorders>
              <w:top w:val="single" w:sz="8" w:space="0" w:color="auto"/>
              <w:left w:val="single" w:sz="8" w:space="0" w:color="auto"/>
              <w:bottom w:val="single" w:sz="8" w:space="0" w:color="auto"/>
              <w:right w:val="single" w:sz="8" w:space="0" w:color="auto"/>
            </w:tcBorders>
            <w:shd w:val="clear" w:color="000000" w:fill="auto"/>
            <w:vAlign w:val="center"/>
          </w:tcPr>
          <w:p w14:paraId="6BD7E223" w14:textId="77777777" w:rsidR="00563929" w:rsidRPr="00B22A17" w:rsidRDefault="00563929" w:rsidP="003E69E9">
            <w:r w:rsidRPr="00B22A17">
              <w:rPr>
                <w:rFonts w:hint="eastAsia"/>
              </w:rPr>
              <w:t>8</w:t>
            </w:r>
          </w:p>
        </w:tc>
        <w:tc>
          <w:tcPr>
            <w:tcW w:w="2856" w:type="dxa"/>
            <w:tcBorders>
              <w:top w:val="single" w:sz="8" w:space="0" w:color="auto"/>
              <w:left w:val="nil"/>
              <w:bottom w:val="single" w:sz="8" w:space="0" w:color="auto"/>
              <w:right w:val="single" w:sz="8" w:space="0" w:color="000000"/>
            </w:tcBorders>
            <w:shd w:val="clear" w:color="000000" w:fill="auto"/>
            <w:vAlign w:val="center"/>
          </w:tcPr>
          <w:p w14:paraId="540B389F" w14:textId="77777777" w:rsidR="00563929" w:rsidRPr="00B22A17" w:rsidRDefault="00563929" w:rsidP="003E69E9">
            <w:r w:rsidRPr="00B22A17">
              <w:rPr>
                <w:rFonts w:hint="eastAsia"/>
              </w:rPr>
              <w:t>【</w:t>
            </w:r>
            <w:r w:rsidRPr="00B22A17">
              <w:rPr>
                <w:rFonts w:hint="eastAsia"/>
              </w:rPr>
              <w:t>1.0</w:t>
            </w:r>
            <w:r w:rsidRPr="00B22A17">
              <w:rPr>
                <w:rFonts w:hint="eastAsia"/>
              </w:rPr>
              <w:t>】设备状态中</w:t>
            </w:r>
            <w:r w:rsidRPr="00B22A17">
              <w:t>sensors</w:t>
            </w:r>
            <w:r w:rsidRPr="00B22A17">
              <w:rPr>
                <w:rFonts w:hint="eastAsia"/>
              </w:rPr>
              <w:t>数据全量上报</w:t>
            </w:r>
          </w:p>
        </w:tc>
        <w:tc>
          <w:tcPr>
            <w:tcW w:w="4266" w:type="dxa"/>
            <w:vMerge/>
            <w:tcBorders>
              <w:left w:val="nil"/>
              <w:bottom w:val="single" w:sz="8" w:space="0" w:color="auto"/>
              <w:right w:val="single" w:sz="8" w:space="0" w:color="000000"/>
            </w:tcBorders>
            <w:shd w:val="clear" w:color="000000" w:fill="auto"/>
            <w:vAlign w:val="center"/>
          </w:tcPr>
          <w:p w14:paraId="4D8818C8" w14:textId="77777777" w:rsidR="00563929" w:rsidRPr="00B22A17" w:rsidRDefault="00563929" w:rsidP="003E69E9"/>
        </w:tc>
        <w:tc>
          <w:tcPr>
            <w:tcW w:w="2461" w:type="dxa"/>
            <w:tcBorders>
              <w:left w:val="nil"/>
              <w:bottom w:val="single" w:sz="8" w:space="0" w:color="auto"/>
              <w:right w:val="single" w:sz="8" w:space="0" w:color="000000"/>
            </w:tcBorders>
            <w:shd w:val="clear" w:color="000000" w:fill="auto"/>
          </w:tcPr>
          <w:p w14:paraId="792B9582" w14:textId="77777777" w:rsidR="00563929" w:rsidRPr="00B22A17" w:rsidRDefault="00563929" w:rsidP="003E69E9"/>
        </w:tc>
      </w:tr>
      <w:tr w:rsidR="00563929" w14:paraId="3D20ECB9" w14:textId="77777777" w:rsidTr="00C30883">
        <w:trPr>
          <w:trHeight w:val="251"/>
        </w:trPr>
        <w:tc>
          <w:tcPr>
            <w:tcW w:w="637" w:type="dxa"/>
            <w:tcBorders>
              <w:top w:val="single" w:sz="8" w:space="0" w:color="auto"/>
              <w:left w:val="single" w:sz="8" w:space="0" w:color="auto"/>
              <w:bottom w:val="single" w:sz="8" w:space="0" w:color="auto"/>
              <w:right w:val="single" w:sz="8" w:space="0" w:color="auto"/>
            </w:tcBorders>
            <w:shd w:val="clear" w:color="000000" w:fill="auto"/>
            <w:vAlign w:val="center"/>
          </w:tcPr>
          <w:p w14:paraId="4073DB97" w14:textId="77777777" w:rsidR="00563929" w:rsidRPr="00B22A17" w:rsidRDefault="00563929" w:rsidP="003E69E9">
            <w:r w:rsidRPr="00B22A17">
              <w:rPr>
                <w:rFonts w:hint="eastAsia"/>
              </w:rPr>
              <w:t>9</w:t>
            </w:r>
          </w:p>
        </w:tc>
        <w:tc>
          <w:tcPr>
            <w:tcW w:w="2856" w:type="dxa"/>
            <w:tcBorders>
              <w:top w:val="single" w:sz="8" w:space="0" w:color="auto"/>
              <w:left w:val="nil"/>
              <w:bottom w:val="single" w:sz="8" w:space="0" w:color="auto"/>
              <w:right w:val="single" w:sz="8" w:space="0" w:color="000000"/>
            </w:tcBorders>
            <w:shd w:val="clear" w:color="000000" w:fill="auto"/>
            <w:vAlign w:val="center"/>
          </w:tcPr>
          <w:p w14:paraId="37BC15C2" w14:textId="77777777" w:rsidR="00563929" w:rsidRPr="00B22A17" w:rsidRDefault="00563929" w:rsidP="003E69E9">
            <w:r w:rsidRPr="00B22A17">
              <w:rPr>
                <w:rFonts w:hint="eastAsia"/>
              </w:rPr>
              <w:t>【</w:t>
            </w:r>
            <w:r w:rsidRPr="00B22A17">
              <w:rPr>
                <w:rFonts w:hint="eastAsia"/>
              </w:rPr>
              <w:t>1.0</w:t>
            </w:r>
            <w:r w:rsidRPr="00B22A17">
              <w:rPr>
                <w:rFonts w:hint="eastAsia"/>
              </w:rPr>
              <w:t>】设备设置参数全量上报</w:t>
            </w:r>
          </w:p>
        </w:tc>
        <w:tc>
          <w:tcPr>
            <w:tcW w:w="4266" w:type="dxa"/>
            <w:vMerge w:val="restart"/>
            <w:tcBorders>
              <w:top w:val="single" w:sz="8" w:space="0" w:color="auto"/>
              <w:left w:val="nil"/>
              <w:bottom w:val="single" w:sz="4" w:space="0" w:color="auto"/>
              <w:right w:val="single" w:sz="8" w:space="0" w:color="000000"/>
            </w:tcBorders>
            <w:shd w:val="clear" w:color="000000" w:fill="auto"/>
            <w:vAlign w:val="center"/>
          </w:tcPr>
          <w:p w14:paraId="459B8E84" w14:textId="77777777" w:rsidR="00563929" w:rsidRPr="00B22A17" w:rsidRDefault="00563929" w:rsidP="003E69E9">
            <w:r w:rsidRPr="00B22A17">
              <w:t>stateserver</w:t>
            </w:r>
            <w:r w:rsidRPr="00B22A17">
              <w:rPr>
                <w:rFonts w:hint="eastAsia"/>
              </w:rPr>
              <w:t>/kalerm/iot/</w:t>
            </w:r>
            <w:r w:rsidRPr="00B22A17">
              <w:t>deviceParamSync/</w:t>
            </w:r>
            <w:r w:rsidRPr="00B22A17">
              <w:rPr>
                <w:rFonts w:hint="eastAsia"/>
              </w:rPr>
              <w:t>cilentid</w:t>
            </w:r>
          </w:p>
        </w:tc>
        <w:tc>
          <w:tcPr>
            <w:tcW w:w="2461" w:type="dxa"/>
            <w:tcBorders>
              <w:top w:val="single" w:sz="8" w:space="0" w:color="auto"/>
              <w:left w:val="nil"/>
              <w:bottom w:val="single" w:sz="4" w:space="0" w:color="auto"/>
              <w:right w:val="single" w:sz="8" w:space="0" w:color="000000"/>
            </w:tcBorders>
            <w:shd w:val="clear" w:color="000000" w:fill="auto"/>
          </w:tcPr>
          <w:p w14:paraId="7BB72C06" w14:textId="77777777" w:rsidR="00563929" w:rsidRPr="00B22A17" w:rsidRDefault="00563929" w:rsidP="003E69E9"/>
        </w:tc>
      </w:tr>
      <w:tr w:rsidR="00563929" w14:paraId="696A6A30" w14:textId="77777777" w:rsidTr="00C30883">
        <w:trPr>
          <w:trHeight w:val="251"/>
        </w:trPr>
        <w:tc>
          <w:tcPr>
            <w:tcW w:w="637" w:type="dxa"/>
            <w:tcBorders>
              <w:top w:val="single" w:sz="8" w:space="0" w:color="auto"/>
              <w:left w:val="single" w:sz="8" w:space="0" w:color="auto"/>
              <w:bottom w:val="single" w:sz="8" w:space="0" w:color="auto"/>
              <w:right w:val="single" w:sz="8" w:space="0" w:color="auto"/>
            </w:tcBorders>
            <w:shd w:val="clear" w:color="000000" w:fill="auto"/>
            <w:vAlign w:val="center"/>
          </w:tcPr>
          <w:p w14:paraId="33264981" w14:textId="77777777" w:rsidR="00563929" w:rsidRPr="00B22A17" w:rsidRDefault="00563929" w:rsidP="003E69E9">
            <w:r w:rsidRPr="00B22A17">
              <w:rPr>
                <w:rFonts w:hint="eastAsia"/>
              </w:rPr>
              <w:t>10</w:t>
            </w:r>
          </w:p>
        </w:tc>
        <w:tc>
          <w:tcPr>
            <w:tcW w:w="2856" w:type="dxa"/>
            <w:tcBorders>
              <w:top w:val="single" w:sz="8" w:space="0" w:color="auto"/>
              <w:left w:val="nil"/>
              <w:bottom w:val="single" w:sz="8" w:space="0" w:color="auto"/>
              <w:right w:val="single" w:sz="8" w:space="0" w:color="000000"/>
            </w:tcBorders>
            <w:shd w:val="clear" w:color="000000" w:fill="auto"/>
            <w:vAlign w:val="center"/>
          </w:tcPr>
          <w:p w14:paraId="5EDE9A9A" w14:textId="77777777" w:rsidR="00563929" w:rsidRPr="00B22A17" w:rsidRDefault="00563929" w:rsidP="003E69E9">
            <w:r w:rsidRPr="00B22A17">
              <w:rPr>
                <w:rFonts w:hint="eastAsia"/>
              </w:rPr>
              <w:t>【</w:t>
            </w:r>
            <w:r w:rsidRPr="00B22A17">
              <w:rPr>
                <w:rFonts w:hint="eastAsia"/>
              </w:rPr>
              <w:t>2.0</w:t>
            </w:r>
            <w:r w:rsidRPr="00B22A17">
              <w:rPr>
                <w:rFonts w:hint="eastAsia"/>
              </w:rPr>
              <w:t>】设备设置参数全量上报</w:t>
            </w:r>
          </w:p>
        </w:tc>
        <w:tc>
          <w:tcPr>
            <w:tcW w:w="4266" w:type="dxa"/>
            <w:vMerge/>
            <w:tcBorders>
              <w:left w:val="nil"/>
              <w:bottom w:val="single" w:sz="4" w:space="0" w:color="auto"/>
              <w:right w:val="single" w:sz="8" w:space="0" w:color="000000"/>
            </w:tcBorders>
            <w:shd w:val="clear" w:color="000000" w:fill="auto"/>
          </w:tcPr>
          <w:p w14:paraId="1CDDDD64" w14:textId="77777777" w:rsidR="00563929" w:rsidRPr="00B22A17" w:rsidRDefault="00563929" w:rsidP="003E69E9"/>
        </w:tc>
        <w:tc>
          <w:tcPr>
            <w:tcW w:w="2461" w:type="dxa"/>
            <w:tcBorders>
              <w:left w:val="nil"/>
              <w:bottom w:val="single" w:sz="4" w:space="0" w:color="auto"/>
              <w:right w:val="single" w:sz="8" w:space="0" w:color="000000"/>
            </w:tcBorders>
            <w:shd w:val="clear" w:color="000000" w:fill="auto"/>
          </w:tcPr>
          <w:p w14:paraId="0682F7D5" w14:textId="77777777" w:rsidR="00563929" w:rsidRPr="00B22A17" w:rsidRDefault="00563929" w:rsidP="003E69E9"/>
        </w:tc>
      </w:tr>
      <w:tr w:rsidR="00563929" w14:paraId="63BCF25A" w14:textId="77777777" w:rsidTr="00C30883">
        <w:trPr>
          <w:trHeight w:val="251"/>
        </w:trPr>
        <w:tc>
          <w:tcPr>
            <w:tcW w:w="637" w:type="dxa"/>
            <w:tcBorders>
              <w:top w:val="single" w:sz="8" w:space="0" w:color="auto"/>
              <w:left w:val="single" w:sz="8" w:space="0" w:color="auto"/>
              <w:bottom w:val="single" w:sz="8" w:space="0" w:color="auto"/>
              <w:right w:val="single" w:sz="8" w:space="0" w:color="auto"/>
            </w:tcBorders>
            <w:shd w:val="clear" w:color="000000" w:fill="auto"/>
            <w:vAlign w:val="center"/>
          </w:tcPr>
          <w:p w14:paraId="32789C0A" w14:textId="77777777" w:rsidR="00563929" w:rsidRPr="00B22A17" w:rsidRDefault="00563929" w:rsidP="003E69E9">
            <w:r w:rsidRPr="00B22A17">
              <w:rPr>
                <w:rFonts w:hint="eastAsia"/>
              </w:rPr>
              <w:t>1</w:t>
            </w:r>
            <w:r w:rsidRPr="00B22A17">
              <w:t>1</w:t>
            </w:r>
          </w:p>
        </w:tc>
        <w:tc>
          <w:tcPr>
            <w:tcW w:w="2856" w:type="dxa"/>
            <w:tcBorders>
              <w:top w:val="single" w:sz="8" w:space="0" w:color="auto"/>
              <w:left w:val="nil"/>
              <w:bottom w:val="single" w:sz="8" w:space="0" w:color="auto"/>
              <w:right w:val="single" w:sz="8" w:space="0" w:color="000000"/>
            </w:tcBorders>
            <w:shd w:val="clear" w:color="000000" w:fill="auto"/>
            <w:vAlign w:val="center"/>
          </w:tcPr>
          <w:p w14:paraId="5806F4FD" w14:textId="77777777" w:rsidR="00563929" w:rsidRPr="00B22A17" w:rsidRDefault="00563929" w:rsidP="003E69E9">
            <w:r w:rsidRPr="00B22A17">
              <w:rPr>
                <w:rFonts w:hint="eastAsia"/>
              </w:rPr>
              <w:t>【</w:t>
            </w:r>
            <w:r w:rsidRPr="00B22A17">
              <w:rPr>
                <w:rFonts w:hint="eastAsia"/>
              </w:rPr>
              <w:t>2.0</w:t>
            </w:r>
            <w:r w:rsidRPr="00B22A17">
              <w:rPr>
                <w:rFonts w:hint="eastAsia"/>
              </w:rPr>
              <w:t>】设备定制化配置信息上报</w:t>
            </w:r>
          </w:p>
        </w:tc>
        <w:tc>
          <w:tcPr>
            <w:tcW w:w="4266" w:type="dxa"/>
            <w:tcBorders>
              <w:top w:val="single" w:sz="4" w:space="0" w:color="auto"/>
              <w:left w:val="nil"/>
              <w:bottom w:val="single" w:sz="4" w:space="0" w:color="auto"/>
              <w:right w:val="single" w:sz="8" w:space="0" w:color="000000"/>
            </w:tcBorders>
            <w:shd w:val="clear" w:color="000000" w:fill="auto"/>
          </w:tcPr>
          <w:p w14:paraId="1DF16115" w14:textId="77777777" w:rsidR="00563929" w:rsidRPr="00B22A17" w:rsidRDefault="00563929" w:rsidP="003E69E9">
            <w:r w:rsidRPr="00B22A17">
              <w:rPr>
                <w:rFonts w:hint="eastAsia"/>
              </w:rPr>
              <w:t>report/kalerm/iot/device/c</w:t>
            </w:r>
            <w:r w:rsidRPr="00B22A17">
              <w:t>ustom</w:t>
            </w:r>
            <w:r w:rsidRPr="00B22A17">
              <w:rPr>
                <w:rFonts w:hint="eastAsia"/>
              </w:rPr>
              <w:t>info/clientid</w:t>
            </w:r>
          </w:p>
        </w:tc>
        <w:tc>
          <w:tcPr>
            <w:tcW w:w="2461" w:type="dxa"/>
            <w:tcBorders>
              <w:top w:val="single" w:sz="4" w:space="0" w:color="auto"/>
              <w:left w:val="nil"/>
              <w:bottom w:val="single" w:sz="4" w:space="0" w:color="auto"/>
              <w:right w:val="single" w:sz="8" w:space="0" w:color="000000"/>
            </w:tcBorders>
            <w:shd w:val="clear" w:color="000000" w:fill="auto"/>
          </w:tcPr>
          <w:p w14:paraId="50262DEE" w14:textId="77777777" w:rsidR="00563929" w:rsidRPr="00B22A17" w:rsidRDefault="00563929" w:rsidP="003E69E9"/>
        </w:tc>
      </w:tr>
      <w:tr w:rsidR="00563929" w14:paraId="4BDB202B" w14:textId="77777777" w:rsidTr="00C30883">
        <w:trPr>
          <w:trHeight w:val="251"/>
        </w:trPr>
        <w:tc>
          <w:tcPr>
            <w:tcW w:w="637" w:type="dxa"/>
            <w:tcBorders>
              <w:top w:val="single" w:sz="8" w:space="0" w:color="auto"/>
              <w:left w:val="single" w:sz="8" w:space="0" w:color="auto"/>
              <w:bottom w:val="single" w:sz="8" w:space="0" w:color="auto"/>
              <w:right w:val="single" w:sz="8" w:space="0" w:color="auto"/>
            </w:tcBorders>
            <w:shd w:val="clear" w:color="000000" w:fill="auto"/>
            <w:vAlign w:val="center"/>
          </w:tcPr>
          <w:p w14:paraId="62AA604D" w14:textId="77777777" w:rsidR="00563929" w:rsidRPr="00B22A17" w:rsidRDefault="00563929" w:rsidP="003E69E9">
            <w:pPr>
              <w:rPr>
                <w:highlight w:val="yellow"/>
              </w:rPr>
            </w:pPr>
            <w:r w:rsidRPr="00B22A17">
              <w:rPr>
                <w:rFonts w:hint="eastAsia"/>
                <w:highlight w:val="yellow"/>
              </w:rPr>
              <w:t>1</w:t>
            </w:r>
            <w:r w:rsidRPr="00B22A17">
              <w:rPr>
                <w:highlight w:val="yellow"/>
              </w:rPr>
              <w:t>2</w:t>
            </w:r>
          </w:p>
        </w:tc>
        <w:tc>
          <w:tcPr>
            <w:tcW w:w="2856" w:type="dxa"/>
            <w:tcBorders>
              <w:top w:val="single" w:sz="8" w:space="0" w:color="auto"/>
              <w:left w:val="nil"/>
              <w:bottom w:val="single" w:sz="8" w:space="0" w:color="auto"/>
              <w:right w:val="single" w:sz="8" w:space="0" w:color="000000"/>
            </w:tcBorders>
            <w:shd w:val="clear" w:color="000000" w:fill="auto"/>
            <w:vAlign w:val="center"/>
          </w:tcPr>
          <w:p w14:paraId="3D3D629C" w14:textId="77777777" w:rsidR="00563929" w:rsidRPr="00B22A17" w:rsidRDefault="00563929" w:rsidP="003E69E9">
            <w:pPr>
              <w:rPr>
                <w:highlight w:val="yellow"/>
              </w:rPr>
            </w:pPr>
            <w:r w:rsidRPr="00B22A17">
              <w:rPr>
                <w:rFonts w:hint="eastAsia"/>
                <w:highlight w:val="yellow"/>
              </w:rPr>
              <w:t>【</w:t>
            </w:r>
            <w:r w:rsidRPr="00B22A17">
              <w:rPr>
                <w:rFonts w:hint="eastAsia"/>
                <w:highlight w:val="yellow"/>
              </w:rPr>
              <w:t>1</w:t>
            </w:r>
            <w:r w:rsidRPr="00B22A17">
              <w:rPr>
                <w:highlight w:val="yellow"/>
              </w:rPr>
              <w:t>.0</w:t>
            </w:r>
            <w:r w:rsidRPr="00B22A17">
              <w:rPr>
                <w:rFonts w:hint="eastAsia"/>
                <w:highlight w:val="yellow"/>
              </w:rPr>
              <w:t>】制作记录上报</w:t>
            </w:r>
          </w:p>
        </w:tc>
        <w:tc>
          <w:tcPr>
            <w:tcW w:w="4266" w:type="dxa"/>
            <w:tcBorders>
              <w:top w:val="single" w:sz="4" w:space="0" w:color="auto"/>
              <w:left w:val="nil"/>
              <w:bottom w:val="single" w:sz="4" w:space="0" w:color="auto"/>
              <w:right w:val="single" w:sz="8" w:space="0" w:color="000000"/>
            </w:tcBorders>
            <w:shd w:val="clear" w:color="000000" w:fill="auto"/>
            <w:vAlign w:val="center"/>
          </w:tcPr>
          <w:p w14:paraId="76FCBF14" w14:textId="77777777" w:rsidR="00563929" w:rsidRPr="00B22A17" w:rsidRDefault="00563929" w:rsidP="003E69E9">
            <w:pPr>
              <w:rPr>
                <w:highlight w:val="yellow"/>
              </w:rPr>
            </w:pPr>
            <w:r w:rsidRPr="00B22A17">
              <w:rPr>
                <w:rFonts w:hint="eastAsia"/>
                <w:highlight w:val="yellow"/>
              </w:rPr>
              <w:t>4.10.4</w:t>
            </w:r>
            <w:r w:rsidRPr="00B22A17">
              <w:rPr>
                <w:rFonts w:hint="eastAsia"/>
                <w:highlight w:val="yellow"/>
              </w:rPr>
              <w:t>同步策略</w:t>
            </w:r>
            <w:r w:rsidRPr="00B22A17">
              <w:rPr>
                <w:rFonts w:hint="eastAsia"/>
                <w:highlight w:val="yellow"/>
              </w:rPr>
              <w:t>-</w:t>
            </w:r>
            <w:r w:rsidRPr="00B22A17">
              <w:rPr>
                <w:rFonts w:hint="eastAsia"/>
                <w:highlight w:val="yellow"/>
              </w:rPr>
              <w:t>上报类单向同步</w:t>
            </w:r>
          </w:p>
          <w:p w14:paraId="593B5C3F" w14:textId="77777777" w:rsidR="00563929" w:rsidRPr="00B22A17" w:rsidRDefault="00563929" w:rsidP="003E69E9">
            <w:pPr>
              <w:rPr>
                <w:rFonts w:cs="宋体"/>
                <w:color w:val="000000"/>
                <w:kern w:val="0"/>
                <w:highlight w:val="yellow"/>
              </w:rPr>
            </w:pPr>
            <w:r w:rsidRPr="00B22A17">
              <w:rPr>
                <w:highlight w:val="yellow"/>
              </w:rPr>
              <w:t>dataserver</w:t>
            </w:r>
            <w:r w:rsidRPr="00B22A17">
              <w:rPr>
                <w:rFonts w:hint="eastAsia"/>
                <w:highlight w:val="yellow"/>
              </w:rPr>
              <w:t>/kalerm/iot</w:t>
            </w:r>
            <w:r w:rsidRPr="00B22A17">
              <w:rPr>
                <w:highlight w:val="yellow"/>
              </w:rPr>
              <w:t>/historyRecordSync/</w:t>
            </w:r>
            <w:r w:rsidRPr="00B22A17">
              <w:rPr>
                <w:rFonts w:hint="eastAsia"/>
                <w:highlight w:val="yellow"/>
              </w:rPr>
              <w:t>cilentid</w:t>
            </w:r>
          </w:p>
        </w:tc>
        <w:tc>
          <w:tcPr>
            <w:tcW w:w="2461" w:type="dxa"/>
            <w:tcBorders>
              <w:top w:val="single" w:sz="4" w:space="0" w:color="auto"/>
              <w:left w:val="nil"/>
              <w:bottom w:val="single" w:sz="4" w:space="0" w:color="auto"/>
              <w:right w:val="single" w:sz="8" w:space="0" w:color="000000"/>
            </w:tcBorders>
            <w:shd w:val="clear" w:color="000000" w:fill="auto"/>
            <w:vAlign w:val="center"/>
          </w:tcPr>
          <w:p w14:paraId="554ED200" w14:textId="77777777" w:rsidR="00563929" w:rsidRPr="00B22A17" w:rsidRDefault="00563929" w:rsidP="003E69E9">
            <w:pPr>
              <w:rPr>
                <w:rFonts w:cs="宋体"/>
                <w:color w:val="000000"/>
                <w:kern w:val="0"/>
                <w:highlight w:val="yellow"/>
              </w:rPr>
            </w:pPr>
            <w:r w:rsidRPr="00B22A17">
              <w:rPr>
                <w:rFonts w:hint="eastAsia"/>
                <w:highlight w:val="yellow"/>
              </w:rPr>
              <w:t>设备侧改写的</w:t>
            </w:r>
            <w:r w:rsidRPr="00B22A17">
              <w:rPr>
                <w:rFonts w:hint="eastAsia"/>
                <w:highlight w:val="yellow"/>
              </w:rPr>
              <w:t>D</w:t>
            </w:r>
            <w:r w:rsidRPr="00B22A17">
              <w:rPr>
                <w:highlight w:val="yellow"/>
              </w:rPr>
              <w:t>B</w:t>
            </w:r>
            <w:r w:rsidRPr="00B22A17">
              <w:rPr>
                <w:rFonts w:hint="eastAsia"/>
                <w:highlight w:val="yellow"/>
              </w:rPr>
              <w:t>的制作记录数据（将已上报的改为未上报）</w:t>
            </w:r>
          </w:p>
        </w:tc>
      </w:tr>
      <w:tr w:rsidR="00563929" w14:paraId="0884BAFC" w14:textId="77777777" w:rsidTr="00C30883">
        <w:trPr>
          <w:trHeight w:val="251"/>
        </w:trPr>
        <w:tc>
          <w:tcPr>
            <w:tcW w:w="637" w:type="dxa"/>
            <w:tcBorders>
              <w:top w:val="single" w:sz="8" w:space="0" w:color="auto"/>
              <w:left w:val="single" w:sz="8" w:space="0" w:color="auto"/>
              <w:bottom w:val="single" w:sz="8" w:space="0" w:color="auto"/>
              <w:right w:val="single" w:sz="8" w:space="0" w:color="auto"/>
            </w:tcBorders>
            <w:shd w:val="clear" w:color="000000" w:fill="auto"/>
            <w:vAlign w:val="center"/>
          </w:tcPr>
          <w:p w14:paraId="306DE71E" w14:textId="77777777" w:rsidR="00563929" w:rsidRPr="00B22A17" w:rsidRDefault="00563929" w:rsidP="003E69E9">
            <w:pPr>
              <w:rPr>
                <w:highlight w:val="yellow"/>
              </w:rPr>
            </w:pPr>
            <w:r w:rsidRPr="00B22A17">
              <w:rPr>
                <w:rFonts w:hint="eastAsia"/>
                <w:highlight w:val="yellow"/>
              </w:rPr>
              <w:t>1</w:t>
            </w:r>
            <w:r w:rsidRPr="00B22A17">
              <w:rPr>
                <w:highlight w:val="yellow"/>
              </w:rPr>
              <w:t>3</w:t>
            </w:r>
          </w:p>
        </w:tc>
        <w:tc>
          <w:tcPr>
            <w:tcW w:w="2856" w:type="dxa"/>
            <w:tcBorders>
              <w:top w:val="single" w:sz="8" w:space="0" w:color="auto"/>
              <w:left w:val="nil"/>
              <w:bottom w:val="single" w:sz="8" w:space="0" w:color="auto"/>
              <w:right w:val="single" w:sz="8" w:space="0" w:color="000000"/>
            </w:tcBorders>
            <w:shd w:val="clear" w:color="000000" w:fill="auto"/>
            <w:vAlign w:val="center"/>
          </w:tcPr>
          <w:p w14:paraId="0348270B" w14:textId="77777777" w:rsidR="00563929" w:rsidRPr="00B22A17" w:rsidRDefault="00563929" w:rsidP="003E69E9">
            <w:pPr>
              <w:rPr>
                <w:highlight w:val="yellow"/>
              </w:rPr>
            </w:pPr>
            <w:r w:rsidRPr="00B22A17">
              <w:rPr>
                <w:rFonts w:hint="eastAsia"/>
                <w:highlight w:val="yellow"/>
              </w:rPr>
              <w:t>【</w:t>
            </w:r>
            <w:r w:rsidRPr="00B22A17">
              <w:rPr>
                <w:rFonts w:hint="eastAsia"/>
                <w:highlight w:val="yellow"/>
              </w:rPr>
              <w:t>1</w:t>
            </w:r>
            <w:r w:rsidRPr="00B22A17">
              <w:rPr>
                <w:highlight w:val="yellow"/>
              </w:rPr>
              <w:t>.0</w:t>
            </w:r>
            <w:r w:rsidRPr="00B22A17">
              <w:rPr>
                <w:rFonts w:hint="eastAsia"/>
                <w:highlight w:val="yellow"/>
              </w:rPr>
              <w:t>】售卖记录上报</w:t>
            </w:r>
          </w:p>
        </w:tc>
        <w:tc>
          <w:tcPr>
            <w:tcW w:w="4266" w:type="dxa"/>
            <w:tcBorders>
              <w:top w:val="single" w:sz="4" w:space="0" w:color="auto"/>
              <w:left w:val="nil"/>
              <w:bottom w:val="single" w:sz="4" w:space="0" w:color="auto"/>
              <w:right w:val="single" w:sz="8" w:space="0" w:color="000000"/>
            </w:tcBorders>
            <w:shd w:val="clear" w:color="000000" w:fill="auto"/>
            <w:vAlign w:val="center"/>
          </w:tcPr>
          <w:p w14:paraId="020E8CDE" w14:textId="77777777" w:rsidR="00563929" w:rsidRPr="00B22A17" w:rsidRDefault="00563929" w:rsidP="003E69E9">
            <w:pPr>
              <w:rPr>
                <w:highlight w:val="yellow"/>
              </w:rPr>
            </w:pPr>
            <w:r w:rsidRPr="00B22A17">
              <w:rPr>
                <w:rFonts w:hint="eastAsia"/>
                <w:highlight w:val="yellow"/>
              </w:rPr>
              <w:t>4.10.4</w:t>
            </w:r>
            <w:r w:rsidRPr="00B22A17">
              <w:rPr>
                <w:rFonts w:hint="eastAsia"/>
                <w:highlight w:val="yellow"/>
              </w:rPr>
              <w:t>同步策略</w:t>
            </w:r>
            <w:r w:rsidRPr="00B22A17">
              <w:rPr>
                <w:rFonts w:hint="eastAsia"/>
                <w:highlight w:val="yellow"/>
              </w:rPr>
              <w:t>-</w:t>
            </w:r>
            <w:r w:rsidRPr="00B22A17">
              <w:rPr>
                <w:rFonts w:hint="eastAsia"/>
                <w:highlight w:val="yellow"/>
              </w:rPr>
              <w:t>上报类单向同步</w:t>
            </w:r>
          </w:p>
          <w:p w14:paraId="033ED927" w14:textId="77777777" w:rsidR="00563929" w:rsidRPr="00B22A17" w:rsidRDefault="00563929" w:rsidP="003E69E9">
            <w:pPr>
              <w:rPr>
                <w:rFonts w:cs="宋体"/>
                <w:color w:val="000000"/>
                <w:kern w:val="0"/>
                <w:highlight w:val="yellow"/>
              </w:rPr>
            </w:pPr>
            <w:r w:rsidRPr="00B22A17">
              <w:rPr>
                <w:highlight w:val="yellow"/>
              </w:rPr>
              <w:t>dataserver</w:t>
            </w:r>
            <w:r w:rsidRPr="00B22A17">
              <w:rPr>
                <w:rFonts w:hint="eastAsia"/>
                <w:highlight w:val="yellow"/>
              </w:rPr>
              <w:t>/kalerm/iot</w:t>
            </w:r>
            <w:r w:rsidRPr="00B22A17">
              <w:rPr>
                <w:highlight w:val="yellow"/>
              </w:rPr>
              <w:t>/historyRecordSync/</w:t>
            </w:r>
            <w:r w:rsidRPr="00B22A17">
              <w:rPr>
                <w:rFonts w:hint="eastAsia"/>
                <w:highlight w:val="yellow"/>
              </w:rPr>
              <w:t>cilentid</w:t>
            </w:r>
          </w:p>
        </w:tc>
        <w:tc>
          <w:tcPr>
            <w:tcW w:w="2461" w:type="dxa"/>
            <w:tcBorders>
              <w:top w:val="single" w:sz="4" w:space="0" w:color="auto"/>
              <w:left w:val="nil"/>
              <w:bottom w:val="single" w:sz="4" w:space="0" w:color="auto"/>
              <w:right w:val="single" w:sz="8" w:space="0" w:color="000000"/>
            </w:tcBorders>
            <w:shd w:val="clear" w:color="000000" w:fill="auto"/>
            <w:vAlign w:val="center"/>
          </w:tcPr>
          <w:p w14:paraId="1D1D4FA2" w14:textId="77777777" w:rsidR="00563929" w:rsidRPr="00B22A17" w:rsidRDefault="00563929" w:rsidP="003E69E9">
            <w:pPr>
              <w:rPr>
                <w:rFonts w:cs="宋体"/>
                <w:color w:val="000000"/>
                <w:kern w:val="0"/>
                <w:highlight w:val="yellow"/>
              </w:rPr>
            </w:pPr>
            <w:r w:rsidRPr="00B22A17">
              <w:rPr>
                <w:rFonts w:hint="eastAsia"/>
                <w:highlight w:val="yellow"/>
              </w:rPr>
              <w:t>设备侧改写的</w:t>
            </w:r>
            <w:r w:rsidRPr="00B22A17">
              <w:rPr>
                <w:rFonts w:hint="eastAsia"/>
                <w:highlight w:val="yellow"/>
              </w:rPr>
              <w:t>D</w:t>
            </w:r>
            <w:r w:rsidRPr="00B22A17">
              <w:rPr>
                <w:highlight w:val="yellow"/>
              </w:rPr>
              <w:t>B</w:t>
            </w:r>
            <w:r w:rsidRPr="00B22A17">
              <w:rPr>
                <w:rFonts w:hint="eastAsia"/>
                <w:highlight w:val="yellow"/>
              </w:rPr>
              <w:t>的售卖记录数据（将已上报的改为未上报）</w:t>
            </w:r>
          </w:p>
        </w:tc>
      </w:tr>
      <w:tr w:rsidR="00563929" w14:paraId="042401BB" w14:textId="77777777" w:rsidTr="00C30883">
        <w:trPr>
          <w:trHeight w:val="251"/>
        </w:trPr>
        <w:tc>
          <w:tcPr>
            <w:tcW w:w="637" w:type="dxa"/>
            <w:tcBorders>
              <w:top w:val="single" w:sz="8" w:space="0" w:color="auto"/>
              <w:left w:val="single" w:sz="8" w:space="0" w:color="auto"/>
              <w:bottom w:val="single" w:sz="8" w:space="0" w:color="auto"/>
              <w:right w:val="single" w:sz="8" w:space="0" w:color="auto"/>
            </w:tcBorders>
            <w:shd w:val="clear" w:color="000000" w:fill="auto"/>
            <w:vAlign w:val="center"/>
          </w:tcPr>
          <w:p w14:paraId="67060AA2" w14:textId="77777777" w:rsidR="00563929" w:rsidRPr="00B22A17" w:rsidRDefault="00563929" w:rsidP="003E69E9">
            <w:pPr>
              <w:rPr>
                <w:highlight w:val="yellow"/>
              </w:rPr>
            </w:pPr>
            <w:r w:rsidRPr="00B22A17">
              <w:rPr>
                <w:rFonts w:hint="eastAsia"/>
                <w:highlight w:val="yellow"/>
              </w:rPr>
              <w:t>1</w:t>
            </w:r>
            <w:r w:rsidRPr="00B22A17">
              <w:rPr>
                <w:highlight w:val="yellow"/>
              </w:rPr>
              <w:t>4</w:t>
            </w:r>
          </w:p>
        </w:tc>
        <w:tc>
          <w:tcPr>
            <w:tcW w:w="2856" w:type="dxa"/>
            <w:tcBorders>
              <w:top w:val="single" w:sz="8" w:space="0" w:color="auto"/>
              <w:left w:val="nil"/>
              <w:bottom w:val="single" w:sz="8" w:space="0" w:color="auto"/>
              <w:right w:val="single" w:sz="8" w:space="0" w:color="000000"/>
            </w:tcBorders>
            <w:shd w:val="clear" w:color="000000" w:fill="auto"/>
            <w:vAlign w:val="center"/>
          </w:tcPr>
          <w:p w14:paraId="6DD2CA12" w14:textId="77777777" w:rsidR="00563929" w:rsidRPr="00B22A17" w:rsidRDefault="00563929" w:rsidP="003E69E9">
            <w:pPr>
              <w:rPr>
                <w:highlight w:val="yellow"/>
              </w:rPr>
            </w:pPr>
            <w:r w:rsidRPr="00B22A17">
              <w:rPr>
                <w:rFonts w:hint="eastAsia"/>
                <w:highlight w:val="yellow"/>
              </w:rPr>
              <w:t>【</w:t>
            </w:r>
            <w:r w:rsidRPr="00B22A17">
              <w:rPr>
                <w:rFonts w:hint="eastAsia"/>
                <w:highlight w:val="yellow"/>
              </w:rPr>
              <w:t>1</w:t>
            </w:r>
            <w:r w:rsidRPr="00B22A17">
              <w:rPr>
                <w:highlight w:val="yellow"/>
              </w:rPr>
              <w:t>.0</w:t>
            </w:r>
            <w:r w:rsidRPr="00B22A17">
              <w:rPr>
                <w:rFonts w:hint="eastAsia"/>
                <w:highlight w:val="yellow"/>
              </w:rPr>
              <w:t>】故障记录上报</w:t>
            </w:r>
          </w:p>
        </w:tc>
        <w:tc>
          <w:tcPr>
            <w:tcW w:w="4266" w:type="dxa"/>
            <w:tcBorders>
              <w:top w:val="single" w:sz="4" w:space="0" w:color="auto"/>
              <w:left w:val="nil"/>
              <w:bottom w:val="single" w:sz="4" w:space="0" w:color="auto"/>
              <w:right w:val="single" w:sz="8" w:space="0" w:color="000000"/>
            </w:tcBorders>
            <w:shd w:val="clear" w:color="000000" w:fill="auto"/>
            <w:vAlign w:val="center"/>
          </w:tcPr>
          <w:p w14:paraId="4A9EF532" w14:textId="77777777" w:rsidR="00563929" w:rsidRPr="00B22A17" w:rsidRDefault="00563929" w:rsidP="003E69E9">
            <w:pPr>
              <w:rPr>
                <w:highlight w:val="yellow"/>
              </w:rPr>
            </w:pPr>
            <w:r w:rsidRPr="00B22A17">
              <w:rPr>
                <w:rFonts w:hint="eastAsia"/>
                <w:highlight w:val="yellow"/>
              </w:rPr>
              <w:t>4.10.4</w:t>
            </w:r>
            <w:r w:rsidRPr="00B22A17">
              <w:rPr>
                <w:rFonts w:hint="eastAsia"/>
                <w:highlight w:val="yellow"/>
              </w:rPr>
              <w:t>同步策略</w:t>
            </w:r>
            <w:r w:rsidRPr="00B22A17">
              <w:rPr>
                <w:rFonts w:hint="eastAsia"/>
                <w:highlight w:val="yellow"/>
              </w:rPr>
              <w:t>-</w:t>
            </w:r>
            <w:r w:rsidRPr="00B22A17">
              <w:rPr>
                <w:rFonts w:hint="eastAsia"/>
                <w:highlight w:val="yellow"/>
              </w:rPr>
              <w:t>上报类单向同步</w:t>
            </w:r>
          </w:p>
          <w:p w14:paraId="4F31654A" w14:textId="77777777" w:rsidR="00563929" w:rsidRPr="00B22A17" w:rsidRDefault="00563929" w:rsidP="003E69E9">
            <w:pPr>
              <w:rPr>
                <w:rFonts w:cs="宋体"/>
                <w:color w:val="000000"/>
                <w:kern w:val="0"/>
                <w:highlight w:val="yellow"/>
              </w:rPr>
            </w:pPr>
            <w:r w:rsidRPr="00B22A17">
              <w:rPr>
                <w:highlight w:val="yellow"/>
              </w:rPr>
              <w:t>dataserver</w:t>
            </w:r>
            <w:r w:rsidRPr="00B22A17">
              <w:rPr>
                <w:rFonts w:hint="eastAsia"/>
                <w:highlight w:val="yellow"/>
              </w:rPr>
              <w:t>/kalerm/iot</w:t>
            </w:r>
            <w:r w:rsidRPr="00B22A17">
              <w:rPr>
                <w:highlight w:val="yellow"/>
              </w:rPr>
              <w:t>/historyRecordSync/</w:t>
            </w:r>
            <w:r w:rsidRPr="00B22A17">
              <w:rPr>
                <w:rFonts w:hint="eastAsia"/>
                <w:highlight w:val="yellow"/>
              </w:rPr>
              <w:t>cilentid</w:t>
            </w:r>
          </w:p>
        </w:tc>
        <w:tc>
          <w:tcPr>
            <w:tcW w:w="2461" w:type="dxa"/>
            <w:tcBorders>
              <w:top w:val="single" w:sz="4" w:space="0" w:color="auto"/>
              <w:left w:val="nil"/>
              <w:bottom w:val="single" w:sz="4" w:space="0" w:color="auto"/>
              <w:right w:val="single" w:sz="8" w:space="0" w:color="000000"/>
            </w:tcBorders>
            <w:shd w:val="clear" w:color="000000" w:fill="auto"/>
            <w:vAlign w:val="center"/>
          </w:tcPr>
          <w:p w14:paraId="3507B7D4" w14:textId="77777777" w:rsidR="00563929" w:rsidRPr="00B22A17" w:rsidRDefault="00563929" w:rsidP="003E69E9">
            <w:pPr>
              <w:rPr>
                <w:rFonts w:cs="宋体"/>
                <w:color w:val="000000"/>
                <w:kern w:val="0"/>
                <w:highlight w:val="yellow"/>
              </w:rPr>
            </w:pPr>
            <w:r w:rsidRPr="00B22A17">
              <w:rPr>
                <w:rFonts w:hint="eastAsia"/>
                <w:highlight w:val="yellow"/>
              </w:rPr>
              <w:t>设备侧改写的</w:t>
            </w:r>
            <w:r w:rsidRPr="00B22A17">
              <w:rPr>
                <w:rFonts w:hint="eastAsia"/>
                <w:highlight w:val="yellow"/>
              </w:rPr>
              <w:t>D</w:t>
            </w:r>
            <w:r w:rsidRPr="00B22A17">
              <w:rPr>
                <w:highlight w:val="yellow"/>
              </w:rPr>
              <w:t>B</w:t>
            </w:r>
            <w:r w:rsidRPr="00B22A17">
              <w:rPr>
                <w:rFonts w:hint="eastAsia"/>
                <w:highlight w:val="yellow"/>
              </w:rPr>
              <w:t>的故障记录数据（将已上报的改为未上报）</w:t>
            </w:r>
          </w:p>
        </w:tc>
      </w:tr>
      <w:tr w:rsidR="00563929" w14:paraId="0E551D1A" w14:textId="77777777" w:rsidTr="00C30883">
        <w:trPr>
          <w:trHeight w:val="251"/>
        </w:trPr>
        <w:tc>
          <w:tcPr>
            <w:tcW w:w="637" w:type="dxa"/>
            <w:tcBorders>
              <w:top w:val="single" w:sz="8" w:space="0" w:color="auto"/>
              <w:left w:val="single" w:sz="8" w:space="0" w:color="auto"/>
              <w:bottom w:val="single" w:sz="8" w:space="0" w:color="auto"/>
              <w:right w:val="single" w:sz="8" w:space="0" w:color="auto"/>
            </w:tcBorders>
            <w:shd w:val="clear" w:color="000000" w:fill="auto"/>
            <w:vAlign w:val="center"/>
          </w:tcPr>
          <w:p w14:paraId="746321DF" w14:textId="77777777" w:rsidR="00563929" w:rsidRPr="00B22A17" w:rsidRDefault="00563929" w:rsidP="003E69E9">
            <w:pPr>
              <w:rPr>
                <w:highlight w:val="yellow"/>
              </w:rPr>
            </w:pPr>
            <w:r w:rsidRPr="00B22A17">
              <w:rPr>
                <w:rFonts w:hint="eastAsia"/>
                <w:highlight w:val="yellow"/>
              </w:rPr>
              <w:t>1</w:t>
            </w:r>
            <w:r w:rsidRPr="00B22A17">
              <w:rPr>
                <w:highlight w:val="yellow"/>
              </w:rPr>
              <w:t>5</w:t>
            </w:r>
          </w:p>
        </w:tc>
        <w:tc>
          <w:tcPr>
            <w:tcW w:w="2856" w:type="dxa"/>
            <w:tcBorders>
              <w:top w:val="single" w:sz="8" w:space="0" w:color="auto"/>
              <w:left w:val="nil"/>
              <w:bottom w:val="single" w:sz="8" w:space="0" w:color="auto"/>
              <w:right w:val="single" w:sz="8" w:space="0" w:color="000000"/>
            </w:tcBorders>
            <w:shd w:val="clear" w:color="000000" w:fill="auto"/>
            <w:vAlign w:val="center"/>
          </w:tcPr>
          <w:p w14:paraId="1A175808" w14:textId="77777777" w:rsidR="00563929" w:rsidRPr="00B22A17" w:rsidRDefault="00563929" w:rsidP="003E69E9">
            <w:pPr>
              <w:rPr>
                <w:highlight w:val="yellow"/>
              </w:rPr>
            </w:pPr>
            <w:r w:rsidRPr="00B22A17">
              <w:rPr>
                <w:rFonts w:hint="eastAsia"/>
                <w:highlight w:val="yellow"/>
              </w:rPr>
              <w:t>【</w:t>
            </w:r>
            <w:r w:rsidRPr="00B22A17">
              <w:rPr>
                <w:rFonts w:hint="eastAsia"/>
                <w:highlight w:val="yellow"/>
              </w:rPr>
              <w:t>1</w:t>
            </w:r>
            <w:r w:rsidRPr="00B22A17">
              <w:rPr>
                <w:highlight w:val="yellow"/>
              </w:rPr>
              <w:t>.0</w:t>
            </w:r>
            <w:r w:rsidRPr="00B22A17">
              <w:rPr>
                <w:rFonts w:hint="eastAsia"/>
                <w:highlight w:val="yellow"/>
              </w:rPr>
              <w:t>】事件记录上报</w:t>
            </w:r>
          </w:p>
        </w:tc>
        <w:tc>
          <w:tcPr>
            <w:tcW w:w="4266" w:type="dxa"/>
            <w:tcBorders>
              <w:top w:val="single" w:sz="4" w:space="0" w:color="auto"/>
              <w:left w:val="nil"/>
              <w:bottom w:val="single" w:sz="4" w:space="0" w:color="auto"/>
              <w:right w:val="single" w:sz="8" w:space="0" w:color="000000"/>
            </w:tcBorders>
            <w:shd w:val="clear" w:color="000000" w:fill="auto"/>
            <w:vAlign w:val="center"/>
          </w:tcPr>
          <w:p w14:paraId="0C98F3AA" w14:textId="77777777" w:rsidR="00563929" w:rsidRPr="00B22A17" w:rsidRDefault="00563929" w:rsidP="003E69E9">
            <w:pPr>
              <w:rPr>
                <w:highlight w:val="yellow"/>
              </w:rPr>
            </w:pPr>
            <w:r w:rsidRPr="00B22A17">
              <w:rPr>
                <w:rFonts w:hint="eastAsia"/>
                <w:highlight w:val="yellow"/>
              </w:rPr>
              <w:t>4.10.4</w:t>
            </w:r>
            <w:r w:rsidRPr="00B22A17">
              <w:rPr>
                <w:rFonts w:hint="eastAsia"/>
                <w:highlight w:val="yellow"/>
              </w:rPr>
              <w:t>同步策略</w:t>
            </w:r>
            <w:r w:rsidRPr="00B22A17">
              <w:rPr>
                <w:rFonts w:hint="eastAsia"/>
                <w:highlight w:val="yellow"/>
              </w:rPr>
              <w:t>-</w:t>
            </w:r>
            <w:r w:rsidRPr="00B22A17">
              <w:rPr>
                <w:rFonts w:hint="eastAsia"/>
                <w:highlight w:val="yellow"/>
              </w:rPr>
              <w:t>上报类单向同步</w:t>
            </w:r>
          </w:p>
          <w:p w14:paraId="62C8828B" w14:textId="77777777" w:rsidR="00563929" w:rsidRPr="00B22A17" w:rsidRDefault="00563929" w:rsidP="003E69E9">
            <w:pPr>
              <w:rPr>
                <w:rFonts w:cs="宋体"/>
                <w:color w:val="000000"/>
                <w:kern w:val="0"/>
                <w:highlight w:val="yellow"/>
              </w:rPr>
            </w:pPr>
            <w:r w:rsidRPr="00B22A17">
              <w:rPr>
                <w:highlight w:val="yellow"/>
              </w:rPr>
              <w:t>dataserver</w:t>
            </w:r>
            <w:r w:rsidRPr="00B22A17">
              <w:rPr>
                <w:rFonts w:hint="eastAsia"/>
                <w:highlight w:val="yellow"/>
              </w:rPr>
              <w:t>/kalerm/iot</w:t>
            </w:r>
            <w:r w:rsidRPr="00B22A17">
              <w:rPr>
                <w:highlight w:val="yellow"/>
              </w:rPr>
              <w:t>/historyRecordSync/</w:t>
            </w:r>
            <w:r w:rsidRPr="00B22A17">
              <w:rPr>
                <w:rFonts w:hint="eastAsia"/>
                <w:highlight w:val="yellow"/>
              </w:rPr>
              <w:t>cilentid</w:t>
            </w:r>
          </w:p>
        </w:tc>
        <w:tc>
          <w:tcPr>
            <w:tcW w:w="2461" w:type="dxa"/>
            <w:tcBorders>
              <w:top w:val="single" w:sz="4" w:space="0" w:color="auto"/>
              <w:left w:val="nil"/>
              <w:bottom w:val="single" w:sz="4" w:space="0" w:color="auto"/>
              <w:right w:val="single" w:sz="8" w:space="0" w:color="000000"/>
            </w:tcBorders>
            <w:shd w:val="clear" w:color="000000" w:fill="auto"/>
            <w:vAlign w:val="center"/>
          </w:tcPr>
          <w:p w14:paraId="4144FAC5" w14:textId="77777777" w:rsidR="00563929" w:rsidRPr="00B22A17" w:rsidRDefault="00563929" w:rsidP="003E69E9">
            <w:pPr>
              <w:rPr>
                <w:rFonts w:cs="宋体"/>
                <w:color w:val="000000"/>
                <w:kern w:val="0"/>
                <w:highlight w:val="yellow"/>
              </w:rPr>
            </w:pPr>
            <w:r w:rsidRPr="00B22A17">
              <w:rPr>
                <w:rFonts w:hint="eastAsia"/>
                <w:highlight w:val="yellow"/>
              </w:rPr>
              <w:t>设备侧改写的</w:t>
            </w:r>
            <w:r w:rsidRPr="00B22A17">
              <w:rPr>
                <w:rFonts w:hint="eastAsia"/>
                <w:highlight w:val="yellow"/>
              </w:rPr>
              <w:t>D</w:t>
            </w:r>
            <w:r w:rsidRPr="00B22A17">
              <w:rPr>
                <w:highlight w:val="yellow"/>
              </w:rPr>
              <w:t>B</w:t>
            </w:r>
            <w:r w:rsidRPr="00B22A17">
              <w:rPr>
                <w:rFonts w:hint="eastAsia"/>
                <w:highlight w:val="yellow"/>
              </w:rPr>
              <w:t>的事件记录数据（将已上报的改为未上报）</w:t>
            </w:r>
          </w:p>
        </w:tc>
      </w:tr>
      <w:tr w:rsidR="00563929" w14:paraId="10F291F4" w14:textId="77777777" w:rsidTr="00C30883">
        <w:trPr>
          <w:trHeight w:val="251"/>
        </w:trPr>
        <w:tc>
          <w:tcPr>
            <w:tcW w:w="637" w:type="dxa"/>
            <w:tcBorders>
              <w:top w:val="single" w:sz="8" w:space="0" w:color="auto"/>
              <w:left w:val="single" w:sz="8" w:space="0" w:color="auto"/>
              <w:bottom w:val="single" w:sz="8" w:space="0" w:color="auto"/>
              <w:right w:val="single" w:sz="8" w:space="0" w:color="auto"/>
            </w:tcBorders>
            <w:shd w:val="clear" w:color="000000" w:fill="auto"/>
            <w:vAlign w:val="center"/>
          </w:tcPr>
          <w:p w14:paraId="724A377F" w14:textId="77777777" w:rsidR="00563929" w:rsidRPr="00B22A17" w:rsidRDefault="00563929" w:rsidP="003E69E9">
            <w:pPr>
              <w:rPr>
                <w:highlight w:val="yellow"/>
              </w:rPr>
            </w:pPr>
            <w:r w:rsidRPr="00B22A17">
              <w:rPr>
                <w:rFonts w:hint="eastAsia"/>
                <w:highlight w:val="yellow"/>
              </w:rPr>
              <w:t>1</w:t>
            </w:r>
            <w:r w:rsidRPr="00B22A17">
              <w:rPr>
                <w:highlight w:val="yellow"/>
              </w:rPr>
              <w:t>6</w:t>
            </w:r>
          </w:p>
        </w:tc>
        <w:tc>
          <w:tcPr>
            <w:tcW w:w="2856" w:type="dxa"/>
            <w:tcBorders>
              <w:top w:val="single" w:sz="8" w:space="0" w:color="auto"/>
              <w:left w:val="nil"/>
              <w:bottom w:val="single" w:sz="8" w:space="0" w:color="auto"/>
              <w:right w:val="single" w:sz="8" w:space="0" w:color="000000"/>
            </w:tcBorders>
            <w:shd w:val="clear" w:color="000000" w:fill="auto"/>
            <w:vAlign w:val="center"/>
          </w:tcPr>
          <w:p w14:paraId="2440072A" w14:textId="77777777" w:rsidR="00563929" w:rsidRPr="00B22A17" w:rsidRDefault="00563929" w:rsidP="003E69E9">
            <w:pPr>
              <w:rPr>
                <w:highlight w:val="yellow"/>
              </w:rPr>
            </w:pPr>
            <w:r w:rsidRPr="00B22A17">
              <w:rPr>
                <w:rFonts w:hint="eastAsia"/>
                <w:highlight w:val="yellow"/>
              </w:rPr>
              <w:t>【</w:t>
            </w:r>
            <w:r w:rsidRPr="00B22A17">
              <w:rPr>
                <w:rFonts w:hint="eastAsia"/>
                <w:highlight w:val="yellow"/>
              </w:rPr>
              <w:t>1</w:t>
            </w:r>
            <w:r w:rsidRPr="00B22A17">
              <w:rPr>
                <w:highlight w:val="yellow"/>
              </w:rPr>
              <w:t>.0</w:t>
            </w:r>
            <w:r w:rsidRPr="00B22A17">
              <w:rPr>
                <w:rFonts w:hint="eastAsia"/>
                <w:highlight w:val="yellow"/>
              </w:rPr>
              <w:t>】</w:t>
            </w:r>
            <w:r w:rsidRPr="00B22A17">
              <w:rPr>
                <w:rFonts w:hint="eastAsia"/>
                <w:highlight w:val="yellow"/>
              </w:rPr>
              <w:t>R</w:t>
            </w:r>
            <w:r w:rsidRPr="00B22A17">
              <w:rPr>
                <w:highlight w:val="yellow"/>
              </w:rPr>
              <w:t>FID</w:t>
            </w:r>
            <w:r w:rsidRPr="00B22A17">
              <w:rPr>
                <w:rFonts w:hint="eastAsia"/>
                <w:highlight w:val="yellow"/>
              </w:rPr>
              <w:t>记录上报</w:t>
            </w:r>
          </w:p>
        </w:tc>
        <w:tc>
          <w:tcPr>
            <w:tcW w:w="4266" w:type="dxa"/>
            <w:tcBorders>
              <w:top w:val="single" w:sz="4" w:space="0" w:color="auto"/>
              <w:left w:val="nil"/>
              <w:bottom w:val="single" w:sz="4" w:space="0" w:color="auto"/>
              <w:right w:val="single" w:sz="8" w:space="0" w:color="000000"/>
            </w:tcBorders>
            <w:shd w:val="clear" w:color="000000" w:fill="auto"/>
            <w:vAlign w:val="center"/>
          </w:tcPr>
          <w:p w14:paraId="475F8BD5" w14:textId="77777777" w:rsidR="00563929" w:rsidRPr="00B22A17" w:rsidRDefault="00563929" w:rsidP="003E69E9">
            <w:pPr>
              <w:rPr>
                <w:highlight w:val="yellow"/>
              </w:rPr>
            </w:pPr>
            <w:r w:rsidRPr="00B22A17">
              <w:rPr>
                <w:rFonts w:hint="eastAsia"/>
                <w:highlight w:val="yellow"/>
              </w:rPr>
              <w:t>4.10.4</w:t>
            </w:r>
            <w:r w:rsidRPr="00B22A17">
              <w:rPr>
                <w:rFonts w:hint="eastAsia"/>
                <w:highlight w:val="yellow"/>
              </w:rPr>
              <w:t>同步策略</w:t>
            </w:r>
            <w:r w:rsidRPr="00B22A17">
              <w:rPr>
                <w:rFonts w:hint="eastAsia"/>
                <w:highlight w:val="yellow"/>
              </w:rPr>
              <w:t>-</w:t>
            </w:r>
            <w:r w:rsidRPr="00B22A17">
              <w:rPr>
                <w:rFonts w:hint="eastAsia"/>
                <w:highlight w:val="yellow"/>
              </w:rPr>
              <w:t>上报类单向同步</w:t>
            </w:r>
          </w:p>
          <w:p w14:paraId="37843F59" w14:textId="77777777" w:rsidR="00563929" w:rsidRPr="00B22A17" w:rsidRDefault="00563929" w:rsidP="003E69E9">
            <w:pPr>
              <w:rPr>
                <w:rFonts w:cs="宋体"/>
                <w:color w:val="000000"/>
                <w:kern w:val="0"/>
                <w:highlight w:val="yellow"/>
              </w:rPr>
            </w:pPr>
            <w:r w:rsidRPr="00B22A17">
              <w:rPr>
                <w:highlight w:val="yellow"/>
              </w:rPr>
              <w:t>dataserver</w:t>
            </w:r>
            <w:r w:rsidRPr="00B22A17">
              <w:rPr>
                <w:rFonts w:hint="eastAsia"/>
                <w:highlight w:val="yellow"/>
              </w:rPr>
              <w:t>/kalerm/iot</w:t>
            </w:r>
            <w:r w:rsidRPr="00B22A17">
              <w:rPr>
                <w:highlight w:val="yellow"/>
              </w:rPr>
              <w:t>/historyRecordSync/</w:t>
            </w:r>
            <w:r w:rsidRPr="00B22A17">
              <w:rPr>
                <w:rFonts w:hint="eastAsia"/>
                <w:highlight w:val="yellow"/>
              </w:rPr>
              <w:t>cilentid</w:t>
            </w:r>
          </w:p>
        </w:tc>
        <w:tc>
          <w:tcPr>
            <w:tcW w:w="2461" w:type="dxa"/>
            <w:tcBorders>
              <w:top w:val="single" w:sz="4" w:space="0" w:color="auto"/>
              <w:left w:val="nil"/>
              <w:bottom w:val="single" w:sz="4" w:space="0" w:color="auto"/>
              <w:right w:val="single" w:sz="8" w:space="0" w:color="000000"/>
            </w:tcBorders>
            <w:shd w:val="clear" w:color="000000" w:fill="auto"/>
            <w:vAlign w:val="center"/>
          </w:tcPr>
          <w:p w14:paraId="677F126B" w14:textId="77777777" w:rsidR="00563929" w:rsidRPr="00B22A17" w:rsidRDefault="00563929" w:rsidP="003E69E9">
            <w:pPr>
              <w:rPr>
                <w:rFonts w:cs="宋体"/>
                <w:color w:val="000000"/>
                <w:kern w:val="0"/>
                <w:highlight w:val="yellow"/>
              </w:rPr>
            </w:pPr>
            <w:r w:rsidRPr="00B22A17">
              <w:rPr>
                <w:rFonts w:hint="eastAsia"/>
                <w:highlight w:val="yellow"/>
              </w:rPr>
              <w:t>设备侧改写的</w:t>
            </w:r>
            <w:r w:rsidRPr="00B22A17">
              <w:rPr>
                <w:rFonts w:hint="eastAsia"/>
                <w:highlight w:val="yellow"/>
              </w:rPr>
              <w:t>D</w:t>
            </w:r>
            <w:r w:rsidRPr="00B22A17">
              <w:rPr>
                <w:highlight w:val="yellow"/>
              </w:rPr>
              <w:t>B</w:t>
            </w:r>
            <w:r w:rsidRPr="00B22A17">
              <w:rPr>
                <w:rFonts w:hint="eastAsia"/>
                <w:highlight w:val="yellow"/>
              </w:rPr>
              <w:t>的</w:t>
            </w:r>
            <w:r w:rsidRPr="00B22A17">
              <w:rPr>
                <w:rFonts w:hint="eastAsia"/>
                <w:highlight w:val="yellow"/>
              </w:rPr>
              <w:t>R</w:t>
            </w:r>
            <w:r w:rsidRPr="00B22A17">
              <w:rPr>
                <w:highlight w:val="yellow"/>
              </w:rPr>
              <w:t>FID</w:t>
            </w:r>
            <w:r w:rsidRPr="00B22A17">
              <w:rPr>
                <w:rFonts w:hint="eastAsia"/>
                <w:highlight w:val="yellow"/>
              </w:rPr>
              <w:t>记录数据（将已上报的改为未上报）</w:t>
            </w:r>
          </w:p>
        </w:tc>
      </w:tr>
      <w:tr w:rsidR="00563929" w14:paraId="3DDC2600" w14:textId="77777777" w:rsidTr="00C30883">
        <w:trPr>
          <w:trHeight w:val="251"/>
        </w:trPr>
        <w:tc>
          <w:tcPr>
            <w:tcW w:w="637" w:type="dxa"/>
            <w:tcBorders>
              <w:top w:val="single" w:sz="8" w:space="0" w:color="auto"/>
              <w:left w:val="single" w:sz="8" w:space="0" w:color="auto"/>
              <w:bottom w:val="single" w:sz="8" w:space="0" w:color="auto"/>
              <w:right w:val="single" w:sz="8" w:space="0" w:color="auto"/>
            </w:tcBorders>
            <w:shd w:val="clear" w:color="000000" w:fill="auto"/>
            <w:vAlign w:val="center"/>
          </w:tcPr>
          <w:p w14:paraId="44D5F384" w14:textId="77777777" w:rsidR="00563929" w:rsidRPr="00B22A17" w:rsidRDefault="00563929" w:rsidP="003E69E9">
            <w:pPr>
              <w:rPr>
                <w:highlight w:val="yellow"/>
              </w:rPr>
            </w:pPr>
            <w:r w:rsidRPr="00B22A17">
              <w:rPr>
                <w:rFonts w:hint="eastAsia"/>
                <w:highlight w:val="yellow"/>
              </w:rPr>
              <w:t>1</w:t>
            </w:r>
            <w:r w:rsidRPr="00B22A17">
              <w:rPr>
                <w:highlight w:val="yellow"/>
              </w:rPr>
              <w:t>7</w:t>
            </w:r>
          </w:p>
        </w:tc>
        <w:tc>
          <w:tcPr>
            <w:tcW w:w="2856" w:type="dxa"/>
            <w:tcBorders>
              <w:top w:val="single" w:sz="8" w:space="0" w:color="auto"/>
              <w:left w:val="nil"/>
              <w:bottom w:val="single" w:sz="8" w:space="0" w:color="auto"/>
              <w:right w:val="single" w:sz="8" w:space="0" w:color="000000"/>
            </w:tcBorders>
            <w:shd w:val="clear" w:color="000000" w:fill="auto"/>
            <w:vAlign w:val="center"/>
          </w:tcPr>
          <w:p w14:paraId="5EEBD96E" w14:textId="77777777" w:rsidR="00563929" w:rsidRPr="00B22A17" w:rsidRDefault="00563929" w:rsidP="003E69E9">
            <w:pPr>
              <w:rPr>
                <w:highlight w:val="yellow"/>
              </w:rPr>
            </w:pPr>
            <w:r w:rsidRPr="00B22A17">
              <w:rPr>
                <w:rFonts w:hint="eastAsia"/>
                <w:highlight w:val="yellow"/>
              </w:rPr>
              <w:t>【</w:t>
            </w:r>
            <w:r w:rsidRPr="00B22A17">
              <w:rPr>
                <w:rFonts w:hint="eastAsia"/>
                <w:highlight w:val="yellow"/>
              </w:rPr>
              <w:t>2.0</w:t>
            </w:r>
            <w:r w:rsidRPr="00B22A17">
              <w:rPr>
                <w:rFonts w:hint="eastAsia"/>
                <w:highlight w:val="yellow"/>
              </w:rPr>
              <w:t>】制作记录上报</w:t>
            </w:r>
          </w:p>
        </w:tc>
        <w:tc>
          <w:tcPr>
            <w:tcW w:w="4266" w:type="dxa"/>
            <w:tcBorders>
              <w:top w:val="single" w:sz="4" w:space="0" w:color="auto"/>
              <w:left w:val="nil"/>
              <w:bottom w:val="single" w:sz="4" w:space="0" w:color="auto"/>
              <w:right w:val="single" w:sz="8" w:space="0" w:color="000000"/>
            </w:tcBorders>
            <w:shd w:val="clear" w:color="000000" w:fill="auto"/>
            <w:vAlign w:val="center"/>
          </w:tcPr>
          <w:p w14:paraId="19013FEF" w14:textId="77777777" w:rsidR="00563929" w:rsidRPr="00B22A17" w:rsidRDefault="00563929" w:rsidP="003E69E9">
            <w:pPr>
              <w:rPr>
                <w:highlight w:val="yellow"/>
              </w:rPr>
            </w:pPr>
            <w:r w:rsidRPr="00B22A17">
              <w:rPr>
                <w:highlight w:val="yellow"/>
              </w:rPr>
              <w:t>dataServer/kalerm/iot/drinkHistory/cilentId</w:t>
            </w:r>
          </w:p>
        </w:tc>
        <w:tc>
          <w:tcPr>
            <w:tcW w:w="2461" w:type="dxa"/>
            <w:tcBorders>
              <w:top w:val="single" w:sz="4" w:space="0" w:color="auto"/>
              <w:left w:val="nil"/>
              <w:bottom w:val="single" w:sz="4" w:space="0" w:color="auto"/>
              <w:right w:val="single" w:sz="8" w:space="0" w:color="000000"/>
            </w:tcBorders>
            <w:shd w:val="clear" w:color="000000" w:fill="auto"/>
            <w:vAlign w:val="center"/>
          </w:tcPr>
          <w:p w14:paraId="5FFE67AC" w14:textId="77777777" w:rsidR="00563929" w:rsidRPr="00B22A17" w:rsidRDefault="00563929" w:rsidP="003E69E9">
            <w:pPr>
              <w:rPr>
                <w:highlight w:val="yellow"/>
              </w:rPr>
            </w:pPr>
            <w:r w:rsidRPr="00B22A17">
              <w:rPr>
                <w:rFonts w:hint="eastAsia"/>
                <w:highlight w:val="yellow"/>
              </w:rPr>
              <w:t>设备侧改写的</w:t>
            </w:r>
            <w:r w:rsidRPr="00B22A17">
              <w:rPr>
                <w:rFonts w:hint="eastAsia"/>
                <w:highlight w:val="yellow"/>
              </w:rPr>
              <w:t>D</w:t>
            </w:r>
            <w:r w:rsidRPr="00B22A17">
              <w:rPr>
                <w:highlight w:val="yellow"/>
              </w:rPr>
              <w:t>B</w:t>
            </w:r>
            <w:r w:rsidRPr="00B22A17">
              <w:rPr>
                <w:rFonts w:hint="eastAsia"/>
                <w:highlight w:val="yellow"/>
              </w:rPr>
              <w:t>的制作记录数据（将已上报的改为未上报）</w:t>
            </w:r>
          </w:p>
        </w:tc>
      </w:tr>
      <w:tr w:rsidR="00563929" w14:paraId="2E026F8A" w14:textId="77777777" w:rsidTr="00C30883">
        <w:trPr>
          <w:trHeight w:val="251"/>
        </w:trPr>
        <w:tc>
          <w:tcPr>
            <w:tcW w:w="637" w:type="dxa"/>
            <w:tcBorders>
              <w:top w:val="single" w:sz="8" w:space="0" w:color="auto"/>
              <w:left w:val="single" w:sz="8" w:space="0" w:color="auto"/>
              <w:bottom w:val="single" w:sz="8" w:space="0" w:color="auto"/>
              <w:right w:val="single" w:sz="8" w:space="0" w:color="auto"/>
            </w:tcBorders>
            <w:shd w:val="clear" w:color="000000" w:fill="auto"/>
            <w:vAlign w:val="center"/>
          </w:tcPr>
          <w:p w14:paraId="41AA92C9" w14:textId="77777777" w:rsidR="00563929" w:rsidRPr="00B22A17" w:rsidRDefault="00563929" w:rsidP="003E69E9">
            <w:pPr>
              <w:rPr>
                <w:highlight w:val="yellow"/>
              </w:rPr>
            </w:pPr>
            <w:r w:rsidRPr="00B22A17">
              <w:rPr>
                <w:rFonts w:hint="eastAsia"/>
                <w:highlight w:val="yellow"/>
              </w:rPr>
              <w:t>1</w:t>
            </w:r>
            <w:r w:rsidRPr="00B22A17">
              <w:rPr>
                <w:highlight w:val="yellow"/>
              </w:rPr>
              <w:t>8</w:t>
            </w:r>
          </w:p>
        </w:tc>
        <w:tc>
          <w:tcPr>
            <w:tcW w:w="2856" w:type="dxa"/>
            <w:tcBorders>
              <w:top w:val="single" w:sz="8" w:space="0" w:color="auto"/>
              <w:left w:val="nil"/>
              <w:bottom w:val="single" w:sz="8" w:space="0" w:color="auto"/>
              <w:right w:val="single" w:sz="8" w:space="0" w:color="000000"/>
            </w:tcBorders>
            <w:shd w:val="clear" w:color="000000" w:fill="auto"/>
            <w:vAlign w:val="center"/>
          </w:tcPr>
          <w:p w14:paraId="47CDF91E" w14:textId="77777777" w:rsidR="00563929" w:rsidRPr="00B22A17" w:rsidRDefault="00563929" w:rsidP="003E69E9">
            <w:pPr>
              <w:rPr>
                <w:highlight w:val="yellow"/>
              </w:rPr>
            </w:pPr>
            <w:r w:rsidRPr="00B22A17">
              <w:rPr>
                <w:rFonts w:hint="eastAsia"/>
                <w:highlight w:val="yellow"/>
              </w:rPr>
              <w:t>【</w:t>
            </w:r>
            <w:r w:rsidRPr="00B22A17">
              <w:rPr>
                <w:rFonts w:hint="eastAsia"/>
                <w:highlight w:val="yellow"/>
              </w:rPr>
              <w:t>2.0</w:t>
            </w:r>
            <w:r w:rsidRPr="00B22A17">
              <w:rPr>
                <w:rFonts w:hint="eastAsia"/>
                <w:highlight w:val="yellow"/>
              </w:rPr>
              <w:t>】售卖记录上报</w:t>
            </w:r>
          </w:p>
        </w:tc>
        <w:tc>
          <w:tcPr>
            <w:tcW w:w="4266" w:type="dxa"/>
            <w:tcBorders>
              <w:top w:val="single" w:sz="4" w:space="0" w:color="auto"/>
              <w:left w:val="nil"/>
              <w:bottom w:val="single" w:sz="4" w:space="0" w:color="auto"/>
              <w:right w:val="single" w:sz="8" w:space="0" w:color="000000"/>
            </w:tcBorders>
            <w:shd w:val="clear" w:color="000000" w:fill="auto"/>
            <w:vAlign w:val="center"/>
          </w:tcPr>
          <w:p w14:paraId="43DAD468" w14:textId="77777777" w:rsidR="00563929" w:rsidRPr="00B22A17" w:rsidRDefault="00563929" w:rsidP="003E69E9">
            <w:pPr>
              <w:rPr>
                <w:highlight w:val="yellow"/>
              </w:rPr>
            </w:pPr>
            <w:r w:rsidRPr="00B22A17">
              <w:rPr>
                <w:highlight w:val="yellow"/>
              </w:rPr>
              <w:t>dataServer/kalerm/iot/orderRecordHistory/cilentId</w:t>
            </w:r>
          </w:p>
        </w:tc>
        <w:tc>
          <w:tcPr>
            <w:tcW w:w="2461" w:type="dxa"/>
            <w:tcBorders>
              <w:top w:val="single" w:sz="4" w:space="0" w:color="auto"/>
              <w:left w:val="nil"/>
              <w:bottom w:val="single" w:sz="4" w:space="0" w:color="auto"/>
              <w:right w:val="single" w:sz="8" w:space="0" w:color="000000"/>
            </w:tcBorders>
            <w:shd w:val="clear" w:color="000000" w:fill="auto"/>
            <w:vAlign w:val="center"/>
          </w:tcPr>
          <w:p w14:paraId="3D1371D3" w14:textId="77777777" w:rsidR="00563929" w:rsidRPr="00B22A17" w:rsidRDefault="00563929" w:rsidP="003E69E9">
            <w:pPr>
              <w:rPr>
                <w:highlight w:val="yellow"/>
              </w:rPr>
            </w:pPr>
            <w:r w:rsidRPr="00B22A17">
              <w:rPr>
                <w:rFonts w:hint="eastAsia"/>
                <w:highlight w:val="yellow"/>
              </w:rPr>
              <w:t>设备侧改写的</w:t>
            </w:r>
            <w:r w:rsidRPr="00B22A17">
              <w:rPr>
                <w:rFonts w:hint="eastAsia"/>
                <w:highlight w:val="yellow"/>
              </w:rPr>
              <w:t>D</w:t>
            </w:r>
            <w:r w:rsidRPr="00B22A17">
              <w:rPr>
                <w:highlight w:val="yellow"/>
              </w:rPr>
              <w:t>B</w:t>
            </w:r>
            <w:r w:rsidRPr="00B22A17">
              <w:rPr>
                <w:rFonts w:hint="eastAsia"/>
                <w:highlight w:val="yellow"/>
              </w:rPr>
              <w:t>的售卖记录数据（将已上报的改为未上报）</w:t>
            </w:r>
          </w:p>
        </w:tc>
      </w:tr>
      <w:tr w:rsidR="00563929" w14:paraId="2C537F11" w14:textId="77777777" w:rsidTr="00C30883">
        <w:trPr>
          <w:trHeight w:val="251"/>
        </w:trPr>
        <w:tc>
          <w:tcPr>
            <w:tcW w:w="637" w:type="dxa"/>
            <w:tcBorders>
              <w:top w:val="single" w:sz="8" w:space="0" w:color="auto"/>
              <w:left w:val="single" w:sz="8" w:space="0" w:color="auto"/>
              <w:bottom w:val="single" w:sz="8" w:space="0" w:color="auto"/>
              <w:right w:val="single" w:sz="8" w:space="0" w:color="auto"/>
            </w:tcBorders>
            <w:shd w:val="clear" w:color="000000" w:fill="auto"/>
            <w:vAlign w:val="center"/>
          </w:tcPr>
          <w:p w14:paraId="2E7DCA57" w14:textId="77777777" w:rsidR="00563929" w:rsidRPr="00B22A17" w:rsidRDefault="00563929" w:rsidP="003E69E9">
            <w:pPr>
              <w:rPr>
                <w:highlight w:val="yellow"/>
              </w:rPr>
            </w:pPr>
            <w:r w:rsidRPr="00B22A17">
              <w:rPr>
                <w:rFonts w:hint="eastAsia"/>
                <w:highlight w:val="yellow"/>
              </w:rPr>
              <w:t>1</w:t>
            </w:r>
            <w:r w:rsidRPr="00B22A17">
              <w:rPr>
                <w:highlight w:val="yellow"/>
              </w:rPr>
              <w:t>9</w:t>
            </w:r>
          </w:p>
        </w:tc>
        <w:tc>
          <w:tcPr>
            <w:tcW w:w="2856" w:type="dxa"/>
            <w:tcBorders>
              <w:top w:val="single" w:sz="8" w:space="0" w:color="auto"/>
              <w:left w:val="nil"/>
              <w:bottom w:val="single" w:sz="8" w:space="0" w:color="auto"/>
              <w:right w:val="single" w:sz="8" w:space="0" w:color="000000"/>
            </w:tcBorders>
            <w:shd w:val="clear" w:color="000000" w:fill="auto"/>
            <w:vAlign w:val="center"/>
          </w:tcPr>
          <w:p w14:paraId="2AC830D7" w14:textId="77777777" w:rsidR="00563929" w:rsidRPr="00B22A17" w:rsidRDefault="00563929" w:rsidP="003E69E9">
            <w:pPr>
              <w:rPr>
                <w:highlight w:val="yellow"/>
              </w:rPr>
            </w:pPr>
            <w:r w:rsidRPr="00B22A17">
              <w:rPr>
                <w:rFonts w:hint="eastAsia"/>
                <w:highlight w:val="yellow"/>
              </w:rPr>
              <w:t>【</w:t>
            </w:r>
            <w:r w:rsidRPr="00B22A17">
              <w:rPr>
                <w:rFonts w:hint="eastAsia"/>
                <w:highlight w:val="yellow"/>
              </w:rPr>
              <w:t>2.0</w:t>
            </w:r>
            <w:r w:rsidRPr="00B22A17">
              <w:rPr>
                <w:rFonts w:hint="eastAsia"/>
                <w:highlight w:val="yellow"/>
              </w:rPr>
              <w:t>】故障记录上报</w:t>
            </w:r>
          </w:p>
        </w:tc>
        <w:tc>
          <w:tcPr>
            <w:tcW w:w="4266" w:type="dxa"/>
            <w:tcBorders>
              <w:top w:val="single" w:sz="4" w:space="0" w:color="auto"/>
              <w:left w:val="nil"/>
              <w:bottom w:val="single" w:sz="4" w:space="0" w:color="auto"/>
              <w:right w:val="single" w:sz="8" w:space="0" w:color="000000"/>
            </w:tcBorders>
            <w:shd w:val="clear" w:color="000000" w:fill="auto"/>
            <w:vAlign w:val="center"/>
          </w:tcPr>
          <w:p w14:paraId="5D067BA6" w14:textId="77777777" w:rsidR="00563929" w:rsidRPr="00B22A17" w:rsidRDefault="00563929" w:rsidP="003E69E9">
            <w:pPr>
              <w:rPr>
                <w:highlight w:val="yellow"/>
              </w:rPr>
            </w:pPr>
            <w:r w:rsidRPr="00B22A17">
              <w:rPr>
                <w:rFonts w:hint="eastAsia"/>
                <w:highlight w:val="yellow"/>
              </w:rPr>
              <w:t>dataServer/kalerm/iot/faultHistory/cilentId</w:t>
            </w:r>
          </w:p>
        </w:tc>
        <w:tc>
          <w:tcPr>
            <w:tcW w:w="2461" w:type="dxa"/>
            <w:tcBorders>
              <w:top w:val="single" w:sz="4" w:space="0" w:color="auto"/>
              <w:left w:val="nil"/>
              <w:bottom w:val="single" w:sz="4" w:space="0" w:color="auto"/>
              <w:right w:val="single" w:sz="8" w:space="0" w:color="000000"/>
            </w:tcBorders>
            <w:shd w:val="clear" w:color="000000" w:fill="auto"/>
            <w:vAlign w:val="center"/>
          </w:tcPr>
          <w:p w14:paraId="5CC27D73" w14:textId="77777777" w:rsidR="00563929" w:rsidRPr="00B22A17" w:rsidRDefault="00563929" w:rsidP="003E69E9">
            <w:pPr>
              <w:rPr>
                <w:highlight w:val="yellow"/>
              </w:rPr>
            </w:pPr>
            <w:r w:rsidRPr="00B22A17">
              <w:rPr>
                <w:rFonts w:hint="eastAsia"/>
                <w:highlight w:val="yellow"/>
              </w:rPr>
              <w:t>设备侧改写的</w:t>
            </w:r>
            <w:r w:rsidRPr="00B22A17">
              <w:rPr>
                <w:rFonts w:hint="eastAsia"/>
                <w:highlight w:val="yellow"/>
              </w:rPr>
              <w:t>D</w:t>
            </w:r>
            <w:r w:rsidRPr="00B22A17">
              <w:rPr>
                <w:highlight w:val="yellow"/>
              </w:rPr>
              <w:t>B</w:t>
            </w:r>
            <w:r w:rsidRPr="00B22A17">
              <w:rPr>
                <w:rFonts w:hint="eastAsia"/>
                <w:highlight w:val="yellow"/>
              </w:rPr>
              <w:t>的故障记录数据（将已上报的改为未上报）</w:t>
            </w:r>
          </w:p>
        </w:tc>
      </w:tr>
      <w:tr w:rsidR="00563929" w14:paraId="17738676" w14:textId="77777777" w:rsidTr="00C30883">
        <w:trPr>
          <w:trHeight w:val="251"/>
        </w:trPr>
        <w:tc>
          <w:tcPr>
            <w:tcW w:w="637" w:type="dxa"/>
            <w:tcBorders>
              <w:top w:val="single" w:sz="8" w:space="0" w:color="auto"/>
              <w:left w:val="single" w:sz="8" w:space="0" w:color="auto"/>
              <w:bottom w:val="single" w:sz="8" w:space="0" w:color="auto"/>
              <w:right w:val="single" w:sz="8" w:space="0" w:color="auto"/>
            </w:tcBorders>
            <w:shd w:val="clear" w:color="000000" w:fill="auto"/>
            <w:vAlign w:val="center"/>
          </w:tcPr>
          <w:p w14:paraId="1A3E844C" w14:textId="77777777" w:rsidR="00563929" w:rsidRPr="00B22A17" w:rsidRDefault="00563929" w:rsidP="003E69E9">
            <w:pPr>
              <w:rPr>
                <w:highlight w:val="yellow"/>
              </w:rPr>
            </w:pPr>
            <w:r w:rsidRPr="00B22A17">
              <w:rPr>
                <w:rFonts w:hint="eastAsia"/>
                <w:highlight w:val="yellow"/>
              </w:rPr>
              <w:t>2</w:t>
            </w:r>
            <w:r w:rsidRPr="00B22A17">
              <w:rPr>
                <w:highlight w:val="yellow"/>
              </w:rPr>
              <w:t>0</w:t>
            </w:r>
          </w:p>
        </w:tc>
        <w:tc>
          <w:tcPr>
            <w:tcW w:w="2856" w:type="dxa"/>
            <w:tcBorders>
              <w:top w:val="single" w:sz="8" w:space="0" w:color="auto"/>
              <w:left w:val="nil"/>
              <w:bottom w:val="single" w:sz="8" w:space="0" w:color="auto"/>
              <w:right w:val="single" w:sz="8" w:space="0" w:color="000000"/>
            </w:tcBorders>
            <w:shd w:val="clear" w:color="000000" w:fill="auto"/>
            <w:vAlign w:val="center"/>
          </w:tcPr>
          <w:p w14:paraId="6B661845" w14:textId="77777777" w:rsidR="00563929" w:rsidRPr="00B22A17" w:rsidRDefault="00563929" w:rsidP="003E69E9">
            <w:pPr>
              <w:rPr>
                <w:highlight w:val="yellow"/>
              </w:rPr>
            </w:pPr>
            <w:r w:rsidRPr="00B22A17">
              <w:rPr>
                <w:rFonts w:hint="eastAsia"/>
                <w:highlight w:val="yellow"/>
              </w:rPr>
              <w:t>【</w:t>
            </w:r>
            <w:r w:rsidRPr="00B22A17">
              <w:rPr>
                <w:rFonts w:hint="eastAsia"/>
                <w:highlight w:val="yellow"/>
              </w:rPr>
              <w:t>2.0</w:t>
            </w:r>
            <w:r w:rsidRPr="00B22A17">
              <w:rPr>
                <w:rFonts w:hint="eastAsia"/>
                <w:highlight w:val="yellow"/>
              </w:rPr>
              <w:t>】事件记录上报</w:t>
            </w:r>
          </w:p>
        </w:tc>
        <w:tc>
          <w:tcPr>
            <w:tcW w:w="4266" w:type="dxa"/>
            <w:tcBorders>
              <w:top w:val="single" w:sz="4" w:space="0" w:color="auto"/>
              <w:left w:val="nil"/>
              <w:bottom w:val="single" w:sz="8" w:space="0" w:color="auto"/>
              <w:right w:val="single" w:sz="8" w:space="0" w:color="000000"/>
            </w:tcBorders>
            <w:shd w:val="clear" w:color="000000" w:fill="auto"/>
            <w:vAlign w:val="center"/>
          </w:tcPr>
          <w:p w14:paraId="46BE05E7" w14:textId="77777777" w:rsidR="00563929" w:rsidRPr="00B22A17" w:rsidRDefault="00563929" w:rsidP="003E69E9">
            <w:pPr>
              <w:rPr>
                <w:highlight w:val="yellow"/>
              </w:rPr>
            </w:pPr>
            <w:r w:rsidRPr="00B22A17">
              <w:rPr>
                <w:rFonts w:hint="eastAsia"/>
                <w:highlight w:val="yellow"/>
              </w:rPr>
              <w:t>dataServer/kalerm/iot/eventHistory/cilentId</w:t>
            </w:r>
          </w:p>
        </w:tc>
        <w:tc>
          <w:tcPr>
            <w:tcW w:w="2461" w:type="dxa"/>
            <w:tcBorders>
              <w:top w:val="single" w:sz="4" w:space="0" w:color="auto"/>
              <w:left w:val="nil"/>
              <w:bottom w:val="single" w:sz="8" w:space="0" w:color="auto"/>
              <w:right w:val="single" w:sz="8" w:space="0" w:color="000000"/>
            </w:tcBorders>
            <w:shd w:val="clear" w:color="000000" w:fill="auto"/>
            <w:vAlign w:val="center"/>
          </w:tcPr>
          <w:p w14:paraId="02F54C0F" w14:textId="77777777" w:rsidR="00563929" w:rsidRPr="00B22A17" w:rsidRDefault="00563929" w:rsidP="003E69E9">
            <w:pPr>
              <w:rPr>
                <w:highlight w:val="yellow"/>
              </w:rPr>
            </w:pPr>
            <w:r w:rsidRPr="00B22A17">
              <w:rPr>
                <w:rFonts w:hint="eastAsia"/>
                <w:highlight w:val="yellow"/>
              </w:rPr>
              <w:t>设备侧改写的</w:t>
            </w:r>
            <w:r w:rsidRPr="00B22A17">
              <w:rPr>
                <w:rFonts w:hint="eastAsia"/>
                <w:highlight w:val="yellow"/>
              </w:rPr>
              <w:t>D</w:t>
            </w:r>
            <w:r w:rsidRPr="00B22A17">
              <w:rPr>
                <w:highlight w:val="yellow"/>
              </w:rPr>
              <w:t>B</w:t>
            </w:r>
            <w:r w:rsidRPr="00B22A17">
              <w:rPr>
                <w:rFonts w:hint="eastAsia"/>
                <w:highlight w:val="yellow"/>
              </w:rPr>
              <w:t>的事件记录数据（将已上报的改为未上报）</w:t>
            </w:r>
          </w:p>
        </w:tc>
      </w:tr>
      <w:tr w:rsidR="00563929" w14:paraId="41C3F83D" w14:textId="77777777" w:rsidTr="00C30883">
        <w:trPr>
          <w:trHeight w:val="251"/>
        </w:trPr>
        <w:tc>
          <w:tcPr>
            <w:tcW w:w="637" w:type="dxa"/>
            <w:tcBorders>
              <w:top w:val="single" w:sz="8" w:space="0" w:color="auto"/>
              <w:left w:val="single" w:sz="8" w:space="0" w:color="auto"/>
              <w:bottom w:val="single" w:sz="8" w:space="0" w:color="auto"/>
              <w:right w:val="single" w:sz="8" w:space="0" w:color="auto"/>
            </w:tcBorders>
            <w:shd w:val="clear" w:color="000000" w:fill="auto"/>
            <w:vAlign w:val="center"/>
          </w:tcPr>
          <w:p w14:paraId="45FA1A63" w14:textId="77777777" w:rsidR="00563929" w:rsidRPr="00B22A17" w:rsidRDefault="00563929" w:rsidP="003E69E9">
            <w:pPr>
              <w:rPr>
                <w:highlight w:val="yellow"/>
              </w:rPr>
            </w:pPr>
            <w:r w:rsidRPr="00B22A17">
              <w:rPr>
                <w:rFonts w:hint="eastAsia"/>
                <w:highlight w:val="yellow"/>
              </w:rPr>
              <w:t>2</w:t>
            </w:r>
            <w:r w:rsidRPr="00B22A17">
              <w:rPr>
                <w:highlight w:val="yellow"/>
              </w:rPr>
              <w:t>1</w:t>
            </w:r>
          </w:p>
        </w:tc>
        <w:tc>
          <w:tcPr>
            <w:tcW w:w="2856" w:type="dxa"/>
            <w:tcBorders>
              <w:top w:val="single" w:sz="8" w:space="0" w:color="auto"/>
              <w:left w:val="nil"/>
              <w:bottom w:val="single" w:sz="8" w:space="0" w:color="auto"/>
              <w:right w:val="single" w:sz="8" w:space="0" w:color="000000"/>
            </w:tcBorders>
            <w:shd w:val="clear" w:color="000000" w:fill="auto"/>
            <w:vAlign w:val="center"/>
          </w:tcPr>
          <w:p w14:paraId="26D31751" w14:textId="77777777" w:rsidR="00563929" w:rsidRPr="00B22A17" w:rsidRDefault="00563929" w:rsidP="003E69E9">
            <w:pPr>
              <w:rPr>
                <w:highlight w:val="yellow"/>
              </w:rPr>
            </w:pPr>
            <w:r w:rsidRPr="00B22A17">
              <w:rPr>
                <w:rFonts w:hint="eastAsia"/>
                <w:highlight w:val="yellow"/>
              </w:rPr>
              <w:t>【</w:t>
            </w:r>
            <w:r w:rsidRPr="00B22A17">
              <w:rPr>
                <w:rFonts w:hint="eastAsia"/>
                <w:highlight w:val="yellow"/>
              </w:rPr>
              <w:t>2.0</w:t>
            </w:r>
            <w:r w:rsidRPr="00B22A17">
              <w:rPr>
                <w:rFonts w:hint="eastAsia"/>
                <w:highlight w:val="yellow"/>
              </w:rPr>
              <w:t>】</w:t>
            </w:r>
            <w:r w:rsidRPr="00B22A17">
              <w:rPr>
                <w:rFonts w:hint="eastAsia"/>
                <w:highlight w:val="yellow"/>
              </w:rPr>
              <w:t>R</w:t>
            </w:r>
            <w:r w:rsidRPr="00B22A17">
              <w:rPr>
                <w:highlight w:val="yellow"/>
              </w:rPr>
              <w:t>FID</w:t>
            </w:r>
            <w:r w:rsidRPr="00B22A17">
              <w:rPr>
                <w:rFonts w:hint="eastAsia"/>
                <w:highlight w:val="yellow"/>
              </w:rPr>
              <w:t>记录上报</w:t>
            </w:r>
          </w:p>
        </w:tc>
        <w:tc>
          <w:tcPr>
            <w:tcW w:w="4266" w:type="dxa"/>
            <w:tcBorders>
              <w:top w:val="single" w:sz="4" w:space="0" w:color="auto"/>
              <w:left w:val="nil"/>
              <w:bottom w:val="single" w:sz="8" w:space="0" w:color="auto"/>
              <w:right w:val="single" w:sz="8" w:space="0" w:color="000000"/>
            </w:tcBorders>
            <w:shd w:val="clear" w:color="000000" w:fill="auto"/>
            <w:vAlign w:val="center"/>
          </w:tcPr>
          <w:p w14:paraId="0B323F9E" w14:textId="77777777" w:rsidR="00563929" w:rsidRPr="00B22A17" w:rsidRDefault="00563929" w:rsidP="003E69E9">
            <w:pPr>
              <w:rPr>
                <w:highlight w:val="yellow"/>
              </w:rPr>
            </w:pPr>
            <w:r w:rsidRPr="00B22A17">
              <w:rPr>
                <w:highlight w:val="yellow"/>
              </w:rPr>
              <w:t>dataServer/kalerm/iot/rfidManageHistory/cilentId</w:t>
            </w:r>
          </w:p>
        </w:tc>
        <w:tc>
          <w:tcPr>
            <w:tcW w:w="2461" w:type="dxa"/>
            <w:tcBorders>
              <w:top w:val="single" w:sz="4" w:space="0" w:color="auto"/>
              <w:left w:val="nil"/>
              <w:bottom w:val="single" w:sz="8" w:space="0" w:color="auto"/>
              <w:right w:val="single" w:sz="8" w:space="0" w:color="000000"/>
            </w:tcBorders>
            <w:shd w:val="clear" w:color="000000" w:fill="auto"/>
            <w:vAlign w:val="center"/>
          </w:tcPr>
          <w:p w14:paraId="21BF44ED" w14:textId="77777777" w:rsidR="00563929" w:rsidRPr="00B22A17" w:rsidRDefault="00563929" w:rsidP="003E69E9">
            <w:pPr>
              <w:rPr>
                <w:highlight w:val="yellow"/>
              </w:rPr>
            </w:pPr>
            <w:r w:rsidRPr="00B22A17">
              <w:rPr>
                <w:rFonts w:hint="eastAsia"/>
                <w:highlight w:val="yellow"/>
              </w:rPr>
              <w:t>设备侧改写的</w:t>
            </w:r>
            <w:r w:rsidRPr="00B22A17">
              <w:rPr>
                <w:rFonts w:hint="eastAsia"/>
                <w:highlight w:val="yellow"/>
              </w:rPr>
              <w:t>D</w:t>
            </w:r>
            <w:r w:rsidRPr="00B22A17">
              <w:rPr>
                <w:highlight w:val="yellow"/>
              </w:rPr>
              <w:t>B</w:t>
            </w:r>
            <w:r w:rsidRPr="00B22A17">
              <w:rPr>
                <w:rFonts w:hint="eastAsia"/>
                <w:highlight w:val="yellow"/>
              </w:rPr>
              <w:t>的</w:t>
            </w:r>
            <w:r w:rsidRPr="00B22A17">
              <w:rPr>
                <w:rFonts w:hint="eastAsia"/>
                <w:highlight w:val="yellow"/>
              </w:rPr>
              <w:t>R</w:t>
            </w:r>
            <w:r w:rsidRPr="00B22A17">
              <w:rPr>
                <w:highlight w:val="yellow"/>
              </w:rPr>
              <w:t>FID</w:t>
            </w:r>
            <w:r w:rsidRPr="00B22A17">
              <w:rPr>
                <w:rFonts w:hint="eastAsia"/>
                <w:highlight w:val="yellow"/>
              </w:rPr>
              <w:t>记录数据（将已上报的改为未上报）</w:t>
            </w:r>
          </w:p>
        </w:tc>
      </w:tr>
      <w:bookmarkEnd w:id="126"/>
      <w:bookmarkEnd w:id="127"/>
    </w:tbl>
    <w:p w14:paraId="418C96A2" w14:textId="77777777" w:rsidR="00563929" w:rsidRPr="00563929" w:rsidRDefault="00563929" w:rsidP="003E69E9"/>
    <w:p w14:paraId="6428E298" w14:textId="77777777" w:rsidR="00933DB0" w:rsidRDefault="008845DE" w:rsidP="003E69E9">
      <w:pPr>
        <w:pStyle w:val="1"/>
      </w:pPr>
      <w:r>
        <w:rPr>
          <w:rFonts w:hint="eastAsia"/>
        </w:rPr>
        <w:t>附录</w:t>
      </w:r>
      <w:r>
        <w:t>R</w:t>
      </w:r>
      <w:r>
        <w:rPr>
          <w:rFonts w:hint="eastAsia"/>
        </w:rPr>
        <w:t>：上报动作指令对照表</w:t>
      </w:r>
    </w:p>
    <w:tbl>
      <w:tblPr>
        <w:tblW w:w="9843" w:type="dxa"/>
        <w:tblInd w:w="118" w:type="dxa"/>
        <w:tblLook w:val="04A0" w:firstRow="1" w:lastRow="0" w:firstColumn="1" w:lastColumn="0" w:noHBand="0" w:noVBand="1"/>
      </w:tblPr>
      <w:tblGrid>
        <w:gridCol w:w="640"/>
        <w:gridCol w:w="3935"/>
        <w:gridCol w:w="5268"/>
      </w:tblGrid>
      <w:tr w:rsidR="00933DB0" w14:paraId="0B698104" w14:textId="77777777">
        <w:trPr>
          <w:trHeight w:val="251"/>
        </w:trPr>
        <w:tc>
          <w:tcPr>
            <w:tcW w:w="677" w:type="dxa"/>
            <w:tcBorders>
              <w:top w:val="single" w:sz="8" w:space="0" w:color="auto"/>
              <w:left w:val="single" w:sz="8" w:space="0" w:color="auto"/>
              <w:bottom w:val="single" w:sz="8" w:space="0" w:color="auto"/>
              <w:right w:val="single" w:sz="8" w:space="0" w:color="auto"/>
            </w:tcBorders>
            <w:shd w:val="clear" w:color="auto" w:fill="C65911"/>
            <w:vAlign w:val="center"/>
          </w:tcPr>
          <w:p w14:paraId="0F89C926" w14:textId="77777777" w:rsidR="00933DB0" w:rsidRDefault="008845DE" w:rsidP="003E69E9">
            <w:r>
              <w:rPr>
                <w:rFonts w:hint="eastAsia"/>
              </w:rPr>
              <w:t>指令</w:t>
            </w:r>
          </w:p>
        </w:tc>
        <w:tc>
          <w:tcPr>
            <w:tcW w:w="4519" w:type="dxa"/>
            <w:tcBorders>
              <w:top w:val="single" w:sz="8" w:space="0" w:color="auto"/>
              <w:left w:val="nil"/>
              <w:bottom w:val="single" w:sz="8" w:space="0" w:color="auto"/>
              <w:right w:val="single" w:sz="8" w:space="0" w:color="000000"/>
            </w:tcBorders>
            <w:shd w:val="clear" w:color="auto" w:fill="C65911"/>
            <w:vAlign w:val="center"/>
          </w:tcPr>
          <w:p w14:paraId="33F667CF" w14:textId="77777777" w:rsidR="00933DB0" w:rsidRDefault="008845DE" w:rsidP="003E69E9">
            <w:r>
              <w:rPr>
                <w:rFonts w:hint="eastAsia"/>
              </w:rPr>
              <w:t>描述</w:t>
            </w:r>
          </w:p>
        </w:tc>
        <w:tc>
          <w:tcPr>
            <w:tcW w:w="4647" w:type="dxa"/>
            <w:tcBorders>
              <w:top w:val="single" w:sz="8" w:space="0" w:color="auto"/>
              <w:left w:val="nil"/>
              <w:bottom w:val="single" w:sz="8" w:space="0" w:color="auto"/>
              <w:right w:val="single" w:sz="8" w:space="0" w:color="000000"/>
            </w:tcBorders>
            <w:shd w:val="clear" w:color="auto" w:fill="C65911"/>
            <w:vAlign w:val="center"/>
          </w:tcPr>
          <w:p w14:paraId="0EF94219" w14:textId="77777777" w:rsidR="00933DB0" w:rsidRDefault="008845DE" w:rsidP="003E69E9">
            <w:r>
              <w:rPr>
                <w:rFonts w:hint="eastAsia"/>
              </w:rPr>
              <w:t>云平台响应主题</w:t>
            </w:r>
          </w:p>
        </w:tc>
      </w:tr>
      <w:tr w:rsidR="00933DB0" w14:paraId="2EF9242E" w14:textId="77777777">
        <w:trPr>
          <w:trHeight w:val="251"/>
        </w:trPr>
        <w:tc>
          <w:tcPr>
            <w:tcW w:w="677" w:type="dxa"/>
            <w:tcBorders>
              <w:top w:val="single" w:sz="8" w:space="0" w:color="auto"/>
              <w:left w:val="single" w:sz="8" w:space="0" w:color="auto"/>
              <w:bottom w:val="single" w:sz="8" w:space="0" w:color="auto"/>
              <w:right w:val="single" w:sz="8" w:space="0" w:color="auto"/>
            </w:tcBorders>
            <w:vAlign w:val="center"/>
          </w:tcPr>
          <w:p w14:paraId="69873850" w14:textId="77777777" w:rsidR="00933DB0" w:rsidRDefault="008845DE" w:rsidP="003E69E9">
            <w:r>
              <w:rPr>
                <w:rFonts w:hint="eastAsia"/>
              </w:rPr>
              <w:t>0</w:t>
            </w:r>
          </w:p>
        </w:tc>
        <w:tc>
          <w:tcPr>
            <w:tcW w:w="4519" w:type="dxa"/>
            <w:tcBorders>
              <w:top w:val="single" w:sz="8" w:space="0" w:color="auto"/>
              <w:left w:val="nil"/>
              <w:bottom w:val="single" w:sz="8" w:space="0" w:color="auto"/>
              <w:right w:val="single" w:sz="8" w:space="0" w:color="000000"/>
            </w:tcBorders>
            <w:vAlign w:val="center"/>
          </w:tcPr>
          <w:p w14:paraId="0388484E" w14:textId="77777777" w:rsidR="00933DB0" w:rsidRDefault="008845DE" w:rsidP="003E69E9">
            <w:pPr>
              <w:rPr>
                <w:rFonts w:ascii="宋体" w:eastAsia="宋体" w:hAnsi="宋体" w:cs="宋体"/>
                <w:color w:val="000000"/>
                <w:kern w:val="0"/>
                <w:szCs w:val="21"/>
              </w:rPr>
            </w:pPr>
            <w:r>
              <w:rPr>
                <w:rFonts w:hint="eastAsia"/>
              </w:rPr>
              <w:t>云平台上报同步外网</w:t>
            </w:r>
            <w:r>
              <w:rPr>
                <w:rFonts w:hint="eastAsia"/>
              </w:rPr>
              <w:t>IP</w:t>
            </w:r>
            <w:r>
              <w:rPr>
                <w:rFonts w:hint="eastAsia"/>
              </w:rPr>
              <w:t>信息的</w:t>
            </w:r>
            <w:r>
              <w:rPr>
                <w:rFonts w:hint="eastAsia"/>
              </w:rPr>
              <w:t>http</w:t>
            </w:r>
            <w:r>
              <w:rPr>
                <w:rFonts w:hint="eastAsia"/>
              </w:rPr>
              <w:t>接口</w:t>
            </w:r>
          </w:p>
        </w:tc>
        <w:tc>
          <w:tcPr>
            <w:tcW w:w="4647" w:type="dxa"/>
            <w:tcBorders>
              <w:top w:val="single" w:sz="8" w:space="0" w:color="auto"/>
              <w:left w:val="nil"/>
              <w:bottom w:val="single" w:sz="8" w:space="0" w:color="auto"/>
              <w:right w:val="single" w:sz="8" w:space="0" w:color="000000"/>
            </w:tcBorders>
            <w:vAlign w:val="center"/>
          </w:tcPr>
          <w:p w14:paraId="1E4A99C0" w14:textId="77777777" w:rsidR="00933DB0" w:rsidRDefault="008845DE" w:rsidP="003E69E9">
            <w:pPr>
              <w:rPr>
                <w:rFonts w:ascii="宋体" w:eastAsia="宋体" w:hAnsi="宋体" w:cs="宋体"/>
                <w:color w:val="000000"/>
                <w:kern w:val="0"/>
                <w:szCs w:val="21"/>
              </w:rPr>
            </w:pPr>
            <w:r>
              <w:t>cilentId/</w:t>
            </w:r>
            <w:r>
              <w:rPr>
                <w:rFonts w:hint="eastAsia"/>
              </w:rPr>
              <w:t>deviceServer/kalerm/iot/</w:t>
            </w:r>
            <w:r>
              <w:t>common</w:t>
            </w:r>
            <w:r>
              <w:rPr>
                <w:rFonts w:hint="eastAsia"/>
              </w:rPr>
              <w:t>/sync/</w:t>
            </w:r>
            <w:r>
              <w:t>report</w:t>
            </w:r>
            <w:r>
              <w:rPr>
                <w:rFonts w:hint="eastAsia"/>
              </w:rPr>
              <w:t>/ack</w:t>
            </w:r>
          </w:p>
        </w:tc>
      </w:tr>
    </w:tbl>
    <w:p w14:paraId="4E0577EC" w14:textId="064487F6" w:rsidR="00933DB0" w:rsidRDefault="00933DB0" w:rsidP="003E69E9">
      <w:pPr>
        <w:pStyle w:val="1"/>
      </w:pPr>
    </w:p>
    <w:sectPr w:rsidR="00933DB0">
      <w:pgSz w:w="11906" w:h="16838"/>
      <w:pgMar w:top="1440" w:right="1080" w:bottom="1440" w:left="1080" w:header="851" w:footer="992" w:gutter="0"/>
      <w:cols w:space="425"/>
      <w:docGrid w:type="lines" w:linePitch="312"/>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9BE77E9" w16cex:dateUtc="2024-04-08T06:04:00Z"/>
  <w16cex:commentExtensible w16cex:durableId="297F3E73" w16cex:dateUtc="2024-02-20T07:06:00Z"/>
  <w16cex:commentExtensible w16cex:durableId="299C27F9" w16cex:dateUtc="2024-03-13T05:26:00Z"/>
  <w16cex:commentExtensible w16cex:durableId="5938DE48" w16cex:dateUtc="2024-09-08T15:01:00Z"/>
  <w16cex:commentExtensible w16cex:durableId="29EC9949" w16cex:dateUtc="2024-05-13T05:51:00Z"/>
  <w16cex:commentExtensible w16cex:durableId="299C26E2" w16cex:dateUtc="2024-03-13T05:21:00Z"/>
  <w16cex:commentExtensible w16cex:durableId="2A145898" w16cex:dateUtc="2024-06-12T09:25:00Z"/>
  <w16cex:commentExtensible w16cex:durableId="0C517E68" w16cex:dateUtc="2024-07-09T13:15:00Z"/>
  <w16cex:commentExtensible w16cex:durableId="4DB5D45F" w16cex:dateUtc="2024-09-10T11:52:00Z"/>
  <w16cex:commentExtensible w16cex:durableId="74FE9999" w16cex:dateUtc="2024-07-10T08:47:00Z"/>
  <w16cex:commentExtensible w16cex:durableId="5FA84AD4" w16cex:dateUtc="2024-07-10T08:59:00Z"/>
  <w16cex:commentExtensible w16cex:durableId="29BE75D7" w16cex:dateUtc="2024-04-08T05:55:00Z"/>
  <w16cex:commentExtensible w16cex:durableId="29BE7832" w16cex:dateUtc="2024-04-08T06:05:00Z"/>
  <w16cex:commentExtensible w16cex:durableId="299C1E87" w16cex:dateUtc="2024-03-13T04:45:00Z"/>
  <w16cex:commentExtensible w16cex:durableId="30CA35F1" w16cex:dateUtc="2024-08-13T12:58:00Z"/>
  <w16cex:commentExtensible w16cex:durableId="2A14503A" w16cex:dateUtc="2024-06-12T08:50:00Z"/>
  <w16cex:commentExtensible w16cex:durableId="2A145053" w16cex:dateUtc="2024-06-12T08:50:00Z"/>
  <w16cex:commentExtensible w16cex:durableId="5858D70A" w16cex:dateUtc="2024-07-11T12:23: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88AC874" w14:textId="77777777" w:rsidR="000859CD" w:rsidRDefault="000859CD" w:rsidP="003E69E9">
      <w:r>
        <w:separator/>
      </w:r>
    </w:p>
  </w:endnote>
  <w:endnote w:type="continuationSeparator" w:id="0">
    <w:p w14:paraId="707894ED" w14:textId="77777777" w:rsidR="000859CD" w:rsidRDefault="000859CD" w:rsidP="003E69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Heiti SC Light">
    <w:altName w:val="Malgun Gothic Semilight"/>
    <w:charset w:val="80"/>
    <w:family w:val="auto"/>
    <w:pitch w:val="variable"/>
    <w:sig w:usb0="8000002F" w:usb1="0807004A" w:usb2="00000010" w:usb3="00000000" w:csb0="003E0001" w:csb1="00000000"/>
  </w:font>
  <w:font w:name="Courier New">
    <w:panose1 w:val="02070309020205020404"/>
    <w:charset w:val="00"/>
    <w:family w:val="modern"/>
    <w:pitch w:val="fixed"/>
    <w:sig w:usb0="E0002EFF" w:usb1="C0007843"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onsolas">
    <w:panose1 w:val="020B0609020204030204"/>
    <w:charset w:val="00"/>
    <w:family w:val="modern"/>
    <w:pitch w:val="fixed"/>
    <w:sig w:usb0="E00006FF" w:usb1="0000FCFF" w:usb2="00000001" w:usb3="00000000" w:csb0="0000019F" w:csb1="00000000"/>
  </w:font>
  <w:font w:name="微软雅黑">
    <w:altName w:val="Microsoft YaHei"/>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Helvetica">
    <w:panose1 w:val="020B0604020202020204"/>
    <w:charset w:val="00"/>
    <w:family w:val="auto"/>
    <w:pitch w:val="variable"/>
    <w:sig w:usb0="E00002FF" w:usb1="5000785B"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Batang">
    <w:altName w:val="바탕"/>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65AB2BD" w14:textId="77777777" w:rsidR="000859CD" w:rsidRDefault="000859CD" w:rsidP="003E69E9">
      <w:r>
        <w:separator/>
      </w:r>
    </w:p>
  </w:footnote>
  <w:footnote w:type="continuationSeparator" w:id="0">
    <w:p w14:paraId="16090081" w14:textId="77777777" w:rsidR="000859CD" w:rsidRDefault="000859CD" w:rsidP="003E69E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E5EB659B"/>
    <w:multiLevelType w:val="singleLevel"/>
    <w:tmpl w:val="E5EB659B"/>
    <w:lvl w:ilvl="0">
      <w:start w:val="1"/>
      <w:numFmt w:val="decimal"/>
      <w:suff w:val="nothing"/>
      <w:lvlText w:val="%1、"/>
      <w:lvlJc w:val="left"/>
      <w:pPr>
        <w:ind w:left="-420"/>
      </w:pPr>
    </w:lvl>
  </w:abstractNum>
  <w:abstractNum w:abstractNumId="1" w15:restartNumberingAfterBreak="0">
    <w:nsid w:val="08902C2B"/>
    <w:multiLevelType w:val="hybridMultilevel"/>
    <w:tmpl w:val="E346B266"/>
    <w:lvl w:ilvl="0" w:tplc="7A60416A">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 w15:restartNumberingAfterBreak="0">
    <w:nsid w:val="0F5A1914"/>
    <w:multiLevelType w:val="multilevel"/>
    <w:tmpl w:val="0F5A1914"/>
    <w:lvl w:ilvl="0">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0221FFB"/>
    <w:multiLevelType w:val="hybridMultilevel"/>
    <w:tmpl w:val="2BA24250"/>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11661EC0"/>
    <w:multiLevelType w:val="hybridMultilevel"/>
    <w:tmpl w:val="0628B0CC"/>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 w15:restartNumberingAfterBreak="0">
    <w:nsid w:val="5D135EC1"/>
    <w:multiLevelType w:val="hybridMultilevel"/>
    <w:tmpl w:val="B478F6C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627F002E"/>
    <w:multiLevelType w:val="hybridMultilevel"/>
    <w:tmpl w:val="F0801F34"/>
    <w:lvl w:ilvl="0" w:tplc="74601E2E">
      <w:start w:val="1"/>
      <w:numFmt w:val="decimal"/>
      <w:lvlText w:val="%1."/>
      <w:lvlJc w:val="left"/>
      <w:pPr>
        <w:ind w:left="440" w:hanging="440"/>
      </w:pPr>
      <w:rPr>
        <w:sz w:val="16"/>
        <w:szCs w:val="16"/>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661200CD"/>
    <w:multiLevelType w:val="multilevel"/>
    <w:tmpl w:val="661200CD"/>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8" w15:restartNumberingAfterBreak="0">
    <w:nsid w:val="6BDD4A22"/>
    <w:multiLevelType w:val="hybridMultilevel"/>
    <w:tmpl w:val="89F4FD9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7"/>
  </w:num>
  <w:num w:numId="2">
    <w:abstractNumId w:val="2"/>
  </w:num>
  <w:num w:numId="3">
    <w:abstractNumId w:val="0"/>
  </w:num>
  <w:num w:numId="4">
    <w:abstractNumId w:val="3"/>
  </w:num>
  <w:num w:numId="5">
    <w:abstractNumId w:val="8"/>
  </w:num>
  <w:num w:numId="6">
    <w:abstractNumId w:val="5"/>
  </w:num>
  <w:num w:numId="7">
    <w:abstractNumId w:val="5"/>
  </w:num>
  <w:num w:numId="8">
    <w:abstractNumId w:val="1"/>
  </w:num>
  <w:num w:numId="9">
    <w:abstractNumId w:val="6"/>
  </w:num>
  <w:num w:numId="10">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zmt">
    <w15:presenceInfo w15:providerId="None" w15:userId="zm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hideSpellingErrors/>
  <w:defaultTabStop w:val="420"/>
  <w:noPunctuationKerning/>
  <w:characterSpacingControl w:val="doNotCompress"/>
  <w:hdrShapeDefaults>
    <o:shapedefaults v:ext="edit" spidmax="2049"/>
  </w:hdrShapeDefaults>
  <w:footnotePr>
    <w:footnote w:id="-1"/>
    <w:footnote w:id="0"/>
  </w:footnotePr>
  <w:endnotePr>
    <w:endnote w:id="-1"/>
    <w:endnote w:id="0"/>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Dk5ZjhjYTNjYmQzMWNkN2RiNTRmYzNhM2IxZjNmOWUifQ=="/>
  </w:docVars>
  <w:rsids>
    <w:rsidRoot w:val="00440833"/>
    <w:rsid w:val="000001AE"/>
    <w:rsid w:val="0000085D"/>
    <w:rsid w:val="000008AD"/>
    <w:rsid w:val="00000BAA"/>
    <w:rsid w:val="00000ED9"/>
    <w:rsid w:val="00001D0D"/>
    <w:rsid w:val="0000244A"/>
    <w:rsid w:val="00003B81"/>
    <w:rsid w:val="00003D00"/>
    <w:rsid w:val="00003E38"/>
    <w:rsid w:val="0000424A"/>
    <w:rsid w:val="00004DF9"/>
    <w:rsid w:val="000055CD"/>
    <w:rsid w:val="000057F4"/>
    <w:rsid w:val="000059F6"/>
    <w:rsid w:val="000060D2"/>
    <w:rsid w:val="00006720"/>
    <w:rsid w:val="0000677A"/>
    <w:rsid w:val="00006E5E"/>
    <w:rsid w:val="00007218"/>
    <w:rsid w:val="000106E9"/>
    <w:rsid w:val="00011973"/>
    <w:rsid w:val="000119C8"/>
    <w:rsid w:val="00011CA6"/>
    <w:rsid w:val="000121F8"/>
    <w:rsid w:val="00012802"/>
    <w:rsid w:val="00012B2E"/>
    <w:rsid w:val="00012EDE"/>
    <w:rsid w:val="000135DB"/>
    <w:rsid w:val="000138AF"/>
    <w:rsid w:val="00013A90"/>
    <w:rsid w:val="00013DF7"/>
    <w:rsid w:val="00014BE7"/>
    <w:rsid w:val="00015C50"/>
    <w:rsid w:val="00016661"/>
    <w:rsid w:val="00016C34"/>
    <w:rsid w:val="00017448"/>
    <w:rsid w:val="0001757C"/>
    <w:rsid w:val="00017FB0"/>
    <w:rsid w:val="0002008F"/>
    <w:rsid w:val="000200E2"/>
    <w:rsid w:val="00020590"/>
    <w:rsid w:val="000205A1"/>
    <w:rsid w:val="00021DAC"/>
    <w:rsid w:val="00021E3B"/>
    <w:rsid w:val="00022C66"/>
    <w:rsid w:val="00022C74"/>
    <w:rsid w:val="0002322E"/>
    <w:rsid w:val="0002379F"/>
    <w:rsid w:val="00023B66"/>
    <w:rsid w:val="00024335"/>
    <w:rsid w:val="00024854"/>
    <w:rsid w:val="00024C87"/>
    <w:rsid w:val="00024D36"/>
    <w:rsid w:val="000251DF"/>
    <w:rsid w:val="000254DC"/>
    <w:rsid w:val="00025BFD"/>
    <w:rsid w:val="00025E60"/>
    <w:rsid w:val="00026218"/>
    <w:rsid w:val="00026340"/>
    <w:rsid w:val="0002647D"/>
    <w:rsid w:val="000264A3"/>
    <w:rsid w:val="00026DEB"/>
    <w:rsid w:val="00026E7B"/>
    <w:rsid w:val="00027311"/>
    <w:rsid w:val="000275B7"/>
    <w:rsid w:val="000276FE"/>
    <w:rsid w:val="00027CBA"/>
    <w:rsid w:val="0003045B"/>
    <w:rsid w:val="00030AB3"/>
    <w:rsid w:val="00030E0F"/>
    <w:rsid w:val="000312CE"/>
    <w:rsid w:val="00031BAB"/>
    <w:rsid w:val="000321C9"/>
    <w:rsid w:val="000321E3"/>
    <w:rsid w:val="00033D7E"/>
    <w:rsid w:val="00034102"/>
    <w:rsid w:val="000346DB"/>
    <w:rsid w:val="00034C02"/>
    <w:rsid w:val="00034FA3"/>
    <w:rsid w:val="0003516C"/>
    <w:rsid w:val="00035D49"/>
    <w:rsid w:val="000375FA"/>
    <w:rsid w:val="00040598"/>
    <w:rsid w:val="000405CE"/>
    <w:rsid w:val="0004079C"/>
    <w:rsid w:val="000409B0"/>
    <w:rsid w:val="00040B43"/>
    <w:rsid w:val="00040C00"/>
    <w:rsid w:val="00040C0D"/>
    <w:rsid w:val="00040C8D"/>
    <w:rsid w:val="00041099"/>
    <w:rsid w:val="000410E9"/>
    <w:rsid w:val="0004113A"/>
    <w:rsid w:val="0004184D"/>
    <w:rsid w:val="00042C2D"/>
    <w:rsid w:val="00042EC8"/>
    <w:rsid w:val="000434D6"/>
    <w:rsid w:val="00043D52"/>
    <w:rsid w:val="00043EBE"/>
    <w:rsid w:val="00043F20"/>
    <w:rsid w:val="000447C8"/>
    <w:rsid w:val="00044853"/>
    <w:rsid w:val="00046065"/>
    <w:rsid w:val="00046280"/>
    <w:rsid w:val="0004631D"/>
    <w:rsid w:val="0004635F"/>
    <w:rsid w:val="0004676F"/>
    <w:rsid w:val="0004687B"/>
    <w:rsid w:val="000468A4"/>
    <w:rsid w:val="00046BD0"/>
    <w:rsid w:val="00047189"/>
    <w:rsid w:val="00047EA5"/>
    <w:rsid w:val="00050E10"/>
    <w:rsid w:val="000510DA"/>
    <w:rsid w:val="00051864"/>
    <w:rsid w:val="00051869"/>
    <w:rsid w:val="0005266E"/>
    <w:rsid w:val="0005301B"/>
    <w:rsid w:val="000530E9"/>
    <w:rsid w:val="000531BB"/>
    <w:rsid w:val="000535BD"/>
    <w:rsid w:val="0005384A"/>
    <w:rsid w:val="00054AC2"/>
    <w:rsid w:val="00054F8A"/>
    <w:rsid w:val="00055BFC"/>
    <w:rsid w:val="00055C26"/>
    <w:rsid w:val="00055F09"/>
    <w:rsid w:val="00060772"/>
    <w:rsid w:val="00061E46"/>
    <w:rsid w:val="000627DF"/>
    <w:rsid w:val="00063277"/>
    <w:rsid w:val="000635EE"/>
    <w:rsid w:val="0006399B"/>
    <w:rsid w:val="00064323"/>
    <w:rsid w:val="000644CE"/>
    <w:rsid w:val="0006461A"/>
    <w:rsid w:val="00064F19"/>
    <w:rsid w:val="000651CE"/>
    <w:rsid w:val="0006597B"/>
    <w:rsid w:val="00066C5C"/>
    <w:rsid w:val="00066F2D"/>
    <w:rsid w:val="00066FD3"/>
    <w:rsid w:val="0006778F"/>
    <w:rsid w:val="00067798"/>
    <w:rsid w:val="00067C0E"/>
    <w:rsid w:val="00067C94"/>
    <w:rsid w:val="00067EEA"/>
    <w:rsid w:val="00067FCD"/>
    <w:rsid w:val="000703C3"/>
    <w:rsid w:val="00070503"/>
    <w:rsid w:val="00070B71"/>
    <w:rsid w:val="00070BC5"/>
    <w:rsid w:val="00070C4E"/>
    <w:rsid w:val="000720A1"/>
    <w:rsid w:val="000721D2"/>
    <w:rsid w:val="000724EE"/>
    <w:rsid w:val="00073EF2"/>
    <w:rsid w:val="00074CA0"/>
    <w:rsid w:val="00075290"/>
    <w:rsid w:val="000755A1"/>
    <w:rsid w:val="00076294"/>
    <w:rsid w:val="00076F44"/>
    <w:rsid w:val="0007707B"/>
    <w:rsid w:val="00077E4D"/>
    <w:rsid w:val="00080537"/>
    <w:rsid w:val="00080BC8"/>
    <w:rsid w:val="0008177E"/>
    <w:rsid w:val="000823C4"/>
    <w:rsid w:val="0008257E"/>
    <w:rsid w:val="000827C2"/>
    <w:rsid w:val="00082DBC"/>
    <w:rsid w:val="00083407"/>
    <w:rsid w:val="00083AC2"/>
    <w:rsid w:val="0008441B"/>
    <w:rsid w:val="00084800"/>
    <w:rsid w:val="000854FC"/>
    <w:rsid w:val="000855E9"/>
    <w:rsid w:val="000859CD"/>
    <w:rsid w:val="00086077"/>
    <w:rsid w:val="00086567"/>
    <w:rsid w:val="00086690"/>
    <w:rsid w:val="000901ED"/>
    <w:rsid w:val="00090B9E"/>
    <w:rsid w:val="00091026"/>
    <w:rsid w:val="00091262"/>
    <w:rsid w:val="00091AA8"/>
    <w:rsid w:val="00091BD1"/>
    <w:rsid w:val="00091DCE"/>
    <w:rsid w:val="00092597"/>
    <w:rsid w:val="00092610"/>
    <w:rsid w:val="000928CF"/>
    <w:rsid w:val="00092B89"/>
    <w:rsid w:val="000938B4"/>
    <w:rsid w:val="00093B07"/>
    <w:rsid w:val="0009401E"/>
    <w:rsid w:val="0009580A"/>
    <w:rsid w:val="000958DA"/>
    <w:rsid w:val="00095F69"/>
    <w:rsid w:val="00096068"/>
    <w:rsid w:val="000967EB"/>
    <w:rsid w:val="00096995"/>
    <w:rsid w:val="00096AF0"/>
    <w:rsid w:val="00097785"/>
    <w:rsid w:val="00097890"/>
    <w:rsid w:val="000978CA"/>
    <w:rsid w:val="000978EE"/>
    <w:rsid w:val="00097935"/>
    <w:rsid w:val="00097E9C"/>
    <w:rsid w:val="00097F63"/>
    <w:rsid w:val="00097FCD"/>
    <w:rsid w:val="00097FFC"/>
    <w:rsid w:val="000A0260"/>
    <w:rsid w:val="000A0680"/>
    <w:rsid w:val="000A0A49"/>
    <w:rsid w:val="000A113E"/>
    <w:rsid w:val="000A11E7"/>
    <w:rsid w:val="000A1392"/>
    <w:rsid w:val="000A1454"/>
    <w:rsid w:val="000A1595"/>
    <w:rsid w:val="000A1B43"/>
    <w:rsid w:val="000A1F42"/>
    <w:rsid w:val="000A2BAD"/>
    <w:rsid w:val="000A3463"/>
    <w:rsid w:val="000A3AB2"/>
    <w:rsid w:val="000A3B2A"/>
    <w:rsid w:val="000A3D7C"/>
    <w:rsid w:val="000A3F98"/>
    <w:rsid w:val="000A55C2"/>
    <w:rsid w:val="000A5B9C"/>
    <w:rsid w:val="000A5EBD"/>
    <w:rsid w:val="000A60DA"/>
    <w:rsid w:val="000A6622"/>
    <w:rsid w:val="000A66CE"/>
    <w:rsid w:val="000A6762"/>
    <w:rsid w:val="000A67E1"/>
    <w:rsid w:val="000A7248"/>
    <w:rsid w:val="000A73F7"/>
    <w:rsid w:val="000A79B8"/>
    <w:rsid w:val="000B0104"/>
    <w:rsid w:val="000B0278"/>
    <w:rsid w:val="000B115E"/>
    <w:rsid w:val="000B1D42"/>
    <w:rsid w:val="000B1D4C"/>
    <w:rsid w:val="000B2039"/>
    <w:rsid w:val="000B28F5"/>
    <w:rsid w:val="000B2907"/>
    <w:rsid w:val="000B2EA9"/>
    <w:rsid w:val="000B30EC"/>
    <w:rsid w:val="000B37EB"/>
    <w:rsid w:val="000B451C"/>
    <w:rsid w:val="000B509C"/>
    <w:rsid w:val="000B54A2"/>
    <w:rsid w:val="000B5B3B"/>
    <w:rsid w:val="000B5D10"/>
    <w:rsid w:val="000B718E"/>
    <w:rsid w:val="000B75F7"/>
    <w:rsid w:val="000B768E"/>
    <w:rsid w:val="000C03D7"/>
    <w:rsid w:val="000C0E02"/>
    <w:rsid w:val="000C1693"/>
    <w:rsid w:val="000C194E"/>
    <w:rsid w:val="000C1BEA"/>
    <w:rsid w:val="000C297E"/>
    <w:rsid w:val="000C3289"/>
    <w:rsid w:val="000C3A1E"/>
    <w:rsid w:val="000C42A6"/>
    <w:rsid w:val="000C4624"/>
    <w:rsid w:val="000C557D"/>
    <w:rsid w:val="000C60D8"/>
    <w:rsid w:val="000C7520"/>
    <w:rsid w:val="000C76DD"/>
    <w:rsid w:val="000C7AD2"/>
    <w:rsid w:val="000D1B53"/>
    <w:rsid w:val="000D3687"/>
    <w:rsid w:val="000D36D7"/>
    <w:rsid w:val="000D3B53"/>
    <w:rsid w:val="000D4150"/>
    <w:rsid w:val="000D4824"/>
    <w:rsid w:val="000D498E"/>
    <w:rsid w:val="000D4FBF"/>
    <w:rsid w:val="000D5DF7"/>
    <w:rsid w:val="000D63AE"/>
    <w:rsid w:val="000D63E8"/>
    <w:rsid w:val="000D7713"/>
    <w:rsid w:val="000D7C60"/>
    <w:rsid w:val="000D7D4B"/>
    <w:rsid w:val="000D7E9E"/>
    <w:rsid w:val="000E0ED3"/>
    <w:rsid w:val="000E0EE2"/>
    <w:rsid w:val="000E13A5"/>
    <w:rsid w:val="000E1D7A"/>
    <w:rsid w:val="000E3278"/>
    <w:rsid w:val="000E3F89"/>
    <w:rsid w:val="000E3FA4"/>
    <w:rsid w:val="000E59BE"/>
    <w:rsid w:val="000E61AD"/>
    <w:rsid w:val="000E7360"/>
    <w:rsid w:val="000E747F"/>
    <w:rsid w:val="000E75B8"/>
    <w:rsid w:val="000F007A"/>
    <w:rsid w:val="000F0804"/>
    <w:rsid w:val="000F08D4"/>
    <w:rsid w:val="000F0995"/>
    <w:rsid w:val="000F12A2"/>
    <w:rsid w:val="000F1722"/>
    <w:rsid w:val="000F1909"/>
    <w:rsid w:val="000F1B27"/>
    <w:rsid w:val="000F1B76"/>
    <w:rsid w:val="000F1CD0"/>
    <w:rsid w:val="000F1F3E"/>
    <w:rsid w:val="000F1F96"/>
    <w:rsid w:val="000F218A"/>
    <w:rsid w:val="000F24D5"/>
    <w:rsid w:val="000F27DE"/>
    <w:rsid w:val="000F28B5"/>
    <w:rsid w:val="000F29B6"/>
    <w:rsid w:val="000F3AD4"/>
    <w:rsid w:val="000F3F1A"/>
    <w:rsid w:val="000F40A3"/>
    <w:rsid w:val="000F4D6B"/>
    <w:rsid w:val="000F4DB3"/>
    <w:rsid w:val="000F532C"/>
    <w:rsid w:val="000F5CEE"/>
    <w:rsid w:val="000F608E"/>
    <w:rsid w:val="000F631C"/>
    <w:rsid w:val="000F6BD0"/>
    <w:rsid w:val="000F70EC"/>
    <w:rsid w:val="000F7D0A"/>
    <w:rsid w:val="001000F3"/>
    <w:rsid w:val="00100AEF"/>
    <w:rsid w:val="00100C22"/>
    <w:rsid w:val="00100F3D"/>
    <w:rsid w:val="00101088"/>
    <w:rsid w:val="0010108E"/>
    <w:rsid w:val="00101315"/>
    <w:rsid w:val="001014FB"/>
    <w:rsid w:val="001026FD"/>
    <w:rsid w:val="00102AD8"/>
    <w:rsid w:val="00102EC8"/>
    <w:rsid w:val="00103890"/>
    <w:rsid w:val="00103BAB"/>
    <w:rsid w:val="00103D76"/>
    <w:rsid w:val="0010409C"/>
    <w:rsid w:val="00105ACD"/>
    <w:rsid w:val="00105B74"/>
    <w:rsid w:val="00106536"/>
    <w:rsid w:val="00106AC4"/>
    <w:rsid w:val="00106C9B"/>
    <w:rsid w:val="00106E86"/>
    <w:rsid w:val="001070F3"/>
    <w:rsid w:val="00107916"/>
    <w:rsid w:val="001107BC"/>
    <w:rsid w:val="00110BCE"/>
    <w:rsid w:val="00110E88"/>
    <w:rsid w:val="00111E45"/>
    <w:rsid w:val="00112B2C"/>
    <w:rsid w:val="00112C53"/>
    <w:rsid w:val="0011394C"/>
    <w:rsid w:val="001139A0"/>
    <w:rsid w:val="00113EB1"/>
    <w:rsid w:val="00114B07"/>
    <w:rsid w:val="001153A7"/>
    <w:rsid w:val="0011554D"/>
    <w:rsid w:val="00115886"/>
    <w:rsid w:val="00115FEE"/>
    <w:rsid w:val="001161CF"/>
    <w:rsid w:val="00117274"/>
    <w:rsid w:val="001173B6"/>
    <w:rsid w:val="00117468"/>
    <w:rsid w:val="001175D1"/>
    <w:rsid w:val="00117690"/>
    <w:rsid w:val="00117695"/>
    <w:rsid w:val="00117DF7"/>
    <w:rsid w:val="00117F55"/>
    <w:rsid w:val="001202F8"/>
    <w:rsid w:val="00121D88"/>
    <w:rsid w:val="001220A5"/>
    <w:rsid w:val="00122A17"/>
    <w:rsid w:val="0012431D"/>
    <w:rsid w:val="00124F59"/>
    <w:rsid w:val="00125A21"/>
    <w:rsid w:val="00125DE9"/>
    <w:rsid w:val="001262AE"/>
    <w:rsid w:val="00126840"/>
    <w:rsid w:val="0012695A"/>
    <w:rsid w:val="00127D19"/>
    <w:rsid w:val="00130101"/>
    <w:rsid w:val="0013055A"/>
    <w:rsid w:val="001308B5"/>
    <w:rsid w:val="00130D3D"/>
    <w:rsid w:val="00130E17"/>
    <w:rsid w:val="00131094"/>
    <w:rsid w:val="0013112F"/>
    <w:rsid w:val="001312BA"/>
    <w:rsid w:val="001321DA"/>
    <w:rsid w:val="001328EF"/>
    <w:rsid w:val="0013342E"/>
    <w:rsid w:val="0013407E"/>
    <w:rsid w:val="001343FF"/>
    <w:rsid w:val="00134601"/>
    <w:rsid w:val="00134994"/>
    <w:rsid w:val="00134D5C"/>
    <w:rsid w:val="00134FB4"/>
    <w:rsid w:val="00135FF4"/>
    <w:rsid w:val="0013690F"/>
    <w:rsid w:val="00137517"/>
    <w:rsid w:val="001375BF"/>
    <w:rsid w:val="00137AA2"/>
    <w:rsid w:val="00140452"/>
    <w:rsid w:val="001406F9"/>
    <w:rsid w:val="00140706"/>
    <w:rsid w:val="00140D77"/>
    <w:rsid w:val="00142075"/>
    <w:rsid w:val="00142CEA"/>
    <w:rsid w:val="001437C7"/>
    <w:rsid w:val="00143A1C"/>
    <w:rsid w:val="00143F34"/>
    <w:rsid w:val="00144229"/>
    <w:rsid w:val="00144667"/>
    <w:rsid w:val="0014486F"/>
    <w:rsid w:val="00144C63"/>
    <w:rsid w:val="00144CC4"/>
    <w:rsid w:val="00145F17"/>
    <w:rsid w:val="00146272"/>
    <w:rsid w:val="001464FC"/>
    <w:rsid w:val="0014677E"/>
    <w:rsid w:val="001468EA"/>
    <w:rsid w:val="00146CF0"/>
    <w:rsid w:val="00146DDC"/>
    <w:rsid w:val="00147349"/>
    <w:rsid w:val="00147950"/>
    <w:rsid w:val="00147E1B"/>
    <w:rsid w:val="00147EF9"/>
    <w:rsid w:val="00150046"/>
    <w:rsid w:val="001505EA"/>
    <w:rsid w:val="00150AAB"/>
    <w:rsid w:val="00151163"/>
    <w:rsid w:val="00151458"/>
    <w:rsid w:val="00151918"/>
    <w:rsid w:val="00151C8D"/>
    <w:rsid w:val="00151D62"/>
    <w:rsid w:val="00151E50"/>
    <w:rsid w:val="00151F08"/>
    <w:rsid w:val="0015253E"/>
    <w:rsid w:val="00152664"/>
    <w:rsid w:val="00152DD8"/>
    <w:rsid w:val="00153CAD"/>
    <w:rsid w:val="00154F2E"/>
    <w:rsid w:val="0015538C"/>
    <w:rsid w:val="001556F4"/>
    <w:rsid w:val="0015599C"/>
    <w:rsid w:val="0015627E"/>
    <w:rsid w:val="00156E38"/>
    <w:rsid w:val="0015731F"/>
    <w:rsid w:val="001601F8"/>
    <w:rsid w:val="0016096B"/>
    <w:rsid w:val="001609BA"/>
    <w:rsid w:val="0016140C"/>
    <w:rsid w:val="00161413"/>
    <w:rsid w:val="001616F7"/>
    <w:rsid w:val="00161A4D"/>
    <w:rsid w:val="00161D94"/>
    <w:rsid w:val="00161F36"/>
    <w:rsid w:val="001620BF"/>
    <w:rsid w:val="001621FC"/>
    <w:rsid w:val="0016296E"/>
    <w:rsid w:val="00162BD3"/>
    <w:rsid w:val="00163EC5"/>
    <w:rsid w:val="0016491D"/>
    <w:rsid w:val="00166031"/>
    <w:rsid w:val="00166273"/>
    <w:rsid w:val="00166384"/>
    <w:rsid w:val="001664C1"/>
    <w:rsid w:val="0016697B"/>
    <w:rsid w:val="00166C06"/>
    <w:rsid w:val="00166F60"/>
    <w:rsid w:val="00167B1D"/>
    <w:rsid w:val="00170FE3"/>
    <w:rsid w:val="00171D72"/>
    <w:rsid w:val="00171F83"/>
    <w:rsid w:val="00172E8F"/>
    <w:rsid w:val="00172EC6"/>
    <w:rsid w:val="001738D1"/>
    <w:rsid w:val="00173D99"/>
    <w:rsid w:val="001740EE"/>
    <w:rsid w:val="00174370"/>
    <w:rsid w:val="001744C4"/>
    <w:rsid w:val="00175AFB"/>
    <w:rsid w:val="00177437"/>
    <w:rsid w:val="00177495"/>
    <w:rsid w:val="00177663"/>
    <w:rsid w:val="00177706"/>
    <w:rsid w:val="00177A6C"/>
    <w:rsid w:val="00180488"/>
    <w:rsid w:val="00180A89"/>
    <w:rsid w:val="001810D6"/>
    <w:rsid w:val="001814CC"/>
    <w:rsid w:val="0018171C"/>
    <w:rsid w:val="00182AB7"/>
    <w:rsid w:val="00184929"/>
    <w:rsid w:val="00184B05"/>
    <w:rsid w:val="00185FF8"/>
    <w:rsid w:val="00187164"/>
    <w:rsid w:val="0018788C"/>
    <w:rsid w:val="00187A3F"/>
    <w:rsid w:val="00187AB7"/>
    <w:rsid w:val="00190990"/>
    <w:rsid w:val="00191032"/>
    <w:rsid w:val="0019134D"/>
    <w:rsid w:val="00191416"/>
    <w:rsid w:val="001918BF"/>
    <w:rsid w:val="001924D7"/>
    <w:rsid w:val="00192A1D"/>
    <w:rsid w:val="00193D6C"/>
    <w:rsid w:val="00194B2A"/>
    <w:rsid w:val="00194CFA"/>
    <w:rsid w:val="00195704"/>
    <w:rsid w:val="00196B4B"/>
    <w:rsid w:val="00197253"/>
    <w:rsid w:val="0019734F"/>
    <w:rsid w:val="00197774"/>
    <w:rsid w:val="001A02EA"/>
    <w:rsid w:val="001A07D7"/>
    <w:rsid w:val="001A08B7"/>
    <w:rsid w:val="001A0B72"/>
    <w:rsid w:val="001A0BAD"/>
    <w:rsid w:val="001A1002"/>
    <w:rsid w:val="001A1161"/>
    <w:rsid w:val="001A11AD"/>
    <w:rsid w:val="001A18AE"/>
    <w:rsid w:val="001A1C2D"/>
    <w:rsid w:val="001A204F"/>
    <w:rsid w:val="001A4C4D"/>
    <w:rsid w:val="001A53DF"/>
    <w:rsid w:val="001A5703"/>
    <w:rsid w:val="001A5FA9"/>
    <w:rsid w:val="001A6139"/>
    <w:rsid w:val="001A6352"/>
    <w:rsid w:val="001A6AF1"/>
    <w:rsid w:val="001A6B9F"/>
    <w:rsid w:val="001A721F"/>
    <w:rsid w:val="001A7737"/>
    <w:rsid w:val="001A778E"/>
    <w:rsid w:val="001A7AFD"/>
    <w:rsid w:val="001A7BFC"/>
    <w:rsid w:val="001A7CB7"/>
    <w:rsid w:val="001B07FE"/>
    <w:rsid w:val="001B0BBA"/>
    <w:rsid w:val="001B1009"/>
    <w:rsid w:val="001B178D"/>
    <w:rsid w:val="001B19F7"/>
    <w:rsid w:val="001B1F51"/>
    <w:rsid w:val="001B2020"/>
    <w:rsid w:val="001B2C5D"/>
    <w:rsid w:val="001B2E83"/>
    <w:rsid w:val="001B3371"/>
    <w:rsid w:val="001B3C4C"/>
    <w:rsid w:val="001B3F33"/>
    <w:rsid w:val="001B4040"/>
    <w:rsid w:val="001B4D55"/>
    <w:rsid w:val="001B5678"/>
    <w:rsid w:val="001B5E1C"/>
    <w:rsid w:val="001B6A7D"/>
    <w:rsid w:val="001B6C9C"/>
    <w:rsid w:val="001B7330"/>
    <w:rsid w:val="001C0425"/>
    <w:rsid w:val="001C0EE6"/>
    <w:rsid w:val="001C11D5"/>
    <w:rsid w:val="001C12BC"/>
    <w:rsid w:val="001C150C"/>
    <w:rsid w:val="001C1669"/>
    <w:rsid w:val="001C2AE5"/>
    <w:rsid w:val="001C2C91"/>
    <w:rsid w:val="001C2E38"/>
    <w:rsid w:val="001C3907"/>
    <w:rsid w:val="001C3B2D"/>
    <w:rsid w:val="001C431C"/>
    <w:rsid w:val="001C4789"/>
    <w:rsid w:val="001C621B"/>
    <w:rsid w:val="001C69A8"/>
    <w:rsid w:val="001C73F7"/>
    <w:rsid w:val="001C7EE0"/>
    <w:rsid w:val="001C7FF0"/>
    <w:rsid w:val="001D0ED6"/>
    <w:rsid w:val="001D150C"/>
    <w:rsid w:val="001D1666"/>
    <w:rsid w:val="001D1929"/>
    <w:rsid w:val="001D1B08"/>
    <w:rsid w:val="001D1BD0"/>
    <w:rsid w:val="001D1C2F"/>
    <w:rsid w:val="001D1E9E"/>
    <w:rsid w:val="001D2C2F"/>
    <w:rsid w:val="001D31CB"/>
    <w:rsid w:val="001D383F"/>
    <w:rsid w:val="001D3D8D"/>
    <w:rsid w:val="001D41A1"/>
    <w:rsid w:val="001D49CE"/>
    <w:rsid w:val="001D4B62"/>
    <w:rsid w:val="001D5284"/>
    <w:rsid w:val="001D55F1"/>
    <w:rsid w:val="001D614D"/>
    <w:rsid w:val="001D6A58"/>
    <w:rsid w:val="001D7B63"/>
    <w:rsid w:val="001D7E24"/>
    <w:rsid w:val="001E0E61"/>
    <w:rsid w:val="001E0FEA"/>
    <w:rsid w:val="001E255B"/>
    <w:rsid w:val="001E3DD0"/>
    <w:rsid w:val="001E4904"/>
    <w:rsid w:val="001E4BEE"/>
    <w:rsid w:val="001E510B"/>
    <w:rsid w:val="001E543C"/>
    <w:rsid w:val="001E5EB4"/>
    <w:rsid w:val="001E61BA"/>
    <w:rsid w:val="001E64ED"/>
    <w:rsid w:val="001E66FA"/>
    <w:rsid w:val="001E6904"/>
    <w:rsid w:val="001E6BE1"/>
    <w:rsid w:val="001F05C4"/>
    <w:rsid w:val="001F0F5C"/>
    <w:rsid w:val="001F19DC"/>
    <w:rsid w:val="001F3E5C"/>
    <w:rsid w:val="001F3EA5"/>
    <w:rsid w:val="001F5183"/>
    <w:rsid w:val="001F51D9"/>
    <w:rsid w:val="001F5536"/>
    <w:rsid w:val="001F5937"/>
    <w:rsid w:val="001F601D"/>
    <w:rsid w:val="001F7450"/>
    <w:rsid w:val="001F767B"/>
    <w:rsid w:val="001F76AE"/>
    <w:rsid w:val="00200BF8"/>
    <w:rsid w:val="00200D32"/>
    <w:rsid w:val="00201548"/>
    <w:rsid w:val="0020330E"/>
    <w:rsid w:val="00203AC1"/>
    <w:rsid w:val="002040F9"/>
    <w:rsid w:val="00205455"/>
    <w:rsid w:val="00205A9F"/>
    <w:rsid w:val="0020640F"/>
    <w:rsid w:val="00206BD2"/>
    <w:rsid w:val="0020710B"/>
    <w:rsid w:val="00207849"/>
    <w:rsid w:val="00207AEE"/>
    <w:rsid w:val="00207CB0"/>
    <w:rsid w:val="00210240"/>
    <w:rsid w:val="00210A44"/>
    <w:rsid w:val="00210B4E"/>
    <w:rsid w:val="00210DF1"/>
    <w:rsid w:val="002110C2"/>
    <w:rsid w:val="0021117C"/>
    <w:rsid w:val="00211607"/>
    <w:rsid w:val="002120BB"/>
    <w:rsid w:val="002122C8"/>
    <w:rsid w:val="00212884"/>
    <w:rsid w:val="00212C95"/>
    <w:rsid w:val="00212F23"/>
    <w:rsid w:val="00213B5A"/>
    <w:rsid w:val="002146FB"/>
    <w:rsid w:val="00216BDB"/>
    <w:rsid w:val="00216D70"/>
    <w:rsid w:val="00217045"/>
    <w:rsid w:val="002178F4"/>
    <w:rsid w:val="00217D68"/>
    <w:rsid w:val="002200BE"/>
    <w:rsid w:val="002201F5"/>
    <w:rsid w:val="00220823"/>
    <w:rsid w:val="002208B1"/>
    <w:rsid w:val="002212D1"/>
    <w:rsid w:val="002217A8"/>
    <w:rsid w:val="00221B9A"/>
    <w:rsid w:val="00221F3D"/>
    <w:rsid w:val="0022209D"/>
    <w:rsid w:val="00224242"/>
    <w:rsid w:val="002243F1"/>
    <w:rsid w:val="002243F7"/>
    <w:rsid w:val="0022446F"/>
    <w:rsid w:val="00224A06"/>
    <w:rsid w:val="00224DA2"/>
    <w:rsid w:val="00225C6F"/>
    <w:rsid w:val="002271EF"/>
    <w:rsid w:val="00227666"/>
    <w:rsid w:val="00227C2F"/>
    <w:rsid w:val="002301BA"/>
    <w:rsid w:val="00230E81"/>
    <w:rsid w:val="00231632"/>
    <w:rsid w:val="0023173D"/>
    <w:rsid w:val="00231750"/>
    <w:rsid w:val="00231AD0"/>
    <w:rsid w:val="00231C81"/>
    <w:rsid w:val="002324CA"/>
    <w:rsid w:val="0023280B"/>
    <w:rsid w:val="00232F81"/>
    <w:rsid w:val="00233A35"/>
    <w:rsid w:val="00234288"/>
    <w:rsid w:val="0023454A"/>
    <w:rsid w:val="00234748"/>
    <w:rsid w:val="00234877"/>
    <w:rsid w:val="00235969"/>
    <w:rsid w:val="002363C3"/>
    <w:rsid w:val="002366D8"/>
    <w:rsid w:val="0023783F"/>
    <w:rsid w:val="0024049E"/>
    <w:rsid w:val="00240AEE"/>
    <w:rsid w:val="00241156"/>
    <w:rsid w:val="002413C5"/>
    <w:rsid w:val="002414B8"/>
    <w:rsid w:val="002416D1"/>
    <w:rsid w:val="00241A64"/>
    <w:rsid w:val="00241EDC"/>
    <w:rsid w:val="00242550"/>
    <w:rsid w:val="00242D7A"/>
    <w:rsid w:val="00242E85"/>
    <w:rsid w:val="002434B5"/>
    <w:rsid w:val="00243F3E"/>
    <w:rsid w:val="002445F2"/>
    <w:rsid w:val="00244B75"/>
    <w:rsid w:val="00244BCC"/>
    <w:rsid w:val="002466B8"/>
    <w:rsid w:val="002473E0"/>
    <w:rsid w:val="0024767D"/>
    <w:rsid w:val="00247849"/>
    <w:rsid w:val="00247B1F"/>
    <w:rsid w:val="002504D2"/>
    <w:rsid w:val="002507A2"/>
    <w:rsid w:val="00251245"/>
    <w:rsid w:val="00251B31"/>
    <w:rsid w:val="00251CB4"/>
    <w:rsid w:val="00252572"/>
    <w:rsid w:val="00253968"/>
    <w:rsid w:val="00253D91"/>
    <w:rsid w:val="00253F8E"/>
    <w:rsid w:val="00254165"/>
    <w:rsid w:val="00255098"/>
    <w:rsid w:val="00255DC6"/>
    <w:rsid w:val="002566AC"/>
    <w:rsid w:val="002570F1"/>
    <w:rsid w:val="00257B5D"/>
    <w:rsid w:val="0026050E"/>
    <w:rsid w:val="00260AE6"/>
    <w:rsid w:val="00261658"/>
    <w:rsid w:val="00263266"/>
    <w:rsid w:val="0026353A"/>
    <w:rsid w:val="00264200"/>
    <w:rsid w:val="00264366"/>
    <w:rsid w:val="00264CB1"/>
    <w:rsid w:val="002652C6"/>
    <w:rsid w:val="00265CDA"/>
    <w:rsid w:val="00266422"/>
    <w:rsid w:val="00266690"/>
    <w:rsid w:val="00267B53"/>
    <w:rsid w:val="00267FB5"/>
    <w:rsid w:val="002708B3"/>
    <w:rsid w:val="00272D05"/>
    <w:rsid w:val="00272E8A"/>
    <w:rsid w:val="00273755"/>
    <w:rsid w:val="00273A60"/>
    <w:rsid w:val="00273A6B"/>
    <w:rsid w:val="00273AFA"/>
    <w:rsid w:val="002747AA"/>
    <w:rsid w:val="002752FC"/>
    <w:rsid w:val="0027662D"/>
    <w:rsid w:val="00277BC6"/>
    <w:rsid w:val="00280792"/>
    <w:rsid w:val="002807A6"/>
    <w:rsid w:val="002808C1"/>
    <w:rsid w:val="00281A13"/>
    <w:rsid w:val="00282058"/>
    <w:rsid w:val="0028215D"/>
    <w:rsid w:val="00282A7C"/>
    <w:rsid w:val="00282A9D"/>
    <w:rsid w:val="0028346E"/>
    <w:rsid w:val="00283EEF"/>
    <w:rsid w:val="00284052"/>
    <w:rsid w:val="0028462E"/>
    <w:rsid w:val="00284AE4"/>
    <w:rsid w:val="00284B5A"/>
    <w:rsid w:val="002855B8"/>
    <w:rsid w:val="00286819"/>
    <w:rsid w:val="00286E48"/>
    <w:rsid w:val="0028719C"/>
    <w:rsid w:val="0029008B"/>
    <w:rsid w:val="00290138"/>
    <w:rsid w:val="00290D64"/>
    <w:rsid w:val="00291212"/>
    <w:rsid w:val="0029237E"/>
    <w:rsid w:val="00293100"/>
    <w:rsid w:val="002931FB"/>
    <w:rsid w:val="00293983"/>
    <w:rsid w:val="00293E66"/>
    <w:rsid w:val="002941CE"/>
    <w:rsid w:val="00294664"/>
    <w:rsid w:val="002947F2"/>
    <w:rsid w:val="00294AEA"/>
    <w:rsid w:val="00295180"/>
    <w:rsid w:val="00295AE6"/>
    <w:rsid w:val="00295E1F"/>
    <w:rsid w:val="00296617"/>
    <w:rsid w:val="0029688E"/>
    <w:rsid w:val="00296C1E"/>
    <w:rsid w:val="002970C9"/>
    <w:rsid w:val="002977A1"/>
    <w:rsid w:val="00297DA8"/>
    <w:rsid w:val="002A0224"/>
    <w:rsid w:val="002A056D"/>
    <w:rsid w:val="002A0DD0"/>
    <w:rsid w:val="002A1165"/>
    <w:rsid w:val="002A13D5"/>
    <w:rsid w:val="002A152E"/>
    <w:rsid w:val="002A3182"/>
    <w:rsid w:val="002A3737"/>
    <w:rsid w:val="002A3B71"/>
    <w:rsid w:val="002A3DF6"/>
    <w:rsid w:val="002A42D0"/>
    <w:rsid w:val="002A42EA"/>
    <w:rsid w:val="002A451C"/>
    <w:rsid w:val="002A4814"/>
    <w:rsid w:val="002A4D6E"/>
    <w:rsid w:val="002A4F7A"/>
    <w:rsid w:val="002A510A"/>
    <w:rsid w:val="002A537D"/>
    <w:rsid w:val="002A54A5"/>
    <w:rsid w:val="002A568E"/>
    <w:rsid w:val="002A5C5C"/>
    <w:rsid w:val="002A5FC8"/>
    <w:rsid w:val="002A6165"/>
    <w:rsid w:val="002A69E9"/>
    <w:rsid w:val="002A7979"/>
    <w:rsid w:val="002A7AC3"/>
    <w:rsid w:val="002A7E6C"/>
    <w:rsid w:val="002A7EE5"/>
    <w:rsid w:val="002B011C"/>
    <w:rsid w:val="002B07E2"/>
    <w:rsid w:val="002B0EF9"/>
    <w:rsid w:val="002B120C"/>
    <w:rsid w:val="002B1309"/>
    <w:rsid w:val="002B24D0"/>
    <w:rsid w:val="002B37A1"/>
    <w:rsid w:val="002B477F"/>
    <w:rsid w:val="002B539C"/>
    <w:rsid w:val="002B5E25"/>
    <w:rsid w:val="002B69B8"/>
    <w:rsid w:val="002C00A4"/>
    <w:rsid w:val="002C0376"/>
    <w:rsid w:val="002C0969"/>
    <w:rsid w:val="002C15B6"/>
    <w:rsid w:val="002C2A62"/>
    <w:rsid w:val="002C2FAB"/>
    <w:rsid w:val="002C3EAE"/>
    <w:rsid w:val="002C5926"/>
    <w:rsid w:val="002C644E"/>
    <w:rsid w:val="002D0170"/>
    <w:rsid w:val="002D041E"/>
    <w:rsid w:val="002D06FB"/>
    <w:rsid w:val="002D1134"/>
    <w:rsid w:val="002D1DE2"/>
    <w:rsid w:val="002D2360"/>
    <w:rsid w:val="002D2C8A"/>
    <w:rsid w:val="002D3EF7"/>
    <w:rsid w:val="002D3F3B"/>
    <w:rsid w:val="002D4489"/>
    <w:rsid w:val="002D4CFF"/>
    <w:rsid w:val="002D51F1"/>
    <w:rsid w:val="002D5386"/>
    <w:rsid w:val="002D5722"/>
    <w:rsid w:val="002D5753"/>
    <w:rsid w:val="002D6A5E"/>
    <w:rsid w:val="002D713D"/>
    <w:rsid w:val="002D74CF"/>
    <w:rsid w:val="002E0214"/>
    <w:rsid w:val="002E0BB3"/>
    <w:rsid w:val="002E0EE5"/>
    <w:rsid w:val="002E1687"/>
    <w:rsid w:val="002E1D66"/>
    <w:rsid w:val="002E2429"/>
    <w:rsid w:val="002E35AB"/>
    <w:rsid w:val="002E3CF0"/>
    <w:rsid w:val="002E45B3"/>
    <w:rsid w:val="002E47AA"/>
    <w:rsid w:val="002E5A2A"/>
    <w:rsid w:val="002E5BB3"/>
    <w:rsid w:val="002E5D71"/>
    <w:rsid w:val="002E5F38"/>
    <w:rsid w:val="002E667E"/>
    <w:rsid w:val="002E6821"/>
    <w:rsid w:val="002E7152"/>
    <w:rsid w:val="002E7514"/>
    <w:rsid w:val="002E758F"/>
    <w:rsid w:val="002E7B19"/>
    <w:rsid w:val="002E7F24"/>
    <w:rsid w:val="002F0961"/>
    <w:rsid w:val="002F10AD"/>
    <w:rsid w:val="002F1DBA"/>
    <w:rsid w:val="002F1E86"/>
    <w:rsid w:val="002F236D"/>
    <w:rsid w:val="002F4AA4"/>
    <w:rsid w:val="002F4F5F"/>
    <w:rsid w:val="002F5D05"/>
    <w:rsid w:val="002F65A6"/>
    <w:rsid w:val="002F7D30"/>
    <w:rsid w:val="00300240"/>
    <w:rsid w:val="0030044F"/>
    <w:rsid w:val="00300553"/>
    <w:rsid w:val="00300754"/>
    <w:rsid w:val="00300A97"/>
    <w:rsid w:val="00301E31"/>
    <w:rsid w:val="0030233E"/>
    <w:rsid w:val="003026ED"/>
    <w:rsid w:val="00302EE9"/>
    <w:rsid w:val="00302FDC"/>
    <w:rsid w:val="00303866"/>
    <w:rsid w:val="00303B1A"/>
    <w:rsid w:val="00303BEE"/>
    <w:rsid w:val="00303FAF"/>
    <w:rsid w:val="00304DC0"/>
    <w:rsid w:val="00305001"/>
    <w:rsid w:val="00305546"/>
    <w:rsid w:val="00306038"/>
    <w:rsid w:val="0030635D"/>
    <w:rsid w:val="00306F53"/>
    <w:rsid w:val="00307032"/>
    <w:rsid w:val="00307A36"/>
    <w:rsid w:val="00307FFC"/>
    <w:rsid w:val="003105E9"/>
    <w:rsid w:val="00310BC3"/>
    <w:rsid w:val="0031107C"/>
    <w:rsid w:val="0031108D"/>
    <w:rsid w:val="0031109C"/>
    <w:rsid w:val="00311165"/>
    <w:rsid w:val="00311535"/>
    <w:rsid w:val="00311715"/>
    <w:rsid w:val="003118A5"/>
    <w:rsid w:val="003121E1"/>
    <w:rsid w:val="00312BAE"/>
    <w:rsid w:val="00313E21"/>
    <w:rsid w:val="00313F58"/>
    <w:rsid w:val="003167DB"/>
    <w:rsid w:val="00316F5B"/>
    <w:rsid w:val="003175EA"/>
    <w:rsid w:val="00317F73"/>
    <w:rsid w:val="00320ECA"/>
    <w:rsid w:val="003212B4"/>
    <w:rsid w:val="00321591"/>
    <w:rsid w:val="003219CB"/>
    <w:rsid w:val="00321CA9"/>
    <w:rsid w:val="003222C5"/>
    <w:rsid w:val="003222FC"/>
    <w:rsid w:val="003224A5"/>
    <w:rsid w:val="003227EA"/>
    <w:rsid w:val="00322DB7"/>
    <w:rsid w:val="00323B89"/>
    <w:rsid w:val="003242CA"/>
    <w:rsid w:val="003246C7"/>
    <w:rsid w:val="003249AE"/>
    <w:rsid w:val="00324A5F"/>
    <w:rsid w:val="0032508B"/>
    <w:rsid w:val="00326432"/>
    <w:rsid w:val="0032704E"/>
    <w:rsid w:val="003277CE"/>
    <w:rsid w:val="00327841"/>
    <w:rsid w:val="00327ACC"/>
    <w:rsid w:val="00330358"/>
    <w:rsid w:val="003304C8"/>
    <w:rsid w:val="00330777"/>
    <w:rsid w:val="003314E2"/>
    <w:rsid w:val="003319EA"/>
    <w:rsid w:val="00332127"/>
    <w:rsid w:val="00332D77"/>
    <w:rsid w:val="00332D91"/>
    <w:rsid w:val="00332F96"/>
    <w:rsid w:val="00333BAF"/>
    <w:rsid w:val="00333EA5"/>
    <w:rsid w:val="0033410D"/>
    <w:rsid w:val="00334565"/>
    <w:rsid w:val="0033457E"/>
    <w:rsid w:val="00335456"/>
    <w:rsid w:val="003354B0"/>
    <w:rsid w:val="003364F6"/>
    <w:rsid w:val="00336EF4"/>
    <w:rsid w:val="003372EC"/>
    <w:rsid w:val="003402A6"/>
    <w:rsid w:val="0034081E"/>
    <w:rsid w:val="00341B59"/>
    <w:rsid w:val="003428AB"/>
    <w:rsid w:val="00342E49"/>
    <w:rsid w:val="00343E03"/>
    <w:rsid w:val="0034436A"/>
    <w:rsid w:val="00344DB8"/>
    <w:rsid w:val="003453A5"/>
    <w:rsid w:val="00346332"/>
    <w:rsid w:val="00346538"/>
    <w:rsid w:val="00346AC4"/>
    <w:rsid w:val="003474B6"/>
    <w:rsid w:val="00347E4C"/>
    <w:rsid w:val="00347E75"/>
    <w:rsid w:val="00347EEF"/>
    <w:rsid w:val="00350524"/>
    <w:rsid w:val="00350C41"/>
    <w:rsid w:val="003511A2"/>
    <w:rsid w:val="00351C59"/>
    <w:rsid w:val="00351D44"/>
    <w:rsid w:val="00352BB4"/>
    <w:rsid w:val="0035306B"/>
    <w:rsid w:val="003530D6"/>
    <w:rsid w:val="00353829"/>
    <w:rsid w:val="00353D36"/>
    <w:rsid w:val="00353F93"/>
    <w:rsid w:val="00354317"/>
    <w:rsid w:val="00354CF6"/>
    <w:rsid w:val="00355BA9"/>
    <w:rsid w:val="00356040"/>
    <w:rsid w:val="003561E9"/>
    <w:rsid w:val="00356988"/>
    <w:rsid w:val="00356B0D"/>
    <w:rsid w:val="00357BCB"/>
    <w:rsid w:val="003600B9"/>
    <w:rsid w:val="00360780"/>
    <w:rsid w:val="003609E6"/>
    <w:rsid w:val="00360D5F"/>
    <w:rsid w:val="0036120D"/>
    <w:rsid w:val="003615E3"/>
    <w:rsid w:val="00361FD8"/>
    <w:rsid w:val="00362390"/>
    <w:rsid w:val="003623DA"/>
    <w:rsid w:val="003626F2"/>
    <w:rsid w:val="003628BF"/>
    <w:rsid w:val="00362CEC"/>
    <w:rsid w:val="0036339B"/>
    <w:rsid w:val="0036345F"/>
    <w:rsid w:val="00363B2F"/>
    <w:rsid w:val="00364149"/>
    <w:rsid w:val="00365CD9"/>
    <w:rsid w:val="00365E7D"/>
    <w:rsid w:val="00366303"/>
    <w:rsid w:val="00366EC8"/>
    <w:rsid w:val="00367025"/>
    <w:rsid w:val="003701D5"/>
    <w:rsid w:val="00370677"/>
    <w:rsid w:val="00370E20"/>
    <w:rsid w:val="003711CC"/>
    <w:rsid w:val="00371654"/>
    <w:rsid w:val="003716E6"/>
    <w:rsid w:val="00371BEC"/>
    <w:rsid w:val="003720DB"/>
    <w:rsid w:val="003721D9"/>
    <w:rsid w:val="0037256A"/>
    <w:rsid w:val="003726C7"/>
    <w:rsid w:val="0037297A"/>
    <w:rsid w:val="00372E7E"/>
    <w:rsid w:val="00372F73"/>
    <w:rsid w:val="0037339D"/>
    <w:rsid w:val="00373465"/>
    <w:rsid w:val="0037397E"/>
    <w:rsid w:val="00373EE2"/>
    <w:rsid w:val="003746A0"/>
    <w:rsid w:val="00375391"/>
    <w:rsid w:val="00375A8F"/>
    <w:rsid w:val="00376C31"/>
    <w:rsid w:val="00376FEE"/>
    <w:rsid w:val="003772EC"/>
    <w:rsid w:val="00377AD2"/>
    <w:rsid w:val="00377EC5"/>
    <w:rsid w:val="0038017D"/>
    <w:rsid w:val="00381E3B"/>
    <w:rsid w:val="003833C0"/>
    <w:rsid w:val="00383486"/>
    <w:rsid w:val="00383E8F"/>
    <w:rsid w:val="00384140"/>
    <w:rsid w:val="00384CB5"/>
    <w:rsid w:val="00384DC2"/>
    <w:rsid w:val="00385412"/>
    <w:rsid w:val="00385698"/>
    <w:rsid w:val="00385CA6"/>
    <w:rsid w:val="0038620D"/>
    <w:rsid w:val="00386650"/>
    <w:rsid w:val="003869CF"/>
    <w:rsid w:val="00386A23"/>
    <w:rsid w:val="0038733F"/>
    <w:rsid w:val="0038760D"/>
    <w:rsid w:val="00387754"/>
    <w:rsid w:val="003877AB"/>
    <w:rsid w:val="003878F7"/>
    <w:rsid w:val="00387F12"/>
    <w:rsid w:val="003900A1"/>
    <w:rsid w:val="00390832"/>
    <w:rsid w:val="003908E3"/>
    <w:rsid w:val="003919D8"/>
    <w:rsid w:val="00392931"/>
    <w:rsid w:val="003938CB"/>
    <w:rsid w:val="00393D0D"/>
    <w:rsid w:val="00394379"/>
    <w:rsid w:val="003943E1"/>
    <w:rsid w:val="00394648"/>
    <w:rsid w:val="0039492F"/>
    <w:rsid w:val="00394C89"/>
    <w:rsid w:val="00394CAE"/>
    <w:rsid w:val="00394E6C"/>
    <w:rsid w:val="003954A7"/>
    <w:rsid w:val="003958A7"/>
    <w:rsid w:val="00395E64"/>
    <w:rsid w:val="00395EFF"/>
    <w:rsid w:val="0039663D"/>
    <w:rsid w:val="00396B4E"/>
    <w:rsid w:val="0039718B"/>
    <w:rsid w:val="003A02E8"/>
    <w:rsid w:val="003A0986"/>
    <w:rsid w:val="003A09A1"/>
    <w:rsid w:val="003A0A8F"/>
    <w:rsid w:val="003A0AC9"/>
    <w:rsid w:val="003A11F7"/>
    <w:rsid w:val="003A1263"/>
    <w:rsid w:val="003A14FD"/>
    <w:rsid w:val="003A1FB2"/>
    <w:rsid w:val="003A2876"/>
    <w:rsid w:val="003A3140"/>
    <w:rsid w:val="003A36C3"/>
    <w:rsid w:val="003A38C4"/>
    <w:rsid w:val="003A40D9"/>
    <w:rsid w:val="003A5106"/>
    <w:rsid w:val="003A53FF"/>
    <w:rsid w:val="003A575F"/>
    <w:rsid w:val="003A57E7"/>
    <w:rsid w:val="003A5A85"/>
    <w:rsid w:val="003A5EA0"/>
    <w:rsid w:val="003A6411"/>
    <w:rsid w:val="003A66C1"/>
    <w:rsid w:val="003A6CB9"/>
    <w:rsid w:val="003A6CD6"/>
    <w:rsid w:val="003A6FE1"/>
    <w:rsid w:val="003A7688"/>
    <w:rsid w:val="003A773A"/>
    <w:rsid w:val="003B111A"/>
    <w:rsid w:val="003B1390"/>
    <w:rsid w:val="003B15E4"/>
    <w:rsid w:val="003B1DAF"/>
    <w:rsid w:val="003B22B2"/>
    <w:rsid w:val="003B2917"/>
    <w:rsid w:val="003B36BC"/>
    <w:rsid w:val="003B41D4"/>
    <w:rsid w:val="003B429D"/>
    <w:rsid w:val="003B481E"/>
    <w:rsid w:val="003B4ED1"/>
    <w:rsid w:val="003B50A4"/>
    <w:rsid w:val="003B60EB"/>
    <w:rsid w:val="003B6BF1"/>
    <w:rsid w:val="003B7121"/>
    <w:rsid w:val="003B715D"/>
    <w:rsid w:val="003B71CB"/>
    <w:rsid w:val="003B7A62"/>
    <w:rsid w:val="003C07EE"/>
    <w:rsid w:val="003C2DE3"/>
    <w:rsid w:val="003C333D"/>
    <w:rsid w:val="003C356C"/>
    <w:rsid w:val="003C3809"/>
    <w:rsid w:val="003C3C96"/>
    <w:rsid w:val="003C3FF1"/>
    <w:rsid w:val="003C4295"/>
    <w:rsid w:val="003C48BA"/>
    <w:rsid w:val="003C52EC"/>
    <w:rsid w:val="003C5645"/>
    <w:rsid w:val="003C5B62"/>
    <w:rsid w:val="003C67C0"/>
    <w:rsid w:val="003C70E0"/>
    <w:rsid w:val="003D04F0"/>
    <w:rsid w:val="003D0686"/>
    <w:rsid w:val="003D10AF"/>
    <w:rsid w:val="003D27A2"/>
    <w:rsid w:val="003D299C"/>
    <w:rsid w:val="003D3BD2"/>
    <w:rsid w:val="003D4538"/>
    <w:rsid w:val="003D477F"/>
    <w:rsid w:val="003D47BD"/>
    <w:rsid w:val="003D4860"/>
    <w:rsid w:val="003D493B"/>
    <w:rsid w:val="003D4E37"/>
    <w:rsid w:val="003D52D9"/>
    <w:rsid w:val="003D52EE"/>
    <w:rsid w:val="003D5603"/>
    <w:rsid w:val="003D6546"/>
    <w:rsid w:val="003D662B"/>
    <w:rsid w:val="003D71BF"/>
    <w:rsid w:val="003D7684"/>
    <w:rsid w:val="003D79AA"/>
    <w:rsid w:val="003E000D"/>
    <w:rsid w:val="003E0988"/>
    <w:rsid w:val="003E0D20"/>
    <w:rsid w:val="003E1179"/>
    <w:rsid w:val="003E2658"/>
    <w:rsid w:val="003E2D6A"/>
    <w:rsid w:val="003E2EED"/>
    <w:rsid w:val="003E50A9"/>
    <w:rsid w:val="003E59E8"/>
    <w:rsid w:val="003E5A10"/>
    <w:rsid w:val="003E69D5"/>
    <w:rsid w:val="003E69E9"/>
    <w:rsid w:val="003E6BEC"/>
    <w:rsid w:val="003E6C00"/>
    <w:rsid w:val="003E71C4"/>
    <w:rsid w:val="003F0BBF"/>
    <w:rsid w:val="003F1108"/>
    <w:rsid w:val="003F1931"/>
    <w:rsid w:val="003F2092"/>
    <w:rsid w:val="003F2187"/>
    <w:rsid w:val="003F28CE"/>
    <w:rsid w:val="003F3D1E"/>
    <w:rsid w:val="003F3F16"/>
    <w:rsid w:val="003F48D2"/>
    <w:rsid w:val="003F4A22"/>
    <w:rsid w:val="003F4B1F"/>
    <w:rsid w:val="003F4DFD"/>
    <w:rsid w:val="003F5094"/>
    <w:rsid w:val="003F57DB"/>
    <w:rsid w:val="003F5CDD"/>
    <w:rsid w:val="003F64B7"/>
    <w:rsid w:val="003F715C"/>
    <w:rsid w:val="003F73AA"/>
    <w:rsid w:val="003F772A"/>
    <w:rsid w:val="003F7A8B"/>
    <w:rsid w:val="004004D4"/>
    <w:rsid w:val="004007DE"/>
    <w:rsid w:val="00400995"/>
    <w:rsid w:val="00400A94"/>
    <w:rsid w:val="00402080"/>
    <w:rsid w:val="00402106"/>
    <w:rsid w:val="0040214F"/>
    <w:rsid w:val="00402639"/>
    <w:rsid w:val="00402A6A"/>
    <w:rsid w:val="00403439"/>
    <w:rsid w:val="004036A3"/>
    <w:rsid w:val="00403BFD"/>
    <w:rsid w:val="004046AF"/>
    <w:rsid w:val="00404FA1"/>
    <w:rsid w:val="00405336"/>
    <w:rsid w:val="00405786"/>
    <w:rsid w:val="004059F5"/>
    <w:rsid w:val="004062A2"/>
    <w:rsid w:val="00406689"/>
    <w:rsid w:val="004069C6"/>
    <w:rsid w:val="00406F4A"/>
    <w:rsid w:val="004072B5"/>
    <w:rsid w:val="0040751A"/>
    <w:rsid w:val="00410B4A"/>
    <w:rsid w:val="00410CC0"/>
    <w:rsid w:val="004111D6"/>
    <w:rsid w:val="00412091"/>
    <w:rsid w:val="00412468"/>
    <w:rsid w:val="00412D0D"/>
    <w:rsid w:val="00413116"/>
    <w:rsid w:val="004139AA"/>
    <w:rsid w:val="00413B0D"/>
    <w:rsid w:val="00414025"/>
    <w:rsid w:val="00414794"/>
    <w:rsid w:val="00415EE9"/>
    <w:rsid w:val="00416770"/>
    <w:rsid w:val="00417E7D"/>
    <w:rsid w:val="00420066"/>
    <w:rsid w:val="00420A77"/>
    <w:rsid w:val="00420E3D"/>
    <w:rsid w:val="00420F0E"/>
    <w:rsid w:val="00420F7B"/>
    <w:rsid w:val="004216B5"/>
    <w:rsid w:val="00421AB3"/>
    <w:rsid w:val="00422A68"/>
    <w:rsid w:val="00422ED1"/>
    <w:rsid w:val="00423333"/>
    <w:rsid w:val="0042383F"/>
    <w:rsid w:val="00424B20"/>
    <w:rsid w:val="00424F57"/>
    <w:rsid w:val="00425EA6"/>
    <w:rsid w:val="004262CA"/>
    <w:rsid w:val="00426490"/>
    <w:rsid w:val="00426694"/>
    <w:rsid w:val="00426EB8"/>
    <w:rsid w:val="004272E9"/>
    <w:rsid w:val="00427818"/>
    <w:rsid w:val="00427A40"/>
    <w:rsid w:val="00427A87"/>
    <w:rsid w:val="00427FC9"/>
    <w:rsid w:val="004300DD"/>
    <w:rsid w:val="00430515"/>
    <w:rsid w:val="00430605"/>
    <w:rsid w:val="00430807"/>
    <w:rsid w:val="00430E4A"/>
    <w:rsid w:val="004314F9"/>
    <w:rsid w:val="00432507"/>
    <w:rsid w:val="00433368"/>
    <w:rsid w:val="0043361A"/>
    <w:rsid w:val="00433CDA"/>
    <w:rsid w:val="004342C3"/>
    <w:rsid w:val="004344F6"/>
    <w:rsid w:val="0043524B"/>
    <w:rsid w:val="004353B4"/>
    <w:rsid w:val="004358FF"/>
    <w:rsid w:val="00435B96"/>
    <w:rsid w:val="004361C6"/>
    <w:rsid w:val="0043714A"/>
    <w:rsid w:val="00437189"/>
    <w:rsid w:val="004379B1"/>
    <w:rsid w:val="00437BC4"/>
    <w:rsid w:val="00440006"/>
    <w:rsid w:val="00440214"/>
    <w:rsid w:val="00440833"/>
    <w:rsid w:val="004408C2"/>
    <w:rsid w:val="00440B0B"/>
    <w:rsid w:val="00441DAB"/>
    <w:rsid w:val="00442242"/>
    <w:rsid w:val="0044275E"/>
    <w:rsid w:val="004432FF"/>
    <w:rsid w:val="00445276"/>
    <w:rsid w:val="004458C2"/>
    <w:rsid w:val="00445D80"/>
    <w:rsid w:val="004467AA"/>
    <w:rsid w:val="00446B55"/>
    <w:rsid w:val="00446D75"/>
    <w:rsid w:val="004470B0"/>
    <w:rsid w:val="004473FB"/>
    <w:rsid w:val="00447C93"/>
    <w:rsid w:val="004507CC"/>
    <w:rsid w:val="004514A9"/>
    <w:rsid w:val="00451C36"/>
    <w:rsid w:val="00451E3C"/>
    <w:rsid w:val="00452BF2"/>
    <w:rsid w:val="004535DC"/>
    <w:rsid w:val="00453811"/>
    <w:rsid w:val="004550A6"/>
    <w:rsid w:val="004552B9"/>
    <w:rsid w:val="00455509"/>
    <w:rsid w:val="004555A2"/>
    <w:rsid w:val="004556B6"/>
    <w:rsid w:val="004571FB"/>
    <w:rsid w:val="00457C5A"/>
    <w:rsid w:val="004601F4"/>
    <w:rsid w:val="00460407"/>
    <w:rsid w:val="0046097E"/>
    <w:rsid w:val="00461584"/>
    <w:rsid w:val="00461A04"/>
    <w:rsid w:val="00461CEA"/>
    <w:rsid w:val="00461ED8"/>
    <w:rsid w:val="004629C6"/>
    <w:rsid w:val="00462A20"/>
    <w:rsid w:val="00462C31"/>
    <w:rsid w:val="00462CD7"/>
    <w:rsid w:val="004633F9"/>
    <w:rsid w:val="004642CB"/>
    <w:rsid w:val="004654C2"/>
    <w:rsid w:val="004654FA"/>
    <w:rsid w:val="00465B76"/>
    <w:rsid w:val="00465CFA"/>
    <w:rsid w:val="004661FD"/>
    <w:rsid w:val="004665CF"/>
    <w:rsid w:val="0046685A"/>
    <w:rsid w:val="00467702"/>
    <w:rsid w:val="00467C39"/>
    <w:rsid w:val="004701AC"/>
    <w:rsid w:val="00470895"/>
    <w:rsid w:val="00470A6D"/>
    <w:rsid w:val="00470FC2"/>
    <w:rsid w:val="004716FA"/>
    <w:rsid w:val="00471768"/>
    <w:rsid w:val="00471773"/>
    <w:rsid w:val="0047185E"/>
    <w:rsid w:val="004719B0"/>
    <w:rsid w:val="00472628"/>
    <w:rsid w:val="00472A12"/>
    <w:rsid w:val="004746D5"/>
    <w:rsid w:val="00474ADD"/>
    <w:rsid w:val="00474F2E"/>
    <w:rsid w:val="00475E4E"/>
    <w:rsid w:val="00476125"/>
    <w:rsid w:val="004765DD"/>
    <w:rsid w:val="00476F2C"/>
    <w:rsid w:val="00477650"/>
    <w:rsid w:val="004778CE"/>
    <w:rsid w:val="00481553"/>
    <w:rsid w:val="00482229"/>
    <w:rsid w:val="00482FDE"/>
    <w:rsid w:val="004834FF"/>
    <w:rsid w:val="0048361E"/>
    <w:rsid w:val="00483752"/>
    <w:rsid w:val="00483D87"/>
    <w:rsid w:val="00485090"/>
    <w:rsid w:val="0048516F"/>
    <w:rsid w:val="00485277"/>
    <w:rsid w:val="0048560B"/>
    <w:rsid w:val="00485DDB"/>
    <w:rsid w:val="00486254"/>
    <w:rsid w:val="00486388"/>
    <w:rsid w:val="004868E1"/>
    <w:rsid w:val="00486E4D"/>
    <w:rsid w:val="004877FB"/>
    <w:rsid w:val="00487C42"/>
    <w:rsid w:val="00487D21"/>
    <w:rsid w:val="004901BA"/>
    <w:rsid w:val="00490342"/>
    <w:rsid w:val="0049055C"/>
    <w:rsid w:val="00491067"/>
    <w:rsid w:val="00491645"/>
    <w:rsid w:val="00491A04"/>
    <w:rsid w:val="00491C23"/>
    <w:rsid w:val="004927C2"/>
    <w:rsid w:val="00493122"/>
    <w:rsid w:val="00493206"/>
    <w:rsid w:val="00493886"/>
    <w:rsid w:val="00494455"/>
    <w:rsid w:val="00494D8F"/>
    <w:rsid w:val="00494E19"/>
    <w:rsid w:val="0049546D"/>
    <w:rsid w:val="004955AB"/>
    <w:rsid w:val="00495E59"/>
    <w:rsid w:val="004967D0"/>
    <w:rsid w:val="00497E04"/>
    <w:rsid w:val="004A0254"/>
    <w:rsid w:val="004A0A3D"/>
    <w:rsid w:val="004A0FF6"/>
    <w:rsid w:val="004A14EF"/>
    <w:rsid w:val="004A16A0"/>
    <w:rsid w:val="004A362F"/>
    <w:rsid w:val="004A3F20"/>
    <w:rsid w:val="004A4037"/>
    <w:rsid w:val="004A43EE"/>
    <w:rsid w:val="004A552B"/>
    <w:rsid w:val="004A57A5"/>
    <w:rsid w:val="004A5BAE"/>
    <w:rsid w:val="004A698A"/>
    <w:rsid w:val="004A714E"/>
    <w:rsid w:val="004A71C1"/>
    <w:rsid w:val="004A788F"/>
    <w:rsid w:val="004B019A"/>
    <w:rsid w:val="004B0456"/>
    <w:rsid w:val="004B0E6D"/>
    <w:rsid w:val="004B0EAF"/>
    <w:rsid w:val="004B1104"/>
    <w:rsid w:val="004B1457"/>
    <w:rsid w:val="004B28A7"/>
    <w:rsid w:val="004B2B19"/>
    <w:rsid w:val="004B3061"/>
    <w:rsid w:val="004B3224"/>
    <w:rsid w:val="004B3B36"/>
    <w:rsid w:val="004B3DC3"/>
    <w:rsid w:val="004B3E80"/>
    <w:rsid w:val="004B55EE"/>
    <w:rsid w:val="004B58A4"/>
    <w:rsid w:val="004B6369"/>
    <w:rsid w:val="004B65B7"/>
    <w:rsid w:val="004B75DA"/>
    <w:rsid w:val="004B7C35"/>
    <w:rsid w:val="004B7D47"/>
    <w:rsid w:val="004C06A9"/>
    <w:rsid w:val="004C08BF"/>
    <w:rsid w:val="004C0A08"/>
    <w:rsid w:val="004C0DD7"/>
    <w:rsid w:val="004C0F83"/>
    <w:rsid w:val="004C1862"/>
    <w:rsid w:val="004C1A80"/>
    <w:rsid w:val="004C1D83"/>
    <w:rsid w:val="004C226C"/>
    <w:rsid w:val="004C2AF4"/>
    <w:rsid w:val="004C2DDA"/>
    <w:rsid w:val="004C33D5"/>
    <w:rsid w:val="004C376F"/>
    <w:rsid w:val="004C46AD"/>
    <w:rsid w:val="004C47F1"/>
    <w:rsid w:val="004C4B96"/>
    <w:rsid w:val="004C5645"/>
    <w:rsid w:val="004C56E2"/>
    <w:rsid w:val="004C5A96"/>
    <w:rsid w:val="004C5CF3"/>
    <w:rsid w:val="004C68B6"/>
    <w:rsid w:val="004C69AE"/>
    <w:rsid w:val="004C78AA"/>
    <w:rsid w:val="004C7A4C"/>
    <w:rsid w:val="004C7AFF"/>
    <w:rsid w:val="004C7CFA"/>
    <w:rsid w:val="004C7E73"/>
    <w:rsid w:val="004C7F9A"/>
    <w:rsid w:val="004D0269"/>
    <w:rsid w:val="004D02A1"/>
    <w:rsid w:val="004D0F9E"/>
    <w:rsid w:val="004D1313"/>
    <w:rsid w:val="004D1D1E"/>
    <w:rsid w:val="004D1DC0"/>
    <w:rsid w:val="004D3567"/>
    <w:rsid w:val="004D363D"/>
    <w:rsid w:val="004D3A83"/>
    <w:rsid w:val="004D45F3"/>
    <w:rsid w:val="004D52E2"/>
    <w:rsid w:val="004D5620"/>
    <w:rsid w:val="004D5804"/>
    <w:rsid w:val="004D59C1"/>
    <w:rsid w:val="004D5AC7"/>
    <w:rsid w:val="004D6C2C"/>
    <w:rsid w:val="004D6E7F"/>
    <w:rsid w:val="004D7068"/>
    <w:rsid w:val="004D70B7"/>
    <w:rsid w:val="004D7499"/>
    <w:rsid w:val="004D7F09"/>
    <w:rsid w:val="004E0F3C"/>
    <w:rsid w:val="004E11F2"/>
    <w:rsid w:val="004E14F8"/>
    <w:rsid w:val="004E1642"/>
    <w:rsid w:val="004E1726"/>
    <w:rsid w:val="004E1771"/>
    <w:rsid w:val="004E1ADE"/>
    <w:rsid w:val="004E247A"/>
    <w:rsid w:val="004E24A1"/>
    <w:rsid w:val="004E2905"/>
    <w:rsid w:val="004E2B0F"/>
    <w:rsid w:val="004E34B5"/>
    <w:rsid w:val="004E35C4"/>
    <w:rsid w:val="004E4157"/>
    <w:rsid w:val="004E4234"/>
    <w:rsid w:val="004E5269"/>
    <w:rsid w:val="004E5272"/>
    <w:rsid w:val="004E58B7"/>
    <w:rsid w:val="004E606B"/>
    <w:rsid w:val="004E6D76"/>
    <w:rsid w:val="004E75A2"/>
    <w:rsid w:val="004E76F4"/>
    <w:rsid w:val="004E7793"/>
    <w:rsid w:val="004E77B2"/>
    <w:rsid w:val="004E77B8"/>
    <w:rsid w:val="004E78A5"/>
    <w:rsid w:val="004F0458"/>
    <w:rsid w:val="004F069F"/>
    <w:rsid w:val="004F1E9F"/>
    <w:rsid w:val="004F2FEE"/>
    <w:rsid w:val="004F3D28"/>
    <w:rsid w:val="004F3F00"/>
    <w:rsid w:val="004F45A4"/>
    <w:rsid w:val="004F46BB"/>
    <w:rsid w:val="004F4C0F"/>
    <w:rsid w:val="004F4DCF"/>
    <w:rsid w:val="004F5054"/>
    <w:rsid w:val="004F52A4"/>
    <w:rsid w:val="004F595E"/>
    <w:rsid w:val="004F5EAC"/>
    <w:rsid w:val="004F6328"/>
    <w:rsid w:val="004F6882"/>
    <w:rsid w:val="004F6AF5"/>
    <w:rsid w:val="004F6BCE"/>
    <w:rsid w:val="004F70B2"/>
    <w:rsid w:val="00500558"/>
    <w:rsid w:val="00500C72"/>
    <w:rsid w:val="00501096"/>
    <w:rsid w:val="0050149A"/>
    <w:rsid w:val="00501748"/>
    <w:rsid w:val="00501939"/>
    <w:rsid w:val="00501A44"/>
    <w:rsid w:val="00501B28"/>
    <w:rsid w:val="005027BF"/>
    <w:rsid w:val="00502F8C"/>
    <w:rsid w:val="00502FD5"/>
    <w:rsid w:val="0050338A"/>
    <w:rsid w:val="0050367E"/>
    <w:rsid w:val="00504DA0"/>
    <w:rsid w:val="00504F60"/>
    <w:rsid w:val="00505897"/>
    <w:rsid w:val="00505FEC"/>
    <w:rsid w:val="005061C6"/>
    <w:rsid w:val="00506713"/>
    <w:rsid w:val="005067BA"/>
    <w:rsid w:val="00506DA8"/>
    <w:rsid w:val="005071A9"/>
    <w:rsid w:val="00507262"/>
    <w:rsid w:val="005104B9"/>
    <w:rsid w:val="0051190A"/>
    <w:rsid w:val="00512848"/>
    <w:rsid w:val="00512E14"/>
    <w:rsid w:val="00512F08"/>
    <w:rsid w:val="00513CA8"/>
    <w:rsid w:val="00514006"/>
    <w:rsid w:val="00514EEB"/>
    <w:rsid w:val="005155AC"/>
    <w:rsid w:val="0051598C"/>
    <w:rsid w:val="00515C0A"/>
    <w:rsid w:val="00516B57"/>
    <w:rsid w:val="00517414"/>
    <w:rsid w:val="00517744"/>
    <w:rsid w:val="00517D16"/>
    <w:rsid w:val="00517ED6"/>
    <w:rsid w:val="00520955"/>
    <w:rsid w:val="00520B6C"/>
    <w:rsid w:val="00521CBD"/>
    <w:rsid w:val="00521DB5"/>
    <w:rsid w:val="00522312"/>
    <w:rsid w:val="0052241D"/>
    <w:rsid w:val="00522542"/>
    <w:rsid w:val="00522BB8"/>
    <w:rsid w:val="005233A0"/>
    <w:rsid w:val="00523665"/>
    <w:rsid w:val="00523D73"/>
    <w:rsid w:val="00523F02"/>
    <w:rsid w:val="00525292"/>
    <w:rsid w:val="00525A1E"/>
    <w:rsid w:val="00525F92"/>
    <w:rsid w:val="0052632C"/>
    <w:rsid w:val="00526A8B"/>
    <w:rsid w:val="00526D81"/>
    <w:rsid w:val="005272B7"/>
    <w:rsid w:val="00527419"/>
    <w:rsid w:val="0052792C"/>
    <w:rsid w:val="00530843"/>
    <w:rsid w:val="00530B51"/>
    <w:rsid w:val="00531AFC"/>
    <w:rsid w:val="005329F9"/>
    <w:rsid w:val="00532A9E"/>
    <w:rsid w:val="00534257"/>
    <w:rsid w:val="0053566E"/>
    <w:rsid w:val="0053580C"/>
    <w:rsid w:val="00535DC8"/>
    <w:rsid w:val="00535E5C"/>
    <w:rsid w:val="005363A8"/>
    <w:rsid w:val="00537522"/>
    <w:rsid w:val="005378E9"/>
    <w:rsid w:val="0053797C"/>
    <w:rsid w:val="00537E87"/>
    <w:rsid w:val="00541B98"/>
    <w:rsid w:val="00541FB9"/>
    <w:rsid w:val="00542434"/>
    <w:rsid w:val="005427CE"/>
    <w:rsid w:val="00542A34"/>
    <w:rsid w:val="00542DED"/>
    <w:rsid w:val="00542F57"/>
    <w:rsid w:val="0054364A"/>
    <w:rsid w:val="005446D4"/>
    <w:rsid w:val="00544B1E"/>
    <w:rsid w:val="00544F49"/>
    <w:rsid w:val="0054615D"/>
    <w:rsid w:val="005461BE"/>
    <w:rsid w:val="00546AA8"/>
    <w:rsid w:val="00546D0D"/>
    <w:rsid w:val="00547442"/>
    <w:rsid w:val="005479E1"/>
    <w:rsid w:val="00550458"/>
    <w:rsid w:val="00550559"/>
    <w:rsid w:val="005506EE"/>
    <w:rsid w:val="00550896"/>
    <w:rsid w:val="00550A1E"/>
    <w:rsid w:val="00550D69"/>
    <w:rsid w:val="00551FEB"/>
    <w:rsid w:val="0055233A"/>
    <w:rsid w:val="005526C7"/>
    <w:rsid w:val="00552FFB"/>
    <w:rsid w:val="005534B8"/>
    <w:rsid w:val="00553A10"/>
    <w:rsid w:val="00554AF5"/>
    <w:rsid w:val="00554DFB"/>
    <w:rsid w:val="0055501E"/>
    <w:rsid w:val="00555FC5"/>
    <w:rsid w:val="00556CD6"/>
    <w:rsid w:val="00556DD4"/>
    <w:rsid w:val="00556F90"/>
    <w:rsid w:val="0055772B"/>
    <w:rsid w:val="005578DB"/>
    <w:rsid w:val="00557D05"/>
    <w:rsid w:val="00560895"/>
    <w:rsid w:val="00560CDA"/>
    <w:rsid w:val="005612CD"/>
    <w:rsid w:val="00561F91"/>
    <w:rsid w:val="00562115"/>
    <w:rsid w:val="0056232D"/>
    <w:rsid w:val="00562C38"/>
    <w:rsid w:val="0056318D"/>
    <w:rsid w:val="00563929"/>
    <w:rsid w:val="00563D38"/>
    <w:rsid w:val="00564453"/>
    <w:rsid w:val="0056471E"/>
    <w:rsid w:val="005647CC"/>
    <w:rsid w:val="00564914"/>
    <w:rsid w:val="00564E4C"/>
    <w:rsid w:val="00565AD5"/>
    <w:rsid w:val="00565C7C"/>
    <w:rsid w:val="00565E13"/>
    <w:rsid w:val="00565FA3"/>
    <w:rsid w:val="00566B21"/>
    <w:rsid w:val="005676B2"/>
    <w:rsid w:val="00567C4D"/>
    <w:rsid w:val="00567F8B"/>
    <w:rsid w:val="00570A2F"/>
    <w:rsid w:val="00570C96"/>
    <w:rsid w:val="00570DA0"/>
    <w:rsid w:val="0057153C"/>
    <w:rsid w:val="00571A1A"/>
    <w:rsid w:val="00572784"/>
    <w:rsid w:val="00572B86"/>
    <w:rsid w:val="0057370E"/>
    <w:rsid w:val="0057372B"/>
    <w:rsid w:val="00573DC4"/>
    <w:rsid w:val="00574101"/>
    <w:rsid w:val="005746EF"/>
    <w:rsid w:val="00574F46"/>
    <w:rsid w:val="0057517D"/>
    <w:rsid w:val="005757BB"/>
    <w:rsid w:val="00575ED8"/>
    <w:rsid w:val="005761CF"/>
    <w:rsid w:val="00576333"/>
    <w:rsid w:val="00576F66"/>
    <w:rsid w:val="00577FE9"/>
    <w:rsid w:val="00580698"/>
    <w:rsid w:val="00581110"/>
    <w:rsid w:val="00581189"/>
    <w:rsid w:val="005813DF"/>
    <w:rsid w:val="005816AB"/>
    <w:rsid w:val="00581CF2"/>
    <w:rsid w:val="00581F11"/>
    <w:rsid w:val="0058225B"/>
    <w:rsid w:val="005828C6"/>
    <w:rsid w:val="00582EF6"/>
    <w:rsid w:val="00582FA8"/>
    <w:rsid w:val="00583715"/>
    <w:rsid w:val="00583799"/>
    <w:rsid w:val="005849FB"/>
    <w:rsid w:val="005859E6"/>
    <w:rsid w:val="00585A8A"/>
    <w:rsid w:val="00585F13"/>
    <w:rsid w:val="005862FF"/>
    <w:rsid w:val="00586761"/>
    <w:rsid w:val="00586E73"/>
    <w:rsid w:val="00587475"/>
    <w:rsid w:val="005876D2"/>
    <w:rsid w:val="00587E5C"/>
    <w:rsid w:val="0059004B"/>
    <w:rsid w:val="00590550"/>
    <w:rsid w:val="00591078"/>
    <w:rsid w:val="00591472"/>
    <w:rsid w:val="00591519"/>
    <w:rsid w:val="005927FA"/>
    <w:rsid w:val="00592807"/>
    <w:rsid w:val="00592CB9"/>
    <w:rsid w:val="00592F7F"/>
    <w:rsid w:val="005941CD"/>
    <w:rsid w:val="0059464B"/>
    <w:rsid w:val="00594C4A"/>
    <w:rsid w:val="005950BB"/>
    <w:rsid w:val="005952EE"/>
    <w:rsid w:val="005963C0"/>
    <w:rsid w:val="00596608"/>
    <w:rsid w:val="0059688B"/>
    <w:rsid w:val="00596A68"/>
    <w:rsid w:val="005974D5"/>
    <w:rsid w:val="0059789A"/>
    <w:rsid w:val="00597948"/>
    <w:rsid w:val="00597EDC"/>
    <w:rsid w:val="005A001C"/>
    <w:rsid w:val="005A01E0"/>
    <w:rsid w:val="005A044F"/>
    <w:rsid w:val="005A046F"/>
    <w:rsid w:val="005A0851"/>
    <w:rsid w:val="005A08BE"/>
    <w:rsid w:val="005A1564"/>
    <w:rsid w:val="005A1BD6"/>
    <w:rsid w:val="005A297B"/>
    <w:rsid w:val="005A2A6B"/>
    <w:rsid w:val="005A3E08"/>
    <w:rsid w:val="005A4725"/>
    <w:rsid w:val="005A4AF5"/>
    <w:rsid w:val="005A57C2"/>
    <w:rsid w:val="005A6B3F"/>
    <w:rsid w:val="005A71D9"/>
    <w:rsid w:val="005A769A"/>
    <w:rsid w:val="005A79BA"/>
    <w:rsid w:val="005A7C03"/>
    <w:rsid w:val="005B0CBF"/>
    <w:rsid w:val="005B101E"/>
    <w:rsid w:val="005B11E9"/>
    <w:rsid w:val="005B15DD"/>
    <w:rsid w:val="005B1CC2"/>
    <w:rsid w:val="005B201B"/>
    <w:rsid w:val="005B2149"/>
    <w:rsid w:val="005B29C2"/>
    <w:rsid w:val="005B2F45"/>
    <w:rsid w:val="005B3019"/>
    <w:rsid w:val="005B3572"/>
    <w:rsid w:val="005B359D"/>
    <w:rsid w:val="005B4346"/>
    <w:rsid w:val="005B5531"/>
    <w:rsid w:val="005B5A98"/>
    <w:rsid w:val="005B5ABB"/>
    <w:rsid w:val="005B5F30"/>
    <w:rsid w:val="005B5F81"/>
    <w:rsid w:val="005B604F"/>
    <w:rsid w:val="005B630F"/>
    <w:rsid w:val="005B72D0"/>
    <w:rsid w:val="005B7505"/>
    <w:rsid w:val="005B7EE5"/>
    <w:rsid w:val="005C0DB6"/>
    <w:rsid w:val="005C0FA1"/>
    <w:rsid w:val="005C1B24"/>
    <w:rsid w:val="005C3948"/>
    <w:rsid w:val="005C3B7C"/>
    <w:rsid w:val="005C4021"/>
    <w:rsid w:val="005C4291"/>
    <w:rsid w:val="005C42C6"/>
    <w:rsid w:val="005C5773"/>
    <w:rsid w:val="005C62F2"/>
    <w:rsid w:val="005C6395"/>
    <w:rsid w:val="005C6EDA"/>
    <w:rsid w:val="005D08E4"/>
    <w:rsid w:val="005D0BDB"/>
    <w:rsid w:val="005D2177"/>
    <w:rsid w:val="005D2FCD"/>
    <w:rsid w:val="005D34DC"/>
    <w:rsid w:val="005D3884"/>
    <w:rsid w:val="005D44B2"/>
    <w:rsid w:val="005D4A15"/>
    <w:rsid w:val="005D5835"/>
    <w:rsid w:val="005D5971"/>
    <w:rsid w:val="005D5C57"/>
    <w:rsid w:val="005D76B8"/>
    <w:rsid w:val="005E0E26"/>
    <w:rsid w:val="005E178F"/>
    <w:rsid w:val="005E2788"/>
    <w:rsid w:val="005E2EEC"/>
    <w:rsid w:val="005E394D"/>
    <w:rsid w:val="005E4042"/>
    <w:rsid w:val="005E40E2"/>
    <w:rsid w:val="005E4180"/>
    <w:rsid w:val="005E4896"/>
    <w:rsid w:val="005E4DDC"/>
    <w:rsid w:val="005E534A"/>
    <w:rsid w:val="005E607F"/>
    <w:rsid w:val="005E6854"/>
    <w:rsid w:val="005E6A64"/>
    <w:rsid w:val="005E6E0F"/>
    <w:rsid w:val="005E7314"/>
    <w:rsid w:val="005E748D"/>
    <w:rsid w:val="005E7A05"/>
    <w:rsid w:val="005E7E54"/>
    <w:rsid w:val="005F0011"/>
    <w:rsid w:val="005F0413"/>
    <w:rsid w:val="005F0468"/>
    <w:rsid w:val="005F0D2B"/>
    <w:rsid w:val="005F11C8"/>
    <w:rsid w:val="005F162C"/>
    <w:rsid w:val="005F2EAE"/>
    <w:rsid w:val="005F3AE9"/>
    <w:rsid w:val="005F3BCA"/>
    <w:rsid w:val="005F3ED5"/>
    <w:rsid w:val="005F400B"/>
    <w:rsid w:val="005F429A"/>
    <w:rsid w:val="005F4566"/>
    <w:rsid w:val="005F46C9"/>
    <w:rsid w:val="005F48C0"/>
    <w:rsid w:val="005F493C"/>
    <w:rsid w:val="005F4E79"/>
    <w:rsid w:val="005F5202"/>
    <w:rsid w:val="005F56FB"/>
    <w:rsid w:val="005F5B64"/>
    <w:rsid w:val="005F5DE3"/>
    <w:rsid w:val="005F60FC"/>
    <w:rsid w:val="005F661D"/>
    <w:rsid w:val="005F6BB8"/>
    <w:rsid w:val="005F7345"/>
    <w:rsid w:val="005F752B"/>
    <w:rsid w:val="005F7D02"/>
    <w:rsid w:val="006001B8"/>
    <w:rsid w:val="006005A7"/>
    <w:rsid w:val="00600D6A"/>
    <w:rsid w:val="00600D7B"/>
    <w:rsid w:val="0060252A"/>
    <w:rsid w:val="006025F6"/>
    <w:rsid w:val="00602B0A"/>
    <w:rsid w:val="00602B74"/>
    <w:rsid w:val="00602DEA"/>
    <w:rsid w:val="006032E7"/>
    <w:rsid w:val="006035C9"/>
    <w:rsid w:val="006036B4"/>
    <w:rsid w:val="006037AF"/>
    <w:rsid w:val="00603ED0"/>
    <w:rsid w:val="0060428B"/>
    <w:rsid w:val="0060486A"/>
    <w:rsid w:val="00604AE7"/>
    <w:rsid w:val="00605269"/>
    <w:rsid w:val="0060547A"/>
    <w:rsid w:val="00605CA2"/>
    <w:rsid w:val="0060603B"/>
    <w:rsid w:val="0060608E"/>
    <w:rsid w:val="006063D2"/>
    <w:rsid w:val="0060673D"/>
    <w:rsid w:val="00606798"/>
    <w:rsid w:val="00607C35"/>
    <w:rsid w:val="00607C51"/>
    <w:rsid w:val="00607CDC"/>
    <w:rsid w:val="0061033A"/>
    <w:rsid w:val="0061058C"/>
    <w:rsid w:val="00610CB7"/>
    <w:rsid w:val="0061120C"/>
    <w:rsid w:val="006122C1"/>
    <w:rsid w:val="00613B8E"/>
    <w:rsid w:val="00613EEB"/>
    <w:rsid w:val="006146F8"/>
    <w:rsid w:val="00615A09"/>
    <w:rsid w:val="00615B8F"/>
    <w:rsid w:val="00616DC4"/>
    <w:rsid w:val="006173BA"/>
    <w:rsid w:val="00620F96"/>
    <w:rsid w:val="00621194"/>
    <w:rsid w:val="00621A19"/>
    <w:rsid w:val="0062238C"/>
    <w:rsid w:val="00623582"/>
    <w:rsid w:val="00624568"/>
    <w:rsid w:val="00624B67"/>
    <w:rsid w:val="00624F97"/>
    <w:rsid w:val="0062559A"/>
    <w:rsid w:val="0062560C"/>
    <w:rsid w:val="00625B58"/>
    <w:rsid w:val="00625EE6"/>
    <w:rsid w:val="00625F50"/>
    <w:rsid w:val="006262B7"/>
    <w:rsid w:val="00626DF2"/>
    <w:rsid w:val="0062788A"/>
    <w:rsid w:val="00627E9C"/>
    <w:rsid w:val="00630226"/>
    <w:rsid w:val="006304F7"/>
    <w:rsid w:val="006306A9"/>
    <w:rsid w:val="0063103C"/>
    <w:rsid w:val="006310DE"/>
    <w:rsid w:val="006345A4"/>
    <w:rsid w:val="0063484F"/>
    <w:rsid w:val="00634BD7"/>
    <w:rsid w:val="00634D6B"/>
    <w:rsid w:val="00636016"/>
    <w:rsid w:val="00636C52"/>
    <w:rsid w:val="0063712B"/>
    <w:rsid w:val="00637385"/>
    <w:rsid w:val="00637516"/>
    <w:rsid w:val="006378FA"/>
    <w:rsid w:val="00637F35"/>
    <w:rsid w:val="00640132"/>
    <w:rsid w:val="00640370"/>
    <w:rsid w:val="00640BAA"/>
    <w:rsid w:val="0064155C"/>
    <w:rsid w:val="00641711"/>
    <w:rsid w:val="00641D0A"/>
    <w:rsid w:val="006421B6"/>
    <w:rsid w:val="006424D5"/>
    <w:rsid w:val="00642D7E"/>
    <w:rsid w:val="00642F0F"/>
    <w:rsid w:val="0064392C"/>
    <w:rsid w:val="00643A46"/>
    <w:rsid w:val="00643AB1"/>
    <w:rsid w:val="00643C91"/>
    <w:rsid w:val="0064501D"/>
    <w:rsid w:val="006460AD"/>
    <w:rsid w:val="00646571"/>
    <w:rsid w:val="0064711B"/>
    <w:rsid w:val="006471F9"/>
    <w:rsid w:val="00647997"/>
    <w:rsid w:val="00647E2E"/>
    <w:rsid w:val="0065001C"/>
    <w:rsid w:val="00650B5C"/>
    <w:rsid w:val="00650E98"/>
    <w:rsid w:val="00650F1C"/>
    <w:rsid w:val="006513AE"/>
    <w:rsid w:val="00651616"/>
    <w:rsid w:val="00651733"/>
    <w:rsid w:val="00651887"/>
    <w:rsid w:val="00652953"/>
    <w:rsid w:val="006530A4"/>
    <w:rsid w:val="006530E1"/>
    <w:rsid w:val="00653109"/>
    <w:rsid w:val="00653845"/>
    <w:rsid w:val="00653C78"/>
    <w:rsid w:val="00654C90"/>
    <w:rsid w:val="006556E4"/>
    <w:rsid w:val="00655A3B"/>
    <w:rsid w:val="00656064"/>
    <w:rsid w:val="006560A8"/>
    <w:rsid w:val="006561B3"/>
    <w:rsid w:val="00656D65"/>
    <w:rsid w:val="00657877"/>
    <w:rsid w:val="00657D53"/>
    <w:rsid w:val="006601EF"/>
    <w:rsid w:val="00660622"/>
    <w:rsid w:val="0066074E"/>
    <w:rsid w:val="0066140D"/>
    <w:rsid w:val="0066162B"/>
    <w:rsid w:val="006616F0"/>
    <w:rsid w:val="00663685"/>
    <w:rsid w:val="00663863"/>
    <w:rsid w:val="00663917"/>
    <w:rsid w:val="00664337"/>
    <w:rsid w:val="0066446E"/>
    <w:rsid w:val="00664BEB"/>
    <w:rsid w:val="00665918"/>
    <w:rsid w:val="00665C8A"/>
    <w:rsid w:val="00666932"/>
    <w:rsid w:val="006672A4"/>
    <w:rsid w:val="006675C6"/>
    <w:rsid w:val="00667CDA"/>
    <w:rsid w:val="006700A1"/>
    <w:rsid w:val="0067020A"/>
    <w:rsid w:val="0067040B"/>
    <w:rsid w:val="00670845"/>
    <w:rsid w:val="00670A0C"/>
    <w:rsid w:val="00670E24"/>
    <w:rsid w:val="00671235"/>
    <w:rsid w:val="00671246"/>
    <w:rsid w:val="00671625"/>
    <w:rsid w:val="00671E28"/>
    <w:rsid w:val="00671F84"/>
    <w:rsid w:val="00673B87"/>
    <w:rsid w:val="00673E62"/>
    <w:rsid w:val="0067429C"/>
    <w:rsid w:val="006742FB"/>
    <w:rsid w:val="006749FB"/>
    <w:rsid w:val="00674F2B"/>
    <w:rsid w:val="00675ADD"/>
    <w:rsid w:val="0067653F"/>
    <w:rsid w:val="00676586"/>
    <w:rsid w:val="006768B3"/>
    <w:rsid w:val="00676BF2"/>
    <w:rsid w:val="00676C44"/>
    <w:rsid w:val="00676E52"/>
    <w:rsid w:val="00676F7F"/>
    <w:rsid w:val="006770EC"/>
    <w:rsid w:val="006779F0"/>
    <w:rsid w:val="00677FEC"/>
    <w:rsid w:val="0068079D"/>
    <w:rsid w:val="006807F7"/>
    <w:rsid w:val="00680E04"/>
    <w:rsid w:val="0068119C"/>
    <w:rsid w:val="00681BF4"/>
    <w:rsid w:val="00681F30"/>
    <w:rsid w:val="0068261D"/>
    <w:rsid w:val="00682EB0"/>
    <w:rsid w:val="00682F49"/>
    <w:rsid w:val="00683CF5"/>
    <w:rsid w:val="00684A10"/>
    <w:rsid w:val="00685F82"/>
    <w:rsid w:val="00686B7E"/>
    <w:rsid w:val="00687351"/>
    <w:rsid w:val="00687BCD"/>
    <w:rsid w:val="0069052D"/>
    <w:rsid w:val="00690B64"/>
    <w:rsid w:val="00690CB5"/>
    <w:rsid w:val="00690EFD"/>
    <w:rsid w:val="006911BA"/>
    <w:rsid w:val="006916F4"/>
    <w:rsid w:val="00691708"/>
    <w:rsid w:val="00691B27"/>
    <w:rsid w:val="0069209F"/>
    <w:rsid w:val="00692415"/>
    <w:rsid w:val="00692A69"/>
    <w:rsid w:val="00693BD3"/>
    <w:rsid w:val="006948E7"/>
    <w:rsid w:val="006956BF"/>
    <w:rsid w:val="00696370"/>
    <w:rsid w:val="00696746"/>
    <w:rsid w:val="006976CA"/>
    <w:rsid w:val="00697B12"/>
    <w:rsid w:val="00697B4F"/>
    <w:rsid w:val="006A0522"/>
    <w:rsid w:val="006A0A17"/>
    <w:rsid w:val="006A0A20"/>
    <w:rsid w:val="006A104A"/>
    <w:rsid w:val="006A11B9"/>
    <w:rsid w:val="006A18E0"/>
    <w:rsid w:val="006A1A18"/>
    <w:rsid w:val="006A1CED"/>
    <w:rsid w:val="006A1D09"/>
    <w:rsid w:val="006A2517"/>
    <w:rsid w:val="006A2EFF"/>
    <w:rsid w:val="006A3CE0"/>
    <w:rsid w:val="006A4CBF"/>
    <w:rsid w:val="006A532B"/>
    <w:rsid w:val="006A63F0"/>
    <w:rsid w:val="006A6510"/>
    <w:rsid w:val="006A781B"/>
    <w:rsid w:val="006A7886"/>
    <w:rsid w:val="006A7A2F"/>
    <w:rsid w:val="006B027E"/>
    <w:rsid w:val="006B0297"/>
    <w:rsid w:val="006B11C8"/>
    <w:rsid w:val="006B1550"/>
    <w:rsid w:val="006B1B43"/>
    <w:rsid w:val="006B21F1"/>
    <w:rsid w:val="006B238A"/>
    <w:rsid w:val="006B29E4"/>
    <w:rsid w:val="006B406A"/>
    <w:rsid w:val="006B4248"/>
    <w:rsid w:val="006B5255"/>
    <w:rsid w:val="006B5A98"/>
    <w:rsid w:val="006B5D8C"/>
    <w:rsid w:val="006B5ECB"/>
    <w:rsid w:val="006B6190"/>
    <w:rsid w:val="006B6CCC"/>
    <w:rsid w:val="006C1643"/>
    <w:rsid w:val="006C1C0F"/>
    <w:rsid w:val="006C29F6"/>
    <w:rsid w:val="006C2E5B"/>
    <w:rsid w:val="006C37A5"/>
    <w:rsid w:val="006C3CCA"/>
    <w:rsid w:val="006C3D9C"/>
    <w:rsid w:val="006C4659"/>
    <w:rsid w:val="006C56DF"/>
    <w:rsid w:val="006C635E"/>
    <w:rsid w:val="006C687B"/>
    <w:rsid w:val="006C74DC"/>
    <w:rsid w:val="006C7AE7"/>
    <w:rsid w:val="006C7E12"/>
    <w:rsid w:val="006D03B9"/>
    <w:rsid w:val="006D0400"/>
    <w:rsid w:val="006D05C2"/>
    <w:rsid w:val="006D0A85"/>
    <w:rsid w:val="006D104A"/>
    <w:rsid w:val="006D111C"/>
    <w:rsid w:val="006D2DA0"/>
    <w:rsid w:val="006D30AC"/>
    <w:rsid w:val="006D3334"/>
    <w:rsid w:val="006D35E2"/>
    <w:rsid w:val="006D3623"/>
    <w:rsid w:val="006D377E"/>
    <w:rsid w:val="006D3B84"/>
    <w:rsid w:val="006D3CDD"/>
    <w:rsid w:val="006D4112"/>
    <w:rsid w:val="006D4BCA"/>
    <w:rsid w:val="006D4C9A"/>
    <w:rsid w:val="006D6764"/>
    <w:rsid w:val="006D6802"/>
    <w:rsid w:val="006D685C"/>
    <w:rsid w:val="006D6A4F"/>
    <w:rsid w:val="006D6E8E"/>
    <w:rsid w:val="006D79E6"/>
    <w:rsid w:val="006E0485"/>
    <w:rsid w:val="006E1E30"/>
    <w:rsid w:val="006E1F61"/>
    <w:rsid w:val="006E2511"/>
    <w:rsid w:val="006E3645"/>
    <w:rsid w:val="006E3690"/>
    <w:rsid w:val="006E3E1F"/>
    <w:rsid w:val="006E4611"/>
    <w:rsid w:val="006E4790"/>
    <w:rsid w:val="006E4A30"/>
    <w:rsid w:val="006E5034"/>
    <w:rsid w:val="006E5266"/>
    <w:rsid w:val="006E5624"/>
    <w:rsid w:val="006E5C82"/>
    <w:rsid w:val="006E6603"/>
    <w:rsid w:val="006E6C6D"/>
    <w:rsid w:val="006E6D10"/>
    <w:rsid w:val="006E7B83"/>
    <w:rsid w:val="006F017A"/>
    <w:rsid w:val="006F0383"/>
    <w:rsid w:val="006F06F2"/>
    <w:rsid w:val="006F0CC9"/>
    <w:rsid w:val="006F1396"/>
    <w:rsid w:val="006F1500"/>
    <w:rsid w:val="006F199C"/>
    <w:rsid w:val="006F1E6E"/>
    <w:rsid w:val="006F20DE"/>
    <w:rsid w:val="006F52FF"/>
    <w:rsid w:val="006F5321"/>
    <w:rsid w:val="006F576D"/>
    <w:rsid w:val="006F5DC5"/>
    <w:rsid w:val="006F615E"/>
    <w:rsid w:val="006F6FBE"/>
    <w:rsid w:val="006F7434"/>
    <w:rsid w:val="0070023B"/>
    <w:rsid w:val="0070025F"/>
    <w:rsid w:val="00700459"/>
    <w:rsid w:val="00700709"/>
    <w:rsid w:val="00700C61"/>
    <w:rsid w:val="00700DCC"/>
    <w:rsid w:val="00700E5C"/>
    <w:rsid w:val="007011BF"/>
    <w:rsid w:val="00701336"/>
    <w:rsid w:val="00701363"/>
    <w:rsid w:val="0070191C"/>
    <w:rsid w:val="00701B40"/>
    <w:rsid w:val="00701EB8"/>
    <w:rsid w:val="00701FC6"/>
    <w:rsid w:val="0070313B"/>
    <w:rsid w:val="007033DD"/>
    <w:rsid w:val="007039BB"/>
    <w:rsid w:val="007039F3"/>
    <w:rsid w:val="00704CA7"/>
    <w:rsid w:val="00705E4A"/>
    <w:rsid w:val="0070605C"/>
    <w:rsid w:val="007060B0"/>
    <w:rsid w:val="007065BF"/>
    <w:rsid w:val="0070666E"/>
    <w:rsid w:val="00706EDE"/>
    <w:rsid w:val="00707814"/>
    <w:rsid w:val="00707E7B"/>
    <w:rsid w:val="007107BA"/>
    <w:rsid w:val="00710DF9"/>
    <w:rsid w:val="00710E82"/>
    <w:rsid w:val="007113DE"/>
    <w:rsid w:val="0071169D"/>
    <w:rsid w:val="00711AFD"/>
    <w:rsid w:val="007127C0"/>
    <w:rsid w:val="007128D3"/>
    <w:rsid w:val="00712C2C"/>
    <w:rsid w:val="00713730"/>
    <w:rsid w:val="0071419F"/>
    <w:rsid w:val="007143E0"/>
    <w:rsid w:val="00714874"/>
    <w:rsid w:val="00715089"/>
    <w:rsid w:val="007158DF"/>
    <w:rsid w:val="00715D56"/>
    <w:rsid w:val="00715F70"/>
    <w:rsid w:val="00717017"/>
    <w:rsid w:val="00720793"/>
    <w:rsid w:val="00720E2F"/>
    <w:rsid w:val="0072148B"/>
    <w:rsid w:val="00721553"/>
    <w:rsid w:val="00721740"/>
    <w:rsid w:val="00721859"/>
    <w:rsid w:val="00721FD9"/>
    <w:rsid w:val="007220F8"/>
    <w:rsid w:val="00722D1D"/>
    <w:rsid w:val="00723866"/>
    <w:rsid w:val="00723E19"/>
    <w:rsid w:val="007243D1"/>
    <w:rsid w:val="00724B2E"/>
    <w:rsid w:val="00724CB7"/>
    <w:rsid w:val="00724CDA"/>
    <w:rsid w:val="007259FA"/>
    <w:rsid w:val="00725A55"/>
    <w:rsid w:val="00725C96"/>
    <w:rsid w:val="00725E76"/>
    <w:rsid w:val="00726386"/>
    <w:rsid w:val="00726992"/>
    <w:rsid w:val="00727309"/>
    <w:rsid w:val="007278CE"/>
    <w:rsid w:val="00727B95"/>
    <w:rsid w:val="00727C15"/>
    <w:rsid w:val="00727EA4"/>
    <w:rsid w:val="007307DD"/>
    <w:rsid w:val="00730981"/>
    <w:rsid w:val="00731568"/>
    <w:rsid w:val="0073176E"/>
    <w:rsid w:val="00731774"/>
    <w:rsid w:val="00731C17"/>
    <w:rsid w:val="00732356"/>
    <w:rsid w:val="00733C65"/>
    <w:rsid w:val="007342E1"/>
    <w:rsid w:val="007342EA"/>
    <w:rsid w:val="007351F9"/>
    <w:rsid w:val="007352DC"/>
    <w:rsid w:val="00736236"/>
    <w:rsid w:val="00736908"/>
    <w:rsid w:val="00736C17"/>
    <w:rsid w:val="00736DB3"/>
    <w:rsid w:val="00737024"/>
    <w:rsid w:val="007373F8"/>
    <w:rsid w:val="0073752A"/>
    <w:rsid w:val="00737AE9"/>
    <w:rsid w:val="0074023F"/>
    <w:rsid w:val="00740D97"/>
    <w:rsid w:val="007411E5"/>
    <w:rsid w:val="00741408"/>
    <w:rsid w:val="007417A6"/>
    <w:rsid w:val="00741849"/>
    <w:rsid w:val="00741E01"/>
    <w:rsid w:val="0074206D"/>
    <w:rsid w:val="00742289"/>
    <w:rsid w:val="00742358"/>
    <w:rsid w:val="007425DD"/>
    <w:rsid w:val="00742A1F"/>
    <w:rsid w:val="0074329A"/>
    <w:rsid w:val="007436A6"/>
    <w:rsid w:val="00743862"/>
    <w:rsid w:val="0074393A"/>
    <w:rsid w:val="00744474"/>
    <w:rsid w:val="007445D8"/>
    <w:rsid w:val="0074492F"/>
    <w:rsid w:val="00744BC2"/>
    <w:rsid w:val="00745030"/>
    <w:rsid w:val="00745046"/>
    <w:rsid w:val="00745EB1"/>
    <w:rsid w:val="00746203"/>
    <w:rsid w:val="0074650C"/>
    <w:rsid w:val="00746C1B"/>
    <w:rsid w:val="00746D18"/>
    <w:rsid w:val="00747A4D"/>
    <w:rsid w:val="00747C5C"/>
    <w:rsid w:val="00747C95"/>
    <w:rsid w:val="007502E6"/>
    <w:rsid w:val="007506BA"/>
    <w:rsid w:val="00750A7E"/>
    <w:rsid w:val="00750DF4"/>
    <w:rsid w:val="00751616"/>
    <w:rsid w:val="00751681"/>
    <w:rsid w:val="00751AC7"/>
    <w:rsid w:val="00752BBC"/>
    <w:rsid w:val="00752D2E"/>
    <w:rsid w:val="00754374"/>
    <w:rsid w:val="0075539F"/>
    <w:rsid w:val="007553FF"/>
    <w:rsid w:val="007558B3"/>
    <w:rsid w:val="0075591A"/>
    <w:rsid w:val="00755A7F"/>
    <w:rsid w:val="00755D3D"/>
    <w:rsid w:val="00757287"/>
    <w:rsid w:val="00757479"/>
    <w:rsid w:val="00757914"/>
    <w:rsid w:val="007579FE"/>
    <w:rsid w:val="00760144"/>
    <w:rsid w:val="00760819"/>
    <w:rsid w:val="0076194D"/>
    <w:rsid w:val="00761C1C"/>
    <w:rsid w:val="00763605"/>
    <w:rsid w:val="00763EDA"/>
    <w:rsid w:val="00764B29"/>
    <w:rsid w:val="00764B2D"/>
    <w:rsid w:val="00765500"/>
    <w:rsid w:val="007659B1"/>
    <w:rsid w:val="00766FA0"/>
    <w:rsid w:val="007671BB"/>
    <w:rsid w:val="007703BA"/>
    <w:rsid w:val="0077098F"/>
    <w:rsid w:val="00770B52"/>
    <w:rsid w:val="007716C4"/>
    <w:rsid w:val="007718C1"/>
    <w:rsid w:val="00771E6F"/>
    <w:rsid w:val="0077273C"/>
    <w:rsid w:val="00772803"/>
    <w:rsid w:val="00772AA0"/>
    <w:rsid w:val="00772DD8"/>
    <w:rsid w:val="00773194"/>
    <w:rsid w:val="00773626"/>
    <w:rsid w:val="00774C86"/>
    <w:rsid w:val="00775411"/>
    <w:rsid w:val="00775CD5"/>
    <w:rsid w:val="00776587"/>
    <w:rsid w:val="0077723D"/>
    <w:rsid w:val="00777BC3"/>
    <w:rsid w:val="00777D82"/>
    <w:rsid w:val="00781334"/>
    <w:rsid w:val="007813B3"/>
    <w:rsid w:val="00781824"/>
    <w:rsid w:val="0078203F"/>
    <w:rsid w:val="00783261"/>
    <w:rsid w:val="00783446"/>
    <w:rsid w:val="007835D0"/>
    <w:rsid w:val="00783958"/>
    <w:rsid w:val="00783D5E"/>
    <w:rsid w:val="007854FF"/>
    <w:rsid w:val="007855E0"/>
    <w:rsid w:val="0078611C"/>
    <w:rsid w:val="00786924"/>
    <w:rsid w:val="00786F26"/>
    <w:rsid w:val="007872A5"/>
    <w:rsid w:val="00787B52"/>
    <w:rsid w:val="007911EC"/>
    <w:rsid w:val="0079124A"/>
    <w:rsid w:val="0079193C"/>
    <w:rsid w:val="00791D17"/>
    <w:rsid w:val="007923C4"/>
    <w:rsid w:val="00792803"/>
    <w:rsid w:val="00793048"/>
    <w:rsid w:val="00793117"/>
    <w:rsid w:val="0079331B"/>
    <w:rsid w:val="007946DF"/>
    <w:rsid w:val="007955C8"/>
    <w:rsid w:val="00795CC1"/>
    <w:rsid w:val="007960ED"/>
    <w:rsid w:val="00796113"/>
    <w:rsid w:val="00796132"/>
    <w:rsid w:val="007961AE"/>
    <w:rsid w:val="00796503"/>
    <w:rsid w:val="0079668E"/>
    <w:rsid w:val="00796D18"/>
    <w:rsid w:val="0079746A"/>
    <w:rsid w:val="007974DF"/>
    <w:rsid w:val="00797A90"/>
    <w:rsid w:val="00797BDF"/>
    <w:rsid w:val="007A0C86"/>
    <w:rsid w:val="007A0DBD"/>
    <w:rsid w:val="007A26BA"/>
    <w:rsid w:val="007A2884"/>
    <w:rsid w:val="007A2900"/>
    <w:rsid w:val="007A2960"/>
    <w:rsid w:val="007A2BE4"/>
    <w:rsid w:val="007A3210"/>
    <w:rsid w:val="007A337E"/>
    <w:rsid w:val="007A3834"/>
    <w:rsid w:val="007A3B8A"/>
    <w:rsid w:val="007A3DFA"/>
    <w:rsid w:val="007A44B7"/>
    <w:rsid w:val="007A4521"/>
    <w:rsid w:val="007A4F4F"/>
    <w:rsid w:val="007A53D0"/>
    <w:rsid w:val="007A5F24"/>
    <w:rsid w:val="007A6204"/>
    <w:rsid w:val="007A65F8"/>
    <w:rsid w:val="007A70D1"/>
    <w:rsid w:val="007A72B1"/>
    <w:rsid w:val="007A75D5"/>
    <w:rsid w:val="007A7CEE"/>
    <w:rsid w:val="007B00A7"/>
    <w:rsid w:val="007B00FA"/>
    <w:rsid w:val="007B06B5"/>
    <w:rsid w:val="007B06BB"/>
    <w:rsid w:val="007B0CD8"/>
    <w:rsid w:val="007B1246"/>
    <w:rsid w:val="007B1DB9"/>
    <w:rsid w:val="007B2B2C"/>
    <w:rsid w:val="007B3061"/>
    <w:rsid w:val="007B3159"/>
    <w:rsid w:val="007B34EC"/>
    <w:rsid w:val="007B38E0"/>
    <w:rsid w:val="007B4170"/>
    <w:rsid w:val="007B4506"/>
    <w:rsid w:val="007B531F"/>
    <w:rsid w:val="007B5980"/>
    <w:rsid w:val="007B5F3E"/>
    <w:rsid w:val="007B60FD"/>
    <w:rsid w:val="007B61E7"/>
    <w:rsid w:val="007B6277"/>
    <w:rsid w:val="007B6A33"/>
    <w:rsid w:val="007B6B3F"/>
    <w:rsid w:val="007B7036"/>
    <w:rsid w:val="007B72D9"/>
    <w:rsid w:val="007B79D4"/>
    <w:rsid w:val="007B7BF9"/>
    <w:rsid w:val="007C01CC"/>
    <w:rsid w:val="007C0877"/>
    <w:rsid w:val="007C0FFD"/>
    <w:rsid w:val="007C1037"/>
    <w:rsid w:val="007C17E8"/>
    <w:rsid w:val="007C20F7"/>
    <w:rsid w:val="007C22A3"/>
    <w:rsid w:val="007C2EE8"/>
    <w:rsid w:val="007C36A8"/>
    <w:rsid w:val="007C389A"/>
    <w:rsid w:val="007C3BFE"/>
    <w:rsid w:val="007C3C26"/>
    <w:rsid w:val="007C47A4"/>
    <w:rsid w:val="007C49FD"/>
    <w:rsid w:val="007C4EB5"/>
    <w:rsid w:val="007C5A21"/>
    <w:rsid w:val="007C5A55"/>
    <w:rsid w:val="007C5D39"/>
    <w:rsid w:val="007C6767"/>
    <w:rsid w:val="007C6E22"/>
    <w:rsid w:val="007C6FC9"/>
    <w:rsid w:val="007D09EE"/>
    <w:rsid w:val="007D0FB9"/>
    <w:rsid w:val="007D12C1"/>
    <w:rsid w:val="007D169B"/>
    <w:rsid w:val="007D16D9"/>
    <w:rsid w:val="007D180E"/>
    <w:rsid w:val="007D1D98"/>
    <w:rsid w:val="007D3567"/>
    <w:rsid w:val="007D3BF9"/>
    <w:rsid w:val="007D41E0"/>
    <w:rsid w:val="007D5764"/>
    <w:rsid w:val="007D64DD"/>
    <w:rsid w:val="007D65F2"/>
    <w:rsid w:val="007D6A33"/>
    <w:rsid w:val="007D6D64"/>
    <w:rsid w:val="007D70B6"/>
    <w:rsid w:val="007D7875"/>
    <w:rsid w:val="007E040A"/>
    <w:rsid w:val="007E1B55"/>
    <w:rsid w:val="007E1D34"/>
    <w:rsid w:val="007E21B1"/>
    <w:rsid w:val="007E236A"/>
    <w:rsid w:val="007E3CA7"/>
    <w:rsid w:val="007E471A"/>
    <w:rsid w:val="007E5094"/>
    <w:rsid w:val="007E7684"/>
    <w:rsid w:val="007E7896"/>
    <w:rsid w:val="007E7C62"/>
    <w:rsid w:val="007E7F24"/>
    <w:rsid w:val="007E7F2E"/>
    <w:rsid w:val="007F00DE"/>
    <w:rsid w:val="007F0A86"/>
    <w:rsid w:val="007F0C3A"/>
    <w:rsid w:val="007F164A"/>
    <w:rsid w:val="007F167E"/>
    <w:rsid w:val="007F1A3A"/>
    <w:rsid w:val="007F1CE3"/>
    <w:rsid w:val="007F2D29"/>
    <w:rsid w:val="007F2DC3"/>
    <w:rsid w:val="007F2E4E"/>
    <w:rsid w:val="007F337E"/>
    <w:rsid w:val="007F3835"/>
    <w:rsid w:val="007F3FA2"/>
    <w:rsid w:val="007F4725"/>
    <w:rsid w:val="007F48F9"/>
    <w:rsid w:val="007F54F1"/>
    <w:rsid w:val="007F5ED4"/>
    <w:rsid w:val="007F6B63"/>
    <w:rsid w:val="007F6DC3"/>
    <w:rsid w:val="007F7090"/>
    <w:rsid w:val="007F71E8"/>
    <w:rsid w:val="007F778A"/>
    <w:rsid w:val="007F79D5"/>
    <w:rsid w:val="0080069E"/>
    <w:rsid w:val="00801141"/>
    <w:rsid w:val="0080156A"/>
    <w:rsid w:val="00802841"/>
    <w:rsid w:val="00803736"/>
    <w:rsid w:val="00803AEB"/>
    <w:rsid w:val="00803B16"/>
    <w:rsid w:val="00804BA8"/>
    <w:rsid w:val="008050D6"/>
    <w:rsid w:val="00805978"/>
    <w:rsid w:val="00805B65"/>
    <w:rsid w:val="00805E30"/>
    <w:rsid w:val="00806E72"/>
    <w:rsid w:val="00806F6F"/>
    <w:rsid w:val="0080752F"/>
    <w:rsid w:val="00807DCA"/>
    <w:rsid w:val="00810440"/>
    <w:rsid w:val="0081054A"/>
    <w:rsid w:val="00810C08"/>
    <w:rsid w:val="00811BE3"/>
    <w:rsid w:val="0081212E"/>
    <w:rsid w:val="008121B9"/>
    <w:rsid w:val="00812782"/>
    <w:rsid w:val="008128AF"/>
    <w:rsid w:val="00812E1C"/>
    <w:rsid w:val="00812F76"/>
    <w:rsid w:val="00813437"/>
    <w:rsid w:val="00813734"/>
    <w:rsid w:val="00813CF8"/>
    <w:rsid w:val="0081424D"/>
    <w:rsid w:val="008147D9"/>
    <w:rsid w:val="008148CE"/>
    <w:rsid w:val="00814AB3"/>
    <w:rsid w:val="00815180"/>
    <w:rsid w:val="008151C9"/>
    <w:rsid w:val="00815261"/>
    <w:rsid w:val="008159DB"/>
    <w:rsid w:val="00815E51"/>
    <w:rsid w:val="00816424"/>
    <w:rsid w:val="00816BF7"/>
    <w:rsid w:val="00816CDF"/>
    <w:rsid w:val="00817838"/>
    <w:rsid w:val="008179C1"/>
    <w:rsid w:val="00820030"/>
    <w:rsid w:val="00820692"/>
    <w:rsid w:val="00820ABB"/>
    <w:rsid w:val="00820F3E"/>
    <w:rsid w:val="008214A0"/>
    <w:rsid w:val="00821808"/>
    <w:rsid w:val="00821EB4"/>
    <w:rsid w:val="00822E7B"/>
    <w:rsid w:val="00822F3C"/>
    <w:rsid w:val="008231F3"/>
    <w:rsid w:val="00823F46"/>
    <w:rsid w:val="00824104"/>
    <w:rsid w:val="00824867"/>
    <w:rsid w:val="00825AB5"/>
    <w:rsid w:val="00826171"/>
    <w:rsid w:val="008261D6"/>
    <w:rsid w:val="008272DB"/>
    <w:rsid w:val="00827DCA"/>
    <w:rsid w:val="00827E40"/>
    <w:rsid w:val="00827EA6"/>
    <w:rsid w:val="00827F22"/>
    <w:rsid w:val="008316F4"/>
    <w:rsid w:val="00831820"/>
    <w:rsid w:val="00831CDF"/>
    <w:rsid w:val="00831E97"/>
    <w:rsid w:val="008328EF"/>
    <w:rsid w:val="00833299"/>
    <w:rsid w:val="0083340A"/>
    <w:rsid w:val="0083342F"/>
    <w:rsid w:val="00833A7E"/>
    <w:rsid w:val="00834612"/>
    <w:rsid w:val="008347C6"/>
    <w:rsid w:val="0083493B"/>
    <w:rsid w:val="00834A5C"/>
    <w:rsid w:val="00834B8C"/>
    <w:rsid w:val="0083502B"/>
    <w:rsid w:val="0083519C"/>
    <w:rsid w:val="0083544B"/>
    <w:rsid w:val="00835E2F"/>
    <w:rsid w:val="008361BB"/>
    <w:rsid w:val="008365E7"/>
    <w:rsid w:val="008368CE"/>
    <w:rsid w:val="00836BE6"/>
    <w:rsid w:val="00836E2B"/>
    <w:rsid w:val="00837E4E"/>
    <w:rsid w:val="00840DD4"/>
    <w:rsid w:val="008412C5"/>
    <w:rsid w:val="00841EA2"/>
    <w:rsid w:val="0084284C"/>
    <w:rsid w:val="0084292E"/>
    <w:rsid w:val="0084299A"/>
    <w:rsid w:val="00843637"/>
    <w:rsid w:val="008438E0"/>
    <w:rsid w:val="00844184"/>
    <w:rsid w:val="00844286"/>
    <w:rsid w:val="00844830"/>
    <w:rsid w:val="0084488F"/>
    <w:rsid w:val="00845133"/>
    <w:rsid w:val="0084549F"/>
    <w:rsid w:val="0084577E"/>
    <w:rsid w:val="0084589D"/>
    <w:rsid w:val="00845E82"/>
    <w:rsid w:val="00845F07"/>
    <w:rsid w:val="00846088"/>
    <w:rsid w:val="00846136"/>
    <w:rsid w:val="00846895"/>
    <w:rsid w:val="00846D2C"/>
    <w:rsid w:val="0084708B"/>
    <w:rsid w:val="00847239"/>
    <w:rsid w:val="008474A7"/>
    <w:rsid w:val="008504DE"/>
    <w:rsid w:val="00850780"/>
    <w:rsid w:val="008508BB"/>
    <w:rsid w:val="00851274"/>
    <w:rsid w:val="008512C8"/>
    <w:rsid w:val="008517FC"/>
    <w:rsid w:val="008525C0"/>
    <w:rsid w:val="008530A7"/>
    <w:rsid w:val="00853D7D"/>
    <w:rsid w:val="00853DDF"/>
    <w:rsid w:val="00854041"/>
    <w:rsid w:val="008541DF"/>
    <w:rsid w:val="008542F6"/>
    <w:rsid w:val="00854472"/>
    <w:rsid w:val="00854D3B"/>
    <w:rsid w:val="00854E9E"/>
    <w:rsid w:val="008552B4"/>
    <w:rsid w:val="0085596B"/>
    <w:rsid w:val="00855B1D"/>
    <w:rsid w:val="00855C77"/>
    <w:rsid w:val="00855D5B"/>
    <w:rsid w:val="00855E06"/>
    <w:rsid w:val="008561B9"/>
    <w:rsid w:val="00856D42"/>
    <w:rsid w:val="00856D9D"/>
    <w:rsid w:val="008576AC"/>
    <w:rsid w:val="008603A2"/>
    <w:rsid w:val="008604EF"/>
    <w:rsid w:val="008608EC"/>
    <w:rsid w:val="00861344"/>
    <w:rsid w:val="008627B2"/>
    <w:rsid w:val="0086359D"/>
    <w:rsid w:val="00863D59"/>
    <w:rsid w:val="00863DEF"/>
    <w:rsid w:val="00864565"/>
    <w:rsid w:val="00864FAA"/>
    <w:rsid w:val="008653C5"/>
    <w:rsid w:val="00866924"/>
    <w:rsid w:val="00866FF3"/>
    <w:rsid w:val="0086719C"/>
    <w:rsid w:val="00867B3D"/>
    <w:rsid w:val="008703E3"/>
    <w:rsid w:val="00870737"/>
    <w:rsid w:val="00870B98"/>
    <w:rsid w:val="00872408"/>
    <w:rsid w:val="00872F2D"/>
    <w:rsid w:val="00873159"/>
    <w:rsid w:val="00873375"/>
    <w:rsid w:val="0087337B"/>
    <w:rsid w:val="008736D8"/>
    <w:rsid w:val="0087370C"/>
    <w:rsid w:val="0087380E"/>
    <w:rsid w:val="0087495F"/>
    <w:rsid w:val="00874E70"/>
    <w:rsid w:val="008754FE"/>
    <w:rsid w:val="00875D11"/>
    <w:rsid w:val="00875D9C"/>
    <w:rsid w:val="008763F8"/>
    <w:rsid w:val="00876529"/>
    <w:rsid w:val="008765B7"/>
    <w:rsid w:val="00876704"/>
    <w:rsid w:val="00876D10"/>
    <w:rsid w:val="00876F31"/>
    <w:rsid w:val="00876F63"/>
    <w:rsid w:val="00877A27"/>
    <w:rsid w:val="008805ED"/>
    <w:rsid w:val="00880B56"/>
    <w:rsid w:val="00881DBA"/>
    <w:rsid w:val="008824A4"/>
    <w:rsid w:val="00882D46"/>
    <w:rsid w:val="00882DE8"/>
    <w:rsid w:val="0088318D"/>
    <w:rsid w:val="008831DB"/>
    <w:rsid w:val="00883897"/>
    <w:rsid w:val="0088394E"/>
    <w:rsid w:val="008845DE"/>
    <w:rsid w:val="00884746"/>
    <w:rsid w:val="00885139"/>
    <w:rsid w:val="0088530A"/>
    <w:rsid w:val="0088530B"/>
    <w:rsid w:val="008859A5"/>
    <w:rsid w:val="00885D65"/>
    <w:rsid w:val="008861A4"/>
    <w:rsid w:val="00887176"/>
    <w:rsid w:val="008871FE"/>
    <w:rsid w:val="0088747B"/>
    <w:rsid w:val="00890BA1"/>
    <w:rsid w:val="00890BE8"/>
    <w:rsid w:val="00890CB7"/>
    <w:rsid w:val="008919A6"/>
    <w:rsid w:val="00893DED"/>
    <w:rsid w:val="00894CE1"/>
    <w:rsid w:val="00894F60"/>
    <w:rsid w:val="00895E20"/>
    <w:rsid w:val="00896181"/>
    <w:rsid w:val="00897BE6"/>
    <w:rsid w:val="008A0106"/>
    <w:rsid w:val="008A057B"/>
    <w:rsid w:val="008A0B5E"/>
    <w:rsid w:val="008A0D30"/>
    <w:rsid w:val="008A0DAE"/>
    <w:rsid w:val="008A1004"/>
    <w:rsid w:val="008A11C8"/>
    <w:rsid w:val="008A1357"/>
    <w:rsid w:val="008A27DC"/>
    <w:rsid w:val="008A2867"/>
    <w:rsid w:val="008A2F2D"/>
    <w:rsid w:val="008A32CE"/>
    <w:rsid w:val="008A382D"/>
    <w:rsid w:val="008A3A0A"/>
    <w:rsid w:val="008A3A78"/>
    <w:rsid w:val="008A3B0F"/>
    <w:rsid w:val="008A43E1"/>
    <w:rsid w:val="008A5AE8"/>
    <w:rsid w:val="008A5C52"/>
    <w:rsid w:val="008A5EA6"/>
    <w:rsid w:val="008A6D71"/>
    <w:rsid w:val="008A6E8D"/>
    <w:rsid w:val="008B0516"/>
    <w:rsid w:val="008B1739"/>
    <w:rsid w:val="008B2098"/>
    <w:rsid w:val="008B23BC"/>
    <w:rsid w:val="008B26BE"/>
    <w:rsid w:val="008B3B3A"/>
    <w:rsid w:val="008B4108"/>
    <w:rsid w:val="008B476A"/>
    <w:rsid w:val="008B4BD0"/>
    <w:rsid w:val="008B4E91"/>
    <w:rsid w:val="008B5140"/>
    <w:rsid w:val="008B5486"/>
    <w:rsid w:val="008B5B4B"/>
    <w:rsid w:val="008B6039"/>
    <w:rsid w:val="008B610E"/>
    <w:rsid w:val="008B6A36"/>
    <w:rsid w:val="008B6ABF"/>
    <w:rsid w:val="008B6DED"/>
    <w:rsid w:val="008B75EB"/>
    <w:rsid w:val="008B7EB4"/>
    <w:rsid w:val="008B7EE8"/>
    <w:rsid w:val="008C014E"/>
    <w:rsid w:val="008C07A1"/>
    <w:rsid w:val="008C0A22"/>
    <w:rsid w:val="008C1555"/>
    <w:rsid w:val="008C1B17"/>
    <w:rsid w:val="008C23A4"/>
    <w:rsid w:val="008C28F4"/>
    <w:rsid w:val="008C2A68"/>
    <w:rsid w:val="008C3142"/>
    <w:rsid w:val="008C40EC"/>
    <w:rsid w:val="008C47EA"/>
    <w:rsid w:val="008C536E"/>
    <w:rsid w:val="008C65F2"/>
    <w:rsid w:val="008C6E6F"/>
    <w:rsid w:val="008C752C"/>
    <w:rsid w:val="008C7C67"/>
    <w:rsid w:val="008C7FAE"/>
    <w:rsid w:val="008D026F"/>
    <w:rsid w:val="008D02CD"/>
    <w:rsid w:val="008D0A17"/>
    <w:rsid w:val="008D11E9"/>
    <w:rsid w:val="008D1895"/>
    <w:rsid w:val="008D21AD"/>
    <w:rsid w:val="008D2BBA"/>
    <w:rsid w:val="008D32B5"/>
    <w:rsid w:val="008D444F"/>
    <w:rsid w:val="008D4869"/>
    <w:rsid w:val="008D4924"/>
    <w:rsid w:val="008D4AA3"/>
    <w:rsid w:val="008D4FDA"/>
    <w:rsid w:val="008D5104"/>
    <w:rsid w:val="008D516A"/>
    <w:rsid w:val="008D558B"/>
    <w:rsid w:val="008D55FA"/>
    <w:rsid w:val="008D6390"/>
    <w:rsid w:val="008D6599"/>
    <w:rsid w:val="008D7253"/>
    <w:rsid w:val="008D7486"/>
    <w:rsid w:val="008D7981"/>
    <w:rsid w:val="008D79C3"/>
    <w:rsid w:val="008E041C"/>
    <w:rsid w:val="008E07BC"/>
    <w:rsid w:val="008E0807"/>
    <w:rsid w:val="008E2422"/>
    <w:rsid w:val="008E2BDB"/>
    <w:rsid w:val="008E2CF2"/>
    <w:rsid w:val="008E2DBC"/>
    <w:rsid w:val="008E2F3D"/>
    <w:rsid w:val="008E33B9"/>
    <w:rsid w:val="008E3C45"/>
    <w:rsid w:val="008E48B8"/>
    <w:rsid w:val="008E4A52"/>
    <w:rsid w:val="008E55D6"/>
    <w:rsid w:val="008E6123"/>
    <w:rsid w:val="008E61F6"/>
    <w:rsid w:val="008E627D"/>
    <w:rsid w:val="008F0D9D"/>
    <w:rsid w:val="008F11C3"/>
    <w:rsid w:val="008F12E7"/>
    <w:rsid w:val="008F14F5"/>
    <w:rsid w:val="008F15CC"/>
    <w:rsid w:val="008F26B6"/>
    <w:rsid w:val="008F2DC9"/>
    <w:rsid w:val="008F3AD7"/>
    <w:rsid w:val="008F4490"/>
    <w:rsid w:val="008F4BEA"/>
    <w:rsid w:val="008F5228"/>
    <w:rsid w:val="008F618F"/>
    <w:rsid w:val="008F6A1F"/>
    <w:rsid w:val="008F7169"/>
    <w:rsid w:val="008F75C9"/>
    <w:rsid w:val="008F77C9"/>
    <w:rsid w:val="008F77DB"/>
    <w:rsid w:val="008F780E"/>
    <w:rsid w:val="008F7871"/>
    <w:rsid w:val="00900A58"/>
    <w:rsid w:val="0090131F"/>
    <w:rsid w:val="009013C5"/>
    <w:rsid w:val="0090154B"/>
    <w:rsid w:val="0090207B"/>
    <w:rsid w:val="0090215D"/>
    <w:rsid w:val="00903B11"/>
    <w:rsid w:val="00905A11"/>
    <w:rsid w:val="00906447"/>
    <w:rsid w:val="00906BD4"/>
    <w:rsid w:val="00906C07"/>
    <w:rsid w:val="00906FC9"/>
    <w:rsid w:val="009070B4"/>
    <w:rsid w:val="009070E0"/>
    <w:rsid w:val="009071FD"/>
    <w:rsid w:val="00907D07"/>
    <w:rsid w:val="00907F04"/>
    <w:rsid w:val="00907FA5"/>
    <w:rsid w:val="00910094"/>
    <w:rsid w:val="0091063E"/>
    <w:rsid w:val="0091078B"/>
    <w:rsid w:val="009107B6"/>
    <w:rsid w:val="0091182F"/>
    <w:rsid w:val="00911A5D"/>
    <w:rsid w:val="00911A96"/>
    <w:rsid w:val="00911E38"/>
    <w:rsid w:val="00912232"/>
    <w:rsid w:val="0091249E"/>
    <w:rsid w:val="0091277E"/>
    <w:rsid w:val="00912EF3"/>
    <w:rsid w:val="00912FD5"/>
    <w:rsid w:val="00913521"/>
    <w:rsid w:val="009135F5"/>
    <w:rsid w:val="009145D8"/>
    <w:rsid w:val="00914977"/>
    <w:rsid w:val="00916562"/>
    <w:rsid w:val="009167A0"/>
    <w:rsid w:val="009172A6"/>
    <w:rsid w:val="009210FD"/>
    <w:rsid w:val="00921787"/>
    <w:rsid w:val="00921D3D"/>
    <w:rsid w:val="00922B3D"/>
    <w:rsid w:val="00923073"/>
    <w:rsid w:val="009235F3"/>
    <w:rsid w:val="00925088"/>
    <w:rsid w:val="009255C7"/>
    <w:rsid w:val="00925E4F"/>
    <w:rsid w:val="00926566"/>
    <w:rsid w:val="009267ED"/>
    <w:rsid w:val="009268AC"/>
    <w:rsid w:val="00926CEF"/>
    <w:rsid w:val="00927B68"/>
    <w:rsid w:val="00930A7B"/>
    <w:rsid w:val="00931695"/>
    <w:rsid w:val="00931781"/>
    <w:rsid w:val="00931E04"/>
    <w:rsid w:val="00931E08"/>
    <w:rsid w:val="00932A99"/>
    <w:rsid w:val="00932DD4"/>
    <w:rsid w:val="009339A2"/>
    <w:rsid w:val="00933DB0"/>
    <w:rsid w:val="00933EC8"/>
    <w:rsid w:val="00934426"/>
    <w:rsid w:val="00934AC7"/>
    <w:rsid w:val="00934AEC"/>
    <w:rsid w:val="00934BC1"/>
    <w:rsid w:val="00934BD1"/>
    <w:rsid w:val="00935A62"/>
    <w:rsid w:val="00936380"/>
    <w:rsid w:val="00936954"/>
    <w:rsid w:val="0093775D"/>
    <w:rsid w:val="00940BB8"/>
    <w:rsid w:val="009414F7"/>
    <w:rsid w:val="0094195D"/>
    <w:rsid w:val="00942B71"/>
    <w:rsid w:val="009436F8"/>
    <w:rsid w:val="009440D5"/>
    <w:rsid w:val="009454D1"/>
    <w:rsid w:val="009455C9"/>
    <w:rsid w:val="00945AED"/>
    <w:rsid w:val="009464B3"/>
    <w:rsid w:val="00947609"/>
    <w:rsid w:val="009476CC"/>
    <w:rsid w:val="00947827"/>
    <w:rsid w:val="00947B8D"/>
    <w:rsid w:val="00947BF8"/>
    <w:rsid w:val="00947FCC"/>
    <w:rsid w:val="0095168E"/>
    <w:rsid w:val="00952092"/>
    <w:rsid w:val="00952707"/>
    <w:rsid w:val="00953642"/>
    <w:rsid w:val="009539D6"/>
    <w:rsid w:val="009545C6"/>
    <w:rsid w:val="009551A5"/>
    <w:rsid w:val="00955243"/>
    <w:rsid w:val="009553F6"/>
    <w:rsid w:val="00955B27"/>
    <w:rsid w:val="00955F80"/>
    <w:rsid w:val="00957A9F"/>
    <w:rsid w:val="00957B50"/>
    <w:rsid w:val="00957EDB"/>
    <w:rsid w:val="00960205"/>
    <w:rsid w:val="009606C4"/>
    <w:rsid w:val="00960ADB"/>
    <w:rsid w:val="00960B49"/>
    <w:rsid w:val="00961098"/>
    <w:rsid w:val="00962193"/>
    <w:rsid w:val="009622A6"/>
    <w:rsid w:val="0096235E"/>
    <w:rsid w:val="00962446"/>
    <w:rsid w:val="00962BE6"/>
    <w:rsid w:val="00962C83"/>
    <w:rsid w:val="00962DAB"/>
    <w:rsid w:val="00963B22"/>
    <w:rsid w:val="0096454C"/>
    <w:rsid w:val="00964F72"/>
    <w:rsid w:val="00964FDF"/>
    <w:rsid w:val="009650A9"/>
    <w:rsid w:val="009653B5"/>
    <w:rsid w:val="00966397"/>
    <w:rsid w:val="00966837"/>
    <w:rsid w:val="00966951"/>
    <w:rsid w:val="00966BCB"/>
    <w:rsid w:val="009674A9"/>
    <w:rsid w:val="0097077D"/>
    <w:rsid w:val="009712C6"/>
    <w:rsid w:val="009717F6"/>
    <w:rsid w:val="009726A9"/>
    <w:rsid w:val="00972A31"/>
    <w:rsid w:val="00972BF3"/>
    <w:rsid w:val="00973043"/>
    <w:rsid w:val="0097343C"/>
    <w:rsid w:val="0097366F"/>
    <w:rsid w:val="00973821"/>
    <w:rsid w:val="00973DAC"/>
    <w:rsid w:val="00974162"/>
    <w:rsid w:val="0097542B"/>
    <w:rsid w:val="00976119"/>
    <w:rsid w:val="00976237"/>
    <w:rsid w:val="00976344"/>
    <w:rsid w:val="009765CA"/>
    <w:rsid w:val="00976B08"/>
    <w:rsid w:val="009773CD"/>
    <w:rsid w:val="009774E4"/>
    <w:rsid w:val="00977C2D"/>
    <w:rsid w:val="00980285"/>
    <w:rsid w:val="0098088E"/>
    <w:rsid w:val="00980CDA"/>
    <w:rsid w:val="009810AC"/>
    <w:rsid w:val="009813AB"/>
    <w:rsid w:val="00982669"/>
    <w:rsid w:val="00982928"/>
    <w:rsid w:val="0098297B"/>
    <w:rsid w:val="00984523"/>
    <w:rsid w:val="009846A6"/>
    <w:rsid w:val="00985117"/>
    <w:rsid w:val="0098645C"/>
    <w:rsid w:val="0098648F"/>
    <w:rsid w:val="009865A6"/>
    <w:rsid w:val="0098683B"/>
    <w:rsid w:val="00986899"/>
    <w:rsid w:val="009868CF"/>
    <w:rsid w:val="00986BB3"/>
    <w:rsid w:val="00986F14"/>
    <w:rsid w:val="0098787C"/>
    <w:rsid w:val="009900B9"/>
    <w:rsid w:val="009905A5"/>
    <w:rsid w:val="009905E6"/>
    <w:rsid w:val="0099107F"/>
    <w:rsid w:val="0099254F"/>
    <w:rsid w:val="009928D1"/>
    <w:rsid w:val="00992E66"/>
    <w:rsid w:val="00993340"/>
    <w:rsid w:val="00993691"/>
    <w:rsid w:val="00993AA9"/>
    <w:rsid w:val="009944D2"/>
    <w:rsid w:val="0099457B"/>
    <w:rsid w:val="0099501D"/>
    <w:rsid w:val="0099538F"/>
    <w:rsid w:val="00995DD4"/>
    <w:rsid w:val="00996851"/>
    <w:rsid w:val="00996DF5"/>
    <w:rsid w:val="009972F1"/>
    <w:rsid w:val="00997D72"/>
    <w:rsid w:val="009A0327"/>
    <w:rsid w:val="009A0E04"/>
    <w:rsid w:val="009A0E32"/>
    <w:rsid w:val="009A12D8"/>
    <w:rsid w:val="009A13EB"/>
    <w:rsid w:val="009A150E"/>
    <w:rsid w:val="009A1CE8"/>
    <w:rsid w:val="009A212E"/>
    <w:rsid w:val="009A2496"/>
    <w:rsid w:val="009A2B5C"/>
    <w:rsid w:val="009A2DE6"/>
    <w:rsid w:val="009A2DEF"/>
    <w:rsid w:val="009A2E44"/>
    <w:rsid w:val="009A2FE8"/>
    <w:rsid w:val="009A357C"/>
    <w:rsid w:val="009A37AF"/>
    <w:rsid w:val="009A3A7E"/>
    <w:rsid w:val="009A4144"/>
    <w:rsid w:val="009A44DC"/>
    <w:rsid w:val="009A456C"/>
    <w:rsid w:val="009A478D"/>
    <w:rsid w:val="009A4DF5"/>
    <w:rsid w:val="009A5002"/>
    <w:rsid w:val="009A5308"/>
    <w:rsid w:val="009A55F6"/>
    <w:rsid w:val="009A561B"/>
    <w:rsid w:val="009A58DD"/>
    <w:rsid w:val="009A6334"/>
    <w:rsid w:val="009A63A3"/>
    <w:rsid w:val="009A653E"/>
    <w:rsid w:val="009A67A0"/>
    <w:rsid w:val="009A6D17"/>
    <w:rsid w:val="009A6D9D"/>
    <w:rsid w:val="009A6E49"/>
    <w:rsid w:val="009A71B0"/>
    <w:rsid w:val="009A72D4"/>
    <w:rsid w:val="009A74F2"/>
    <w:rsid w:val="009A78B0"/>
    <w:rsid w:val="009A7C0C"/>
    <w:rsid w:val="009B01A6"/>
    <w:rsid w:val="009B130D"/>
    <w:rsid w:val="009B1A3E"/>
    <w:rsid w:val="009B235F"/>
    <w:rsid w:val="009B2999"/>
    <w:rsid w:val="009B29B5"/>
    <w:rsid w:val="009B363D"/>
    <w:rsid w:val="009B36E5"/>
    <w:rsid w:val="009B3FDC"/>
    <w:rsid w:val="009B449B"/>
    <w:rsid w:val="009B4566"/>
    <w:rsid w:val="009B47AB"/>
    <w:rsid w:val="009B4E13"/>
    <w:rsid w:val="009B55F5"/>
    <w:rsid w:val="009B5B7D"/>
    <w:rsid w:val="009C0508"/>
    <w:rsid w:val="009C0C40"/>
    <w:rsid w:val="009C1748"/>
    <w:rsid w:val="009C1C1C"/>
    <w:rsid w:val="009C2163"/>
    <w:rsid w:val="009C29B0"/>
    <w:rsid w:val="009C2CA3"/>
    <w:rsid w:val="009C2D7B"/>
    <w:rsid w:val="009C3787"/>
    <w:rsid w:val="009C3AF9"/>
    <w:rsid w:val="009C3DDC"/>
    <w:rsid w:val="009C40EF"/>
    <w:rsid w:val="009C4369"/>
    <w:rsid w:val="009C500D"/>
    <w:rsid w:val="009C5B5D"/>
    <w:rsid w:val="009C626C"/>
    <w:rsid w:val="009C688D"/>
    <w:rsid w:val="009C69E2"/>
    <w:rsid w:val="009C76EA"/>
    <w:rsid w:val="009C7794"/>
    <w:rsid w:val="009D03AE"/>
    <w:rsid w:val="009D0CE5"/>
    <w:rsid w:val="009D1780"/>
    <w:rsid w:val="009D18B8"/>
    <w:rsid w:val="009D1A91"/>
    <w:rsid w:val="009D1D21"/>
    <w:rsid w:val="009D2B9A"/>
    <w:rsid w:val="009D32D1"/>
    <w:rsid w:val="009D385A"/>
    <w:rsid w:val="009D39AC"/>
    <w:rsid w:val="009D490E"/>
    <w:rsid w:val="009D515B"/>
    <w:rsid w:val="009D5370"/>
    <w:rsid w:val="009D5784"/>
    <w:rsid w:val="009D6586"/>
    <w:rsid w:val="009D688B"/>
    <w:rsid w:val="009D7201"/>
    <w:rsid w:val="009D7631"/>
    <w:rsid w:val="009D7F44"/>
    <w:rsid w:val="009E08A8"/>
    <w:rsid w:val="009E0D4A"/>
    <w:rsid w:val="009E1244"/>
    <w:rsid w:val="009E1F8E"/>
    <w:rsid w:val="009E205E"/>
    <w:rsid w:val="009E2508"/>
    <w:rsid w:val="009E2573"/>
    <w:rsid w:val="009E26D8"/>
    <w:rsid w:val="009E26EE"/>
    <w:rsid w:val="009E2CA8"/>
    <w:rsid w:val="009E2EB3"/>
    <w:rsid w:val="009E3BB1"/>
    <w:rsid w:val="009E572C"/>
    <w:rsid w:val="009E6247"/>
    <w:rsid w:val="009E6B5C"/>
    <w:rsid w:val="009E7193"/>
    <w:rsid w:val="009E72F5"/>
    <w:rsid w:val="009E75EB"/>
    <w:rsid w:val="009E77E8"/>
    <w:rsid w:val="009F02F0"/>
    <w:rsid w:val="009F0929"/>
    <w:rsid w:val="009F0B15"/>
    <w:rsid w:val="009F0F93"/>
    <w:rsid w:val="009F107F"/>
    <w:rsid w:val="009F16A4"/>
    <w:rsid w:val="009F27C7"/>
    <w:rsid w:val="009F2B9E"/>
    <w:rsid w:val="009F2EF0"/>
    <w:rsid w:val="009F3C65"/>
    <w:rsid w:val="009F3E20"/>
    <w:rsid w:val="009F4433"/>
    <w:rsid w:val="009F4EC9"/>
    <w:rsid w:val="009F4F7B"/>
    <w:rsid w:val="009F4FEF"/>
    <w:rsid w:val="009F61F4"/>
    <w:rsid w:val="009F73ED"/>
    <w:rsid w:val="009F7860"/>
    <w:rsid w:val="009F7F9E"/>
    <w:rsid w:val="00A0084E"/>
    <w:rsid w:val="00A008F8"/>
    <w:rsid w:val="00A00C30"/>
    <w:rsid w:val="00A020C2"/>
    <w:rsid w:val="00A02B9F"/>
    <w:rsid w:val="00A04341"/>
    <w:rsid w:val="00A0491D"/>
    <w:rsid w:val="00A04F8A"/>
    <w:rsid w:val="00A05A87"/>
    <w:rsid w:val="00A066AF"/>
    <w:rsid w:val="00A0673E"/>
    <w:rsid w:val="00A07797"/>
    <w:rsid w:val="00A10083"/>
    <w:rsid w:val="00A100E1"/>
    <w:rsid w:val="00A10C27"/>
    <w:rsid w:val="00A115C1"/>
    <w:rsid w:val="00A12132"/>
    <w:rsid w:val="00A12BBD"/>
    <w:rsid w:val="00A14014"/>
    <w:rsid w:val="00A146A6"/>
    <w:rsid w:val="00A14AD8"/>
    <w:rsid w:val="00A15C53"/>
    <w:rsid w:val="00A16092"/>
    <w:rsid w:val="00A160B5"/>
    <w:rsid w:val="00A16125"/>
    <w:rsid w:val="00A1657C"/>
    <w:rsid w:val="00A16874"/>
    <w:rsid w:val="00A1694C"/>
    <w:rsid w:val="00A16D9C"/>
    <w:rsid w:val="00A17263"/>
    <w:rsid w:val="00A1766B"/>
    <w:rsid w:val="00A17C11"/>
    <w:rsid w:val="00A17E81"/>
    <w:rsid w:val="00A20007"/>
    <w:rsid w:val="00A20137"/>
    <w:rsid w:val="00A201E5"/>
    <w:rsid w:val="00A20551"/>
    <w:rsid w:val="00A20626"/>
    <w:rsid w:val="00A20CC1"/>
    <w:rsid w:val="00A215EA"/>
    <w:rsid w:val="00A21F74"/>
    <w:rsid w:val="00A2211E"/>
    <w:rsid w:val="00A22180"/>
    <w:rsid w:val="00A22EA7"/>
    <w:rsid w:val="00A23BD3"/>
    <w:rsid w:val="00A23E83"/>
    <w:rsid w:val="00A23EE0"/>
    <w:rsid w:val="00A25364"/>
    <w:rsid w:val="00A26234"/>
    <w:rsid w:val="00A26438"/>
    <w:rsid w:val="00A264C6"/>
    <w:rsid w:val="00A266D2"/>
    <w:rsid w:val="00A268AB"/>
    <w:rsid w:val="00A2728D"/>
    <w:rsid w:val="00A30517"/>
    <w:rsid w:val="00A30541"/>
    <w:rsid w:val="00A30552"/>
    <w:rsid w:val="00A30FCC"/>
    <w:rsid w:val="00A31533"/>
    <w:rsid w:val="00A31640"/>
    <w:rsid w:val="00A31818"/>
    <w:rsid w:val="00A32BD9"/>
    <w:rsid w:val="00A33031"/>
    <w:rsid w:val="00A339A8"/>
    <w:rsid w:val="00A33A5C"/>
    <w:rsid w:val="00A33C1D"/>
    <w:rsid w:val="00A349E4"/>
    <w:rsid w:val="00A34D74"/>
    <w:rsid w:val="00A35ADD"/>
    <w:rsid w:val="00A35C3D"/>
    <w:rsid w:val="00A35FFF"/>
    <w:rsid w:val="00A36DE8"/>
    <w:rsid w:val="00A36EB0"/>
    <w:rsid w:val="00A36ED5"/>
    <w:rsid w:val="00A37465"/>
    <w:rsid w:val="00A401F5"/>
    <w:rsid w:val="00A403BE"/>
    <w:rsid w:val="00A403EA"/>
    <w:rsid w:val="00A40415"/>
    <w:rsid w:val="00A40863"/>
    <w:rsid w:val="00A409B1"/>
    <w:rsid w:val="00A4138C"/>
    <w:rsid w:val="00A41501"/>
    <w:rsid w:val="00A41596"/>
    <w:rsid w:val="00A41B36"/>
    <w:rsid w:val="00A42903"/>
    <w:rsid w:val="00A44A5F"/>
    <w:rsid w:val="00A44C50"/>
    <w:rsid w:val="00A45193"/>
    <w:rsid w:val="00A45D7C"/>
    <w:rsid w:val="00A45FB0"/>
    <w:rsid w:val="00A4604B"/>
    <w:rsid w:val="00A46CAE"/>
    <w:rsid w:val="00A47403"/>
    <w:rsid w:val="00A50AAB"/>
    <w:rsid w:val="00A50CBD"/>
    <w:rsid w:val="00A52F71"/>
    <w:rsid w:val="00A533DD"/>
    <w:rsid w:val="00A53624"/>
    <w:rsid w:val="00A53DE9"/>
    <w:rsid w:val="00A554D5"/>
    <w:rsid w:val="00A55A6A"/>
    <w:rsid w:val="00A55ADD"/>
    <w:rsid w:val="00A570A6"/>
    <w:rsid w:val="00A60608"/>
    <w:rsid w:val="00A6065D"/>
    <w:rsid w:val="00A60C9D"/>
    <w:rsid w:val="00A61FDC"/>
    <w:rsid w:val="00A6298E"/>
    <w:rsid w:val="00A6336C"/>
    <w:rsid w:val="00A6365C"/>
    <w:rsid w:val="00A64B3A"/>
    <w:rsid w:val="00A659C2"/>
    <w:rsid w:val="00A65EFF"/>
    <w:rsid w:val="00A65F80"/>
    <w:rsid w:val="00A66255"/>
    <w:rsid w:val="00A668BD"/>
    <w:rsid w:val="00A669F0"/>
    <w:rsid w:val="00A66B8D"/>
    <w:rsid w:val="00A66F60"/>
    <w:rsid w:val="00A673D3"/>
    <w:rsid w:val="00A678C7"/>
    <w:rsid w:val="00A67B44"/>
    <w:rsid w:val="00A67FC9"/>
    <w:rsid w:val="00A705F6"/>
    <w:rsid w:val="00A709D3"/>
    <w:rsid w:val="00A70A44"/>
    <w:rsid w:val="00A71730"/>
    <w:rsid w:val="00A71D8C"/>
    <w:rsid w:val="00A71F27"/>
    <w:rsid w:val="00A72B11"/>
    <w:rsid w:val="00A7385D"/>
    <w:rsid w:val="00A7407A"/>
    <w:rsid w:val="00A74449"/>
    <w:rsid w:val="00A7452B"/>
    <w:rsid w:val="00A75304"/>
    <w:rsid w:val="00A75481"/>
    <w:rsid w:val="00A756A6"/>
    <w:rsid w:val="00A75750"/>
    <w:rsid w:val="00A75E79"/>
    <w:rsid w:val="00A7664F"/>
    <w:rsid w:val="00A77728"/>
    <w:rsid w:val="00A80539"/>
    <w:rsid w:val="00A80C19"/>
    <w:rsid w:val="00A8121E"/>
    <w:rsid w:val="00A81CAE"/>
    <w:rsid w:val="00A826E6"/>
    <w:rsid w:val="00A845B1"/>
    <w:rsid w:val="00A84EC1"/>
    <w:rsid w:val="00A853E7"/>
    <w:rsid w:val="00A854DD"/>
    <w:rsid w:val="00A8559D"/>
    <w:rsid w:val="00A85BD8"/>
    <w:rsid w:val="00A85DFD"/>
    <w:rsid w:val="00A861C2"/>
    <w:rsid w:val="00A8624B"/>
    <w:rsid w:val="00A86F72"/>
    <w:rsid w:val="00A8718A"/>
    <w:rsid w:val="00A903E2"/>
    <w:rsid w:val="00A90902"/>
    <w:rsid w:val="00A9103E"/>
    <w:rsid w:val="00A91AFB"/>
    <w:rsid w:val="00A936F2"/>
    <w:rsid w:val="00A946BB"/>
    <w:rsid w:val="00A947CA"/>
    <w:rsid w:val="00A94B21"/>
    <w:rsid w:val="00A94BD5"/>
    <w:rsid w:val="00A95179"/>
    <w:rsid w:val="00A953D8"/>
    <w:rsid w:val="00A955D5"/>
    <w:rsid w:val="00A95891"/>
    <w:rsid w:val="00A95A08"/>
    <w:rsid w:val="00A95E34"/>
    <w:rsid w:val="00A95E5B"/>
    <w:rsid w:val="00A96526"/>
    <w:rsid w:val="00A96909"/>
    <w:rsid w:val="00A96B2C"/>
    <w:rsid w:val="00A97C5B"/>
    <w:rsid w:val="00AA0572"/>
    <w:rsid w:val="00AA0623"/>
    <w:rsid w:val="00AA06B1"/>
    <w:rsid w:val="00AA0F5E"/>
    <w:rsid w:val="00AA142D"/>
    <w:rsid w:val="00AA1722"/>
    <w:rsid w:val="00AA1A85"/>
    <w:rsid w:val="00AA1E1A"/>
    <w:rsid w:val="00AA2149"/>
    <w:rsid w:val="00AA24C8"/>
    <w:rsid w:val="00AA2CBC"/>
    <w:rsid w:val="00AA32AD"/>
    <w:rsid w:val="00AA3468"/>
    <w:rsid w:val="00AA3F5A"/>
    <w:rsid w:val="00AA41F3"/>
    <w:rsid w:val="00AA4F38"/>
    <w:rsid w:val="00AA5870"/>
    <w:rsid w:val="00AA5A35"/>
    <w:rsid w:val="00AA5DEF"/>
    <w:rsid w:val="00AA5E16"/>
    <w:rsid w:val="00AA64E4"/>
    <w:rsid w:val="00AA6CA8"/>
    <w:rsid w:val="00AA7936"/>
    <w:rsid w:val="00AA7E86"/>
    <w:rsid w:val="00AA7F4D"/>
    <w:rsid w:val="00AB009A"/>
    <w:rsid w:val="00AB0563"/>
    <w:rsid w:val="00AB0A0D"/>
    <w:rsid w:val="00AB1A9D"/>
    <w:rsid w:val="00AB259C"/>
    <w:rsid w:val="00AB2680"/>
    <w:rsid w:val="00AB3128"/>
    <w:rsid w:val="00AB3155"/>
    <w:rsid w:val="00AB3C2E"/>
    <w:rsid w:val="00AB428A"/>
    <w:rsid w:val="00AB429A"/>
    <w:rsid w:val="00AB4537"/>
    <w:rsid w:val="00AB4A36"/>
    <w:rsid w:val="00AB4AC4"/>
    <w:rsid w:val="00AB4B51"/>
    <w:rsid w:val="00AB4CA2"/>
    <w:rsid w:val="00AB5277"/>
    <w:rsid w:val="00AB6193"/>
    <w:rsid w:val="00AB6636"/>
    <w:rsid w:val="00AB707D"/>
    <w:rsid w:val="00AC0060"/>
    <w:rsid w:val="00AC06C0"/>
    <w:rsid w:val="00AC09C8"/>
    <w:rsid w:val="00AC1158"/>
    <w:rsid w:val="00AC11F0"/>
    <w:rsid w:val="00AC11FC"/>
    <w:rsid w:val="00AC193F"/>
    <w:rsid w:val="00AC1C14"/>
    <w:rsid w:val="00AC22D8"/>
    <w:rsid w:val="00AC23FC"/>
    <w:rsid w:val="00AC2D81"/>
    <w:rsid w:val="00AC35C7"/>
    <w:rsid w:val="00AC45A9"/>
    <w:rsid w:val="00AC486A"/>
    <w:rsid w:val="00AC58D9"/>
    <w:rsid w:val="00AC7053"/>
    <w:rsid w:val="00AC7174"/>
    <w:rsid w:val="00AC7702"/>
    <w:rsid w:val="00AC7B20"/>
    <w:rsid w:val="00AD046B"/>
    <w:rsid w:val="00AD0BAF"/>
    <w:rsid w:val="00AD1172"/>
    <w:rsid w:val="00AD1FAA"/>
    <w:rsid w:val="00AD2859"/>
    <w:rsid w:val="00AD4249"/>
    <w:rsid w:val="00AD4829"/>
    <w:rsid w:val="00AD4AFF"/>
    <w:rsid w:val="00AD4D82"/>
    <w:rsid w:val="00AD5207"/>
    <w:rsid w:val="00AD5C60"/>
    <w:rsid w:val="00AD6F88"/>
    <w:rsid w:val="00AD71F9"/>
    <w:rsid w:val="00AE0AB3"/>
    <w:rsid w:val="00AE1148"/>
    <w:rsid w:val="00AE1928"/>
    <w:rsid w:val="00AE2418"/>
    <w:rsid w:val="00AE292A"/>
    <w:rsid w:val="00AE390E"/>
    <w:rsid w:val="00AE3B06"/>
    <w:rsid w:val="00AE3BFF"/>
    <w:rsid w:val="00AE3C0E"/>
    <w:rsid w:val="00AE3DAC"/>
    <w:rsid w:val="00AE4DAA"/>
    <w:rsid w:val="00AE4F4D"/>
    <w:rsid w:val="00AE5208"/>
    <w:rsid w:val="00AE5552"/>
    <w:rsid w:val="00AE55AA"/>
    <w:rsid w:val="00AE617B"/>
    <w:rsid w:val="00AE66B5"/>
    <w:rsid w:val="00AE7EC1"/>
    <w:rsid w:val="00AE7FC2"/>
    <w:rsid w:val="00AF01C2"/>
    <w:rsid w:val="00AF0565"/>
    <w:rsid w:val="00AF0625"/>
    <w:rsid w:val="00AF06CA"/>
    <w:rsid w:val="00AF090D"/>
    <w:rsid w:val="00AF0CDE"/>
    <w:rsid w:val="00AF117C"/>
    <w:rsid w:val="00AF1D15"/>
    <w:rsid w:val="00AF215B"/>
    <w:rsid w:val="00AF2802"/>
    <w:rsid w:val="00AF3298"/>
    <w:rsid w:val="00AF32EF"/>
    <w:rsid w:val="00AF36A4"/>
    <w:rsid w:val="00AF45E1"/>
    <w:rsid w:val="00AF476F"/>
    <w:rsid w:val="00AF5479"/>
    <w:rsid w:val="00AF56A1"/>
    <w:rsid w:val="00AF60A9"/>
    <w:rsid w:val="00AF6474"/>
    <w:rsid w:val="00AF6598"/>
    <w:rsid w:val="00AF6A4C"/>
    <w:rsid w:val="00AF7151"/>
    <w:rsid w:val="00AF75EA"/>
    <w:rsid w:val="00AF7EBD"/>
    <w:rsid w:val="00B0001D"/>
    <w:rsid w:val="00B00D80"/>
    <w:rsid w:val="00B01110"/>
    <w:rsid w:val="00B01D6C"/>
    <w:rsid w:val="00B01F55"/>
    <w:rsid w:val="00B024FA"/>
    <w:rsid w:val="00B02CD7"/>
    <w:rsid w:val="00B02E3F"/>
    <w:rsid w:val="00B02FCE"/>
    <w:rsid w:val="00B0347B"/>
    <w:rsid w:val="00B0358D"/>
    <w:rsid w:val="00B03786"/>
    <w:rsid w:val="00B037A9"/>
    <w:rsid w:val="00B04223"/>
    <w:rsid w:val="00B044B7"/>
    <w:rsid w:val="00B045D4"/>
    <w:rsid w:val="00B04ADA"/>
    <w:rsid w:val="00B0530D"/>
    <w:rsid w:val="00B058E3"/>
    <w:rsid w:val="00B05A80"/>
    <w:rsid w:val="00B07081"/>
    <w:rsid w:val="00B07470"/>
    <w:rsid w:val="00B10732"/>
    <w:rsid w:val="00B107DA"/>
    <w:rsid w:val="00B1126D"/>
    <w:rsid w:val="00B1272A"/>
    <w:rsid w:val="00B12880"/>
    <w:rsid w:val="00B13913"/>
    <w:rsid w:val="00B14D22"/>
    <w:rsid w:val="00B14F8A"/>
    <w:rsid w:val="00B150DD"/>
    <w:rsid w:val="00B154BB"/>
    <w:rsid w:val="00B158DF"/>
    <w:rsid w:val="00B15B7A"/>
    <w:rsid w:val="00B15D3E"/>
    <w:rsid w:val="00B15E28"/>
    <w:rsid w:val="00B15E39"/>
    <w:rsid w:val="00B15FC4"/>
    <w:rsid w:val="00B165E0"/>
    <w:rsid w:val="00B166D2"/>
    <w:rsid w:val="00B17FA5"/>
    <w:rsid w:val="00B200E6"/>
    <w:rsid w:val="00B2078E"/>
    <w:rsid w:val="00B20A80"/>
    <w:rsid w:val="00B216BF"/>
    <w:rsid w:val="00B21A02"/>
    <w:rsid w:val="00B22CD5"/>
    <w:rsid w:val="00B23BDE"/>
    <w:rsid w:val="00B23EBF"/>
    <w:rsid w:val="00B24206"/>
    <w:rsid w:val="00B2435D"/>
    <w:rsid w:val="00B24F5B"/>
    <w:rsid w:val="00B256B6"/>
    <w:rsid w:val="00B26095"/>
    <w:rsid w:val="00B26BAC"/>
    <w:rsid w:val="00B27D7B"/>
    <w:rsid w:val="00B27E71"/>
    <w:rsid w:val="00B3015C"/>
    <w:rsid w:val="00B301DB"/>
    <w:rsid w:val="00B31680"/>
    <w:rsid w:val="00B323A7"/>
    <w:rsid w:val="00B3298C"/>
    <w:rsid w:val="00B33409"/>
    <w:rsid w:val="00B3341B"/>
    <w:rsid w:val="00B33709"/>
    <w:rsid w:val="00B34963"/>
    <w:rsid w:val="00B3526E"/>
    <w:rsid w:val="00B35A65"/>
    <w:rsid w:val="00B35D65"/>
    <w:rsid w:val="00B36771"/>
    <w:rsid w:val="00B37758"/>
    <w:rsid w:val="00B37935"/>
    <w:rsid w:val="00B37A76"/>
    <w:rsid w:val="00B37FDA"/>
    <w:rsid w:val="00B402B6"/>
    <w:rsid w:val="00B403D6"/>
    <w:rsid w:val="00B403EB"/>
    <w:rsid w:val="00B412C7"/>
    <w:rsid w:val="00B41A55"/>
    <w:rsid w:val="00B41B87"/>
    <w:rsid w:val="00B423C9"/>
    <w:rsid w:val="00B425E5"/>
    <w:rsid w:val="00B42908"/>
    <w:rsid w:val="00B431EB"/>
    <w:rsid w:val="00B435D5"/>
    <w:rsid w:val="00B43C99"/>
    <w:rsid w:val="00B46184"/>
    <w:rsid w:val="00B467B9"/>
    <w:rsid w:val="00B468CC"/>
    <w:rsid w:val="00B4763D"/>
    <w:rsid w:val="00B50635"/>
    <w:rsid w:val="00B506CF"/>
    <w:rsid w:val="00B5070F"/>
    <w:rsid w:val="00B50FB0"/>
    <w:rsid w:val="00B51099"/>
    <w:rsid w:val="00B51299"/>
    <w:rsid w:val="00B51870"/>
    <w:rsid w:val="00B518CB"/>
    <w:rsid w:val="00B519BA"/>
    <w:rsid w:val="00B51ACB"/>
    <w:rsid w:val="00B51C48"/>
    <w:rsid w:val="00B52212"/>
    <w:rsid w:val="00B52782"/>
    <w:rsid w:val="00B52FB5"/>
    <w:rsid w:val="00B53616"/>
    <w:rsid w:val="00B53684"/>
    <w:rsid w:val="00B5420B"/>
    <w:rsid w:val="00B54397"/>
    <w:rsid w:val="00B54462"/>
    <w:rsid w:val="00B547B7"/>
    <w:rsid w:val="00B54959"/>
    <w:rsid w:val="00B5503E"/>
    <w:rsid w:val="00B556D9"/>
    <w:rsid w:val="00B55DE7"/>
    <w:rsid w:val="00B56F04"/>
    <w:rsid w:val="00B56F2E"/>
    <w:rsid w:val="00B56F9E"/>
    <w:rsid w:val="00B577F7"/>
    <w:rsid w:val="00B577F8"/>
    <w:rsid w:val="00B57CC5"/>
    <w:rsid w:val="00B57EC7"/>
    <w:rsid w:val="00B6057F"/>
    <w:rsid w:val="00B60821"/>
    <w:rsid w:val="00B60CA4"/>
    <w:rsid w:val="00B62476"/>
    <w:rsid w:val="00B624A6"/>
    <w:rsid w:val="00B6363D"/>
    <w:rsid w:val="00B63CD6"/>
    <w:rsid w:val="00B63D09"/>
    <w:rsid w:val="00B63EFC"/>
    <w:rsid w:val="00B64643"/>
    <w:rsid w:val="00B64850"/>
    <w:rsid w:val="00B64FE7"/>
    <w:rsid w:val="00B659A2"/>
    <w:rsid w:val="00B6612B"/>
    <w:rsid w:val="00B670EE"/>
    <w:rsid w:val="00B672A2"/>
    <w:rsid w:val="00B677DC"/>
    <w:rsid w:val="00B678E2"/>
    <w:rsid w:val="00B67C08"/>
    <w:rsid w:val="00B704A9"/>
    <w:rsid w:val="00B704EF"/>
    <w:rsid w:val="00B71041"/>
    <w:rsid w:val="00B712D5"/>
    <w:rsid w:val="00B714BC"/>
    <w:rsid w:val="00B71FA1"/>
    <w:rsid w:val="00B72548"/>
    <w:rsid w:val="00B729D3"/>
    <w:rsid w:val="00B738EC"/>
    <w:rsid w:val="00B73BF2"/>
    <w:rsid w:val="00B743F4"/>
    <w:rsid w:val="00B74991"/>
    <w:rsid w:val="00B74B11"/>
    <w:rsid w:val="00B751ED"/>
    <w:rsid w:val="00B75B5A"/>
    <w:rsid w:val="00B76627"/>
    <w:rsid w:val="00B766BD"/>
    <w:rsid w:val="00B76CFB"/>
    <w:rsid w:val="00B776A1"/>
    <w:rsid w:val="00B8006E"/>
    <w:rsid w:val="00B80985"/>
    <w:rsid w:val="00B80B43"/>
    <w:rsid w:val="00B81275"/>
    <w:rsid w:val="00B81820"/>
    <w:rsid w:val="00B81B94"/>
    <w:rsid w:val="00B81F1A"/>
    <w:rsid w:val="00B820DF"/>
    <w:rsid w:val="00B8228B"/>
    <w:rsid w:val="00B82444"/>
    <w:rsid w:val="00B82624"/>
    <w:rsid w:val="00B82A11"/>
    <w:rsid w:val="00B82BEA"/>
    <w:rsid w:val="00B83307"/>
    <w:rsid w:val="00B83714"/>
    <w:rsid w:val="00B8377B"/>
    <w:rsid w:val="00B83CC8"/>
    <w:rsid w:val="00B83FFB"/>
    <w:rsid w:val="00B84E16"/>
    <w:rsid w:val="00B85330"/>
    <w:rsid w:val="00B85525"/>
    <w:rsid w:val="00B855C6"/>
    <w:rsid w:val="00B857EC"/>
    <w:rsid w:val="00B859FE"/>
    <w:rsid w:val="00B85D1F"/>
    <w:rsid w:val="00B85DA4"/>
    <w:rsid w:val="00B86022"/>
    <w:rsid w:val="00B86456"/>
    <w:rsid w:val="00B86C7C"/>
    <w:rsid w:val="00B87099"/>
    <w:rsid w:val="00B879BB"/>
    <w:rsid w:val="00B87B63"/>
    <w:rsid w:val="00B9084A"/>
    <w:rsid w:val="00B90D1F"/>
    <w:rsid w:val="00B90E1A"/>
    <w:rsid w:val="00B90E2B"/>
    <w:rsid w:val="00B9155B"/>
    <w:rsid w:val="00B92240"/>
    <w:rsid w:val="00B929E4"/>
    <w:rsid w:val="00B93828"/>
    <w:rsid w:val="00B93BCD"/>
    <w:rsid w:val="00B93DDE"/>
    <w:rsid w:val="00B947BD"/>
    <w:rsid w:val="00B94B8C"/>
    <w:rsid w:val="00B9575C"/>
    <w:rsid w:val="00B96080"/>
    <w:rsid w:val="00B96EDC"/>
    <w:rsid w:val="00B9789F"/>
    <w:rsid w:val="00B97AD4"/>
    <w:rsid w:val="00BA05C3"/>
    <w:rsid w:val="00BA08BE"/>
    <w:rsid w:val="00BA0B01"/>
    <w:rsid w:val="00BA1EF3"/>
    <w:rsid w:val="00BA27D3"/>
    <w:rsid w:val="00BA3026"/>
    <w:rsid w:val="00BA3FB1"/>
    <w:rsid w:val="00BA45F5"/>
    <w:rsid w:val="00BA4AE7"/>
    <w:rsid w:val="00BA4D72"/>
    <w:rsid w:val="00BA4DDD"/>
    <w:rsid w:val="00BA4FBC"/>
    <w:rsid w:val="00BA57E8"/>
    <w:rsid w:val="00BA5CE5"/>
    <w:rsid w:val="00BA629E"/>
    <w:rsid w:val="00BA6BB3"/>
    <w:rsid w:val="00BA6EAE"/>
    <w:rsid w:val="00BA73AF"/>
    <w:rsid w:val="00BA76CC"/>
    <w:rsid w:val="00BA7706"/>
    <w:rsid w:val="00BA7893"/>
    <w:rsid w:val="00BA7AFE"/>
    <w:rsid w:val="00BA7B53"/>
    <w:rsid w:val="00BA7DC2"/>
    <w:rsid w:val="00BB0D36"/>
    <w:rsid w:val="00BB0EC3"/>
    <w:rsid w:val="00BB0FA8"/>
    <w:rsid w:val="00BB1B53"/>
    <w:rsid w:val="00BB2135"/>
    <w:rsid w:val="00BB21E7"/>
    <w:rsid w:val="00BB22F7"/>
    <w:rsid w:val="00BB23D7"/>
    <w:rsid w:val="00BB3064"/>
    <w:rsid w:val="00BB3078"/>
    <w:rsid w:val="00BB30AA"/>
    <w:rsid w:val="00BB30DA"/>
    <w:rsid w:val="00BB3438"/>
    <w:rsid w:val="00BB3793"/>
    <w:rsid w:val="00BB38C5"/>
    <w:rsid w:val="00BB3A4C"/>
    <w:rsid w:val="00BB3FF7"/>
    <w:rsid w:val="00BB4111"/>
    <w:rsid w:val="00BB4393"/>
    <w:rsid w:val="00BB4D9F"/>
    <w:rsid w:val="00BB5BF1"/>
    <w:rsid w:val="00BB5CA2"/>
    <w:rsid w:val="00BB5D72"/>
    <w:rsid w:val="00BB5DB3"/>
    <w:rsid w:val="00BB6010"/>
    <w:rsid w:val="00BB7F11"/>
    <w:rsid w:val="00BB7FD7"/>
    <w:rsid w:val="00BC0138"/>
    <w:rsid w:val="00BC0E05"/>
    <w:rsid w:val="00BC0FDF"/>
    <w:rsid w:val="00BC0FFC"/>
    <w:rsid w:val="00BC192F"/>
    <w:rsid w:val="00BC1FB3"/>
    <w:rsid w:val="00BC34F9"/>
    <w:rsid w:val="00BC352B"/>
    <w:rsid w:val="00BC3E9B"/>
    <w:rsid w:val="00BC4891"/>
    <w:rsid w:val="00BC4E7E"/>
    <w:rsid w:val="00BC6033"/>
    <w:rsid w:val="00BC67CC"/>
    <w:rsid w:val="00BC6A07"/>
    <w:rsid w:val="00BC705D"/>
    <w:rsid w:val="00BC7104"/>
    <w:rsid w:val="00BC7442"/>
    <w:rsid w:val="00BC7812"/>
    <w:rsid w:val="00BD0CB3"/>
    <w:rsid w:val="00BD0FAE"/>
    <w:rsid w:val="00BD106C"/>
    <w:rsid w:val="00BD12DA"/>
    <w:rsid w:val="00BD140B"/>
    <w:rsid w:val="00BD160E"/>
    <w:rsid w:val="00BD16AC"/>
    <w:rsid w:val="00BD17F5"/>
    <w:rsid w:val="00BD1EC4"/>
    <w:rsid w:val="00BD23FD"/>
    <w:rsid w:val="00BD2622"/>
    <w:rsid w:val="00BD2A93"/>
    <w:rsid w:val="00BD2EED"/>
    <w:rsid w:val="00BD310D"/>
    <w:rsid w:val="00BD33C3"/>
    <w:rsid w:val="00BD3BB9"/>
    <w:rsid w:val="00BD525C"/>
    <w:rsid w:val="00BD6E06"/>
    <w:rsid w:val="00BD725B"/>
    <w:rsid w:val="00BD7733"/>
    <w:rsid w:val="00BD7E62"/>
    <w:rsid w:val="00BE0158"/>
    <w:rsid w:val="00BE0360"/>
    <w:rsid w:val="00BE0417"/>
    <w:rsid w:val="00BE0CFE"/>
    <w:rsid w:val="00BE1705"/>
    <w:rsid w:val="00BE1A76"/>
    <w:rsid w:val="00BE2167"/>
    <w:rsid w:val="00BE23EC"/>
    <w:rsid w:val="00BE275E"/>
    <w:rsid w:val="00BE3821"/>
    <w:rsid w:val="00BE391D"/>
    <w:rsid w:val="00BE3C71"/>
    <w:rsid w:val="00BE3E89"/>
    <w:rsid w:val="00BE42AF"/>
    <w:rsid w:val="00BE4462"/>
    <w:rsid w:val="00BE4480"/>
    <w:rsid w:val="00BE4B94"/>
    <w:rsid w:val="00BE5242"/>
    <w:rsid w:val="00BE5276"/>
    <w:rsid w:val="00BE5AA9"/>
    <w:rsid w:val="00BE5E39"/>
    <w:rsid w:val="00BE6398"/>
    <w:rsid w:val="00BE6539"/>
    <w:rsid w:val="00BE65BE"/>
    <w:rsid w:val="00BE76FF"/>
    <w:rsid w:val="00BE7B7D"/>
    <w:rsid w:val="00BE7B97"/>
    <w:rsid w:val="00BE7E05"/>
    <w:rsid w:val="00BE7F85"/>
    <w:rsid w:val="00BF0213"/>
    <w:rsid w:val="00BF0D9F"/>
    <w:rsid w:val="00BF0E11"/>
    <w:rsid w:val="00BF14C1"/>
    <w:rsid w:val="00BF1FE0"/>
    <w:rsid w:val="00BF27DA"/>
    <w:rsid w:val="00BF3000"/>
    <w:rsid w:val="00BF36F3"/>
    <w:rsid w:val="00BF3B91"/>
    <w:rsid w:val="00BF3CC6"/>
    <w:rsid w:val="00BF41C4"/>
    <w:rsid w:val="00BF4444"/>
    <w:rsid w:val="00BF447D"/>
    <w:rsid w:val="00BF4C4F"/>
    <w:rsid w:val="00BF4FD0"/>
    <w:rsid w:val="00BF5663"/>
    <w:rsid w:val="00BF57F8"/>
    <w:rsid w:val="00BF5C76"/>
    <w:rsid w:val="00BF5D6D"/>
    <w:rsid w:val="00BF60E7"/>
    <w:rsid w:val="00BF61E6"/>
    <w:rsid w:val="00BF68BE"/>
    <w:rsid w:val="00BF7126"/>
    <w:rsid w:val="00BF763D"/>
    <w:rsid w:val="00BF7EDE"/>
    <w:rsid w:val="00C00B28"/>
    <w:rsid w:val="00C00BF8"/>
    <w:rsid w:val="00C02228"/>
    <w:rsid w:val="00C023AD"/>
    <w:rsid w:val="00C032C2"/>
    <w:rsid w:val="00C03309"/>
    <w:rsid w:val="00C03397"/>
    <w:rsid w:val="00C0372E"/>
    <w:rsid w:val="00C03FBB"/>
    <w:rsid w:val="00C041F4"/>
    <w:rsid w:val="00C04861"/>
    <w:rsid w:val="00C049EF"/>
    <w:rsid w:val="00C04A83"/>
    <w:rsid w:val="00C04E72"/>
    <w:rsid w:val="00C05163"/>
    <w:rsid w:val="00C056E4"/>
    <w:rsid w:val="00C05709"/>
    <w:rsid w:val="00C0572F"/>
    <w:rsid w:val="00C05CF6"/>
    <w:rsid w:val="00C06646"/>
    <w:rsid w:val="00C06924"/>
    <w:rsid w:val="00C06ECC"/>
    <w:rsid w:val="00C06F54"/>
    <w:rsid w:val="00C07073"/>
    <w:rsid w:val="00C071DD"/>
    <w:rsid w:val="00C07529"/>
    <w:rsid w:val="00C07E17"/>
    <w:rsid w:val="00C109FE"/>
    <w:rsid w:val="00C11035"/>
    <w:rsid w:val="00C11A59"/>
    <w:rsid w:val="00C12A1F"/>
    <w:rsid w:val="00C12B8E"/>
    <w:rsid w:val="00C12E2D"/>
    <w:rsid w:val="00C13155"/>
    <w:rsid w:val="00C13754"/>
    <w:rsid w:val="00C13C07"/>
    <w:rsid w:val="00C148E8"/>
    <w:rsid w:val="00C14DD8"/>
    <w:rsid w:val="00C14EB9"/>
    <w:rsid w:val="00C14F3C"/>
    <w:rsid w:val="00C15530"/>
    <w:rsid w:val="00C1578B"/>
    <w:rsid w:val="00C15DCC"/>
    <w:rsid w:val="00C15E4D"/>
    <w:rsid w:val="00C15F6D"/>
    <w:rsid w:val="00C1631A"/>
    <w:rsid w:val="00C1675D"/>
    <w:rsid w:val="00C16AA7"/>
    <w:rsid w:val="00C16B65"/>
    <w:rsid w:val="00C1746F"/>
    <w:rsid w:val="00C1764D"/>
    <w:rsid w:val="00C17EA1"/>
    <w:rsid w:val="00C205B0"/>
    <w:rsid w:val="00C20646"/>
    <w:rsid w:val="00C20688"/>
    <w:rsid w:val="00C20E39"/>
    <w:rsid w:val="00C21076"/>
    <w:rsid w:val="00C21278"/>
    <w:rsid w:val="00C21D19"/>
    <w:rsid w:val="00C2205B"/>
    <w:rsid w:val="00C22E1B"/>
    <w:rsid w:val="00C2366C"/>
    <w:rsid w:val="00C23F01"/>
    <w:rsid w:val="00C244BA"/>
    <w:rsid w:val="00C24A8A"/>
    <w:rsid w:val="00C24E22"/>
    <w:rsid w:val="00C257B3"/>
    <w:rsid w:val="00C27036"/>
    <w:rsid w:val="00C271E3"/>
    <w:rsid w:val="00C2738D"/>
    <w:rsid w:val="00C27C38"/>
    <w:rsid w:val="00C30119"/>
    <w:rsid w:val="00C3024B"/>
    <w:rsid w:val="00C3030C"/>
    <w:rsid w:val="00C30883"/>
    <w:rsid w:val="00C30D0F"/>
    <w:rsid w:val="00C317C2"/>
    <w:rsid w:val="00C318CA"/>
    <w:rsid w:val="00C32170"/>
    <w:rsid w:val="00C3281F"/>
    <w:rsid w:val="00C32D31"/>
    <w:rsid w:val="00C33052"/>
    <w:rsid w:val="00C33433"/>
    <w:rsid w:val="00C33DBB"/>
    <w:rsid w:val="00C33F15"/>
    <w:rsid w:val="00C34751"/>
    <w:rsid w:val="00C348CB"/>
    <w:rsid w:val="00C35B3A"/>
    <w:rsid w:val="00C366C8"/>
    <w:rsid w:val="00C36E1F"/>
    <w:rsid w:val="00C37765"/>
    <w:rsid w:val="00C37880"/>
    <w:rsid w:val="00C37AC9"/>
    <w:rsid w:val="00C37CF9"/>
    <w:rsid w:val="00C40170"/>
    <w:rsid w:val="00C40826"/>
    <w:rsid w:val="00C40D89"/>
    <w:rsid w:val="00C413A1"/>
    <w:rsid w:val="00C41512"/>
    <w:rsid w:val="00C424D7"/>
    <w:rsid w:val="00C42A62"/>
    <w:rsid w:val="00C43A26"/>
    <w:rsid w:val="00C43C5F"/>
    <w:rsid w:val="00C445FE"/>
    <w:rsid w:val="00C44F7E"/>
    <w:rsid w:val="00C45285"/>
    <w:rsid w:val="00C45330"/>
    <w:rsid w:val="00C45365"/>
    <w:rsid w:val="00C4548B"/>
    <w:rsid w:val="00C4632B"/>
    <w:rsid w:val="00C46562"/>
    <w:rsid w:val="00C46615"/>
    <w:rsid w:val="00C46B36"/>
    <w:rsid w:val="00C46D76"/>
    <w:rsid w:val="00C471D0"/>
    <w:rsid w:val="00C475C0"/>
    <w:rsid w:val="00C476D4"/>
    <w:rsid w:val="00C504B8"/>
    <w:rsid w:val="00C505CF"/>
    <w:rsid w:val="00C50BDB"/>
    <w:rsid w:val="00C50C67"/>
    <w:rsid w:val="00C50D00"/>
    <w:rsid w:val="00C51474"/>
    <w:rsid w:val="00C51705"/>
    <w:rsid w:val="00C528D4"/>
    <w:rsid w:val="00C52B36"/>
    <w:rsid w:val="00C52DEA"/>
    <w:rsid w:val="00C52F1C"/>
    <w:rsid w:val="00C530B4"/>
    <w:rsid w:val="00C53110"/>
    <w:rsid w:val="00C5329C"/>
    <w:rsid w:val="00C53403"/>
    <w:rsid w:val="00C53C77"/>
    <w:rsid w:val="00C53DBF"/>
    <w:rsid w:val="00C54C8D"/>
    <w:rsid w:val="00C54FD5"/>
    <w:rsid w:val="00C55191"/>
    <w:rsid w:val="00C552CE"/>
    <w:rsid w:val="00C5532B"/>
    <w:rsid w:val="00C55827"/>
    <w:rsid w:val="00C5625A"/>
    <w:rsid w:val="00C57BA6"/>
    <w:rsid w:val="00C57F4E"/>
    <w:rsid w:val="00C611DC"/>
    <w:rsid w:val="00C613E3"/>
    <w:rsid w:val="00C61D14"/>
    <w:rsid w:val="00C61D31"/>
    <w:rsid w:val="00C6200D"/>
    <w:rsid w:val="00C621BD"/>
    <w:rsid w:val="00C62CD4"/>
    <w:rsid w:val="00C63AC2"/>
    <w:rsid w:val="00C63EAB"/>
    <w:rsid w:val="00C64799"/>
    <w:rsid w:val="00C64ADE"/>
    <w:rsid w:val="00C65AE8"/>
    <w:rsid w:val="00C65D81"/>
    <w:rsid w:val="00C65F19"/>
    <w:rsid w:val="00C665B3"/>
    <w:rsid w:val="00C6665B"/>
    <w:rsid w:val="00C6696D"/>
    <w:rsid w:val="00C67DAE"/>
    <w:rsid w:val="00C703A6"/>
    <w:rsid w:val="00C707CE"/>
    <w:rsid w:val="00C70C2F"/>
    <w:rsid w:val="00C71223"/>
    <w:rsid w:val="00C7148E"/>
    <w:rsid w:val="00C71C6C"/>
    <w:rsid w:val="00C72108"/>
    <w:rsid w:val="00C72868"/>
    <w:rsid w:val="00C732B4"/>
    <w:rsid w:val="00C73DB7"/>
    <w:rsid w:val="00C74023"/>
    <w:rsid w:val="00C7414E"/>
    <w:rsid w:val="00C74EF5"/>
    <w:rsid w:val="00C750AD"/>
    <w:rsid w:val="00C75432"/>
    <w:rsid w:val="00C75873"/>
    <w:rsid w:val="00C7593D"/>
    <w:rsid w:val="00C75DB2"/>
    <w:rsid w:val="00C773E4"/>
    <w:rsid w:val="00C7789F"/>
    <w:rsid w:val="00C800EA"/>
    <w:rsid w:val="00C81146"/>
    <w:rsid w:val="00C81499"/>
    <w:rsid w:val="00C8191B"/>
    <w:rsid w:val="00C82225"/>
    <w:rsid w:val="00C826BB"/>
    <w:rsid w:val="00C82DD8"/>
    <w:rsid w:val="00C834D8"/>
    <w:rsid w:val="00C838EF"/>
    <w:rsid w:val="00C84128"/>
    <w:rsid w:val="00C842BE"/>
    <w:rsid w:val="00C84512"/>
    <w:rsid w:val="00C845B6"/>
    <w:rsid w:val="00C84BB2"/>
    <w:rsid w:val="00C84C4D"/>
    <w:rsid w:val="00C84D0E"/>
    <w:rsid w:val="00C8541D"/>
    <w:rsid w:val="00C85825"/>
    <w:rsid w:val="00C85D76"/>
    <w:rsid w:val="00C861DA"/>
    <w:rsid w:val="00C8639B"/>
    <w:rsid w:val="00C8658D"/>
    <w:rsid w:val="00C86ADB"/>
    <w:rsid w:val="00C86FF2"/>
    <w:rsid w:val="00C87499"/>
    <w:rsid w:val="00C87A54"/>
    <w:rsid w:val="00C87AC5"/>
    <w:rsid w:val="00C907F4"/>
    <w:rsid w:val="00C91198"/>
    <w:rsid w:val="00C91719"/>
    <w:rsid w:val="00C91A57"/>
    <w:rsid w:val="00C923F6"/>
    <w:rsid w:val="00C92EDE"/>
    <w:rsid w:val="00C933B3"/>
    <w:rsid w:val="00C939C6"/>
    <w:rsid w:val="00C93CA2"/>
    <w:rsid w:val="00C93ED6"/>
    <w:rsid w:val="00C93F3B"/>
    <w:rsid w:val="00C94169"/>
    <w:rsid w:val="00C949A5"/>
    <w:rsid w:val="00C950A0"/>
    <w:rsid w:val="00C956E2"/>
    <w:rsid w:val="00C95D3F"/>
    <w:rsid w:val="00C96D04"/>
    <w:rsid w:val="00C97B56"/>
    <w:rsid w:val="00C97CF6"/>
    <w:rsid w:val="00C97E30"/>
    <w:rsid w:val="00CA011D"/>
    <w:rsid w:val="00CA06B5"/>
    <w:rsid w:val="00CA0798"/>
    <w:rsid w:val="00CA0C72"/>
    <w:rsid w:val="00CA1FDF"/>
    <w:rsid w:val="00CA2080"/>
    <w:rsid w:val="00CA2FF1"/>
    <w:rsid w:val="00CA3464"/>
    <w:rsid w:val="00CA350F"/>
    <w:rsid w:val="00CA3F67"/>
    <w:rsid w:val="00CA4B2C"/>
    <w:rsid w:val="00CA4DFB"/>
    <w:rsid w:val="00CA4EE2"/>
    <w:rsid w:val="00CA4F4D"/>
    <w:rsid w:val="00CA52B2"/>
    <w:rsid w:val="00CA57C8"/>
    <w:rsid w:val="00CA5E40"/>
    <w:rsid w:val="00CA651B"/>
    <w:rsid w:val="00CA7578"/>
    <w:rsid w:val="00CA7A5E"/>
    <w:rsid w:val="00CA7B68"/>
    <w:rsid w:val="00CB0A55"/>
    <w:rsid w:val="00CB0C16"/>
    <w:rsid w:val="00CB182A"/>
    <w:rsid w:val="00CB21F2"/>
    <w:rsid w:val="00CB4360"/>
    <w:rsid w:val="00CB4D08"/>
    <w:rsid w:val="00CB5215"/>
    <w:rsid w:val="00CB540B"/>
    <w:rsid w:val="00CB635C"/>
    <w:rsid w:val="00CB670C"/>
    <w:rsid w:val="00CB7A5E"/>
    <w:rsid w:val="00CB7DE1"/>
    <w:rsid w:val="00CC0430"/>
    <w:rsid w:val="00CC0796"/>
    <w:rsid w:val="00CC0835"/>
    <w:rsid w:val="00CC08BB"/>
    <w:rsid w:val="00CC1D9D"/>
    <w:rsid w:val="00CC2892"/>
    <w:rsid w:val="00CC298C"/>
    <w:rsid w:val="00CC2C25"/>
    <w:rsid w:val="00CC2D48"/>
    <w:rsid w:val="00CC2DD1"/>
    <w:rsid w:val="00CC36BB"/>
    <w:rsid w:val="00CC3AD3"/>
    <w:rsid w:val="00CC4110"/>
    <w:rsid w:val="00CC47E6"/>
    <w:rsid w:val="00CC4904"/>
    <w:rsid w:val="00CC4A09"/>
    <w:rsid w:val="00CC4EA7"/>
    <w:rsid w:val="00CC5268"/>
    <w:rsid w:val="00CC54AD"/>
    <w:rsid w:val="00CC55D8"/>
    <w:rsid w:val="00CC568F"/>
    <w:rsid w:val="00CC5CC8"/>
    <w:rsid w:val="00CC715C"/>
    <w:rsid w:val="00CC7227"/>
    <w:rsid w:val="00CC7300"/>
    <w:rsid w:val="00CC73D8"/>
    <w:rsid w:val="00CC7645"/>
    <w:rsid w:val="00CD0066"/>
    <w:rsid w:val="00CD0076"/>
    <w:rsid w:val="00CD0347"/>
    <w:rsid w:val="00CD115E"/>
    <w:rsid w:val="00CD201F"/>
    <w:rsid w:val="00CD23D2"/>
    <w:rsid w:val="00CD2867"/>
    <w:rsid w:val="00CD28F2"/>
    <w:rsid w:val="00CD365A"/>
    <w:rsid w:val="00CD4F37"/>
    <w:rsid w:val="00CD520C"/>
    <w:rsid w:val="00CD52FF"/>
    <w:rsid w:val="00CD665D"/>
    <w:rsid w:val="00CD6D44"/>
    <w:rsid w:val="00CD6FFA"/>
    <w:rsid w:val="00CD75BF"/>
    <w:rsid w:val="00CD7729"/>
    <w:rsid w:val="00CD7918"/>
    <w:rsid w:val="00CE0681"/>
    <w:rsid w:val="00CE081E"/>
    <w:rsid w:val="00CE0DD2"/>
    <w:rsid w:val="00CE0F1A"/>
    <w:rsid w:val="00CE1319"/>
    <w:rsid w:val="00CE13D9"/>
    <w:rsid w:val="00CE161B"/>
    <w:rsid w:val="00CE16D6"/>
    <w:rsid w:val="00CE2535"/>
    <w:rsid w:val="00CE25C3"/>
    <w:rsid w:val="00CE2DF5"/>
    <w:rsid w:val="00CE3560"/>
    <w:rsid w:val="00CE3649"/>
    <w:rsid w:val="00CE4198"/>
    <w:rsid w:val="00CE5252"/>
    <w:rsid w:val="00CE5C17"/>
    <w:rsid w:val="00CE5F9B"/>
    <w:rsid w:val="00CE6598"/>
    <w:rsid w:val="00CE6AE4"/>
    <w:rsid w:val="00CE7BFB"/>
    <w:rsid w:val="00CE7C51"/>
    <w:rsid w:val="00CF04B8"/>
    <w:rsid w:val="00CF0CE2"/>
    <w:rsid w:val="00CF0F19"/>
    <w:rsid w:val="00CF126D"/>
    <w:rsid w:val="00CF1512"/>
    <w:rsid w:val="00CF1C2D"/>
    <w:rsid w:val="00CF27AB"/>
    <w:rsid w:val="00CF2CC1"/>
    <w:rsid w:val="00CF3259"/>
    <w:rsid w:val="00CF37E6"/>
    <w:rsid w:val="00CF3A59"/>
    <w:rsid w:val="00CF3CBB"/>
    <w:rsid w:val="00CF522E"/>
    <w:rsid w:val="00CF64D1"/>
    <w:rsid w:val="00CF7085"/>
    <w:rsid w:val="00CF73C5"/>
    <w:rsid w:val="00CF7807"/>
    <w:rsid w:val="00CF791C"/>
    <w:rsid w:val="00CF7AD5"/>
    <w:rsid w:val="00D008D4"/>
    <w:rsid w:val="00D011D7"/>
    <w:rsid w:val="00D025E0"/>
    <w:rsid w:val="00D02F22"/>
    <w:rsid w:val="00D034CA"/>
    <w:rsid w:val="00D043E4"/>
    <w:rsid w:val="00D04427"/>
    <w:rsid w:val="00D04430"/>
    <w:rsid w:val="00D0446E"/>
    <w:rsid w:val="00D049F6"/>
    <w:rsid w:val="00D05319"/>
    <w:rsid w:val="00D07D0D"/>
    <w:rsid w:val="00D10013"/>
    <w:rsid w:val="00D10AA8"/>
    <w:rsid w:val="00D10E78"/>
    <w:rsid w:val="00D11113"/>
    <w:rsid w:val="00D115DF"/>
    <w:rsid w:val="00D11B56"/>
    <w:rsid w:val="00D11FA4"/>
    <w:rsid w:val="00D12B19"/>
    <w:rsid w:val="00D12D1A"/>
    <w:rsid w:val="00D12EB0"/>
    <w:rsid w:val="00D13142"/>
    <w:rsid w:val="00D1360B"/>
    <w:rsid w:val="00D1366D"/>
    <w:rsid w:val="00D13D3A"/>
    <w:rsid w:val="00D1449F"/>
    <w:rsid w:val="00D14AC5"/>
    <w:rsid w:val="00D14E4A"/>
    <w:rsid w:val="00D14F20"/>
    <w:rsid w:val="00D15043"/>
    <w:rsid w:val="00D156B0"/>
    <w:rsid w:val="00D15ACA"/>
    <w:rsid w:val="00D1611A"/>
    <w:rsid w:val="00D161D8"/>
    <w:rsid w:val="00D1692E"/>
    <w:rsid w:val="00D16CEB"/>
    <w:rsid w:val="00D16E03"/>
    <w:rsid w:val="00D17B6D"/>
    <w:rsid w:val="00D17DEA"/>
    <w:rsid w:val="00D20290"/>
    <w:rsid w:val="00D2086C"/>
    <w:rsid w:val="00D20B9C"/>
    <w:rsid w:val="00D21340"/>
    <w:rsid w:val="00D21704"/>
    <w:rsid w:val="00D2196D"/>
    <w:rsid w:val="00D22624"/>
    <w:rsid w:val="00D22BBB"/>
    <w:rsid w:val="00D22F92"/>
    <w:rsid w:val="00D23D70"/>
    <w:rsid w:val="00D23EE5"/>
    <w:rsid w:val="00D24408"/>
    <w:rsid w:val="00D247D3"/>
    <w:rsid w:val="00D251FA"/>
    <w:rsid w:val="00D25256"/>
    <w:rsid w:val="00D25621"/>
    <w:rsid w:val="00D25694"/>
    <w:rsid w:val="00D2593A"/>
    <w:rsid w:val="00D26D91"/>
    <w:rsid w:val="00D27122"/>
    <w:rsid w:val="00D278A9"/>
    <w:rsid w:val="00D30255"/>
    <w:rsid w:val="00D3040A"/>
    <w:rsid w:val="00D30DDA"/>
    <w:rsid w:val="00D327AF"/>
    <w:rsid w:val="00D3329F"/>
    <w:rsid w:val="00D342E6"/>
    <w:rsid w:val="00D3447D"/>
    <w:rsid w:val="00D34769"/>
    <w:rsid w:val="00D355FD"/>
    <w:rsid w:val="00D36111"/>
    <w:rsid w:val="00D36580"/>
    <w:rsid w:val="00D36652"/>
    <w:rsid w:val="00D36964"/>
    <w:rsid w:val="00D36F52"/>
    <w:rsid w:val="00D37237"/>
    <w:rsid w:val="00D374A5"/>
    <w:rsid w:val="00D37879"/>
    <w:rsid w:val="00D37E97"/>
    <w:rsid w:val="00D403D1"/>
    <w:rsid w:val="00D40BA3"/>
    <w:rsid w:val="00D40CA6"/>
    <w:rsid w:val="00D40D54"/>
    <w:rsid w:val="00D40E73"/>
    <w:rsid w:val="00D41211"/>
    <w:rsid w:val="00D427F6"/>
    <w:rsid w:val="00D42D91"/>
    <w:rsid w:val="00D42E45"/>
    <w:rsid w:val="00D42EC0"/>
    <w:rsid w:val="00D43064"/>
    <w:rsid w:val="00D432FA"/>
    <w:rsid w:val="00D43826"/>
    <w:rsid w:val="00D44645"/>
    <w:rsid w:val="00D4472A"/>
    <w:rsid w:val="00D44AED"/>
    <w:rsid w:val="00D44B34"/>
    <w:rsid w:val="00D44C35"/>
    <w:rsid w:val="00D45177"/>
    <w:rsid w:val="00D45AB0"/>
    <w:rsid w:val="00D4611B"/>
    <w:rsid w:val="00D46828"/>
    <w:rsid w:val="00D476EC"/>
    <w:rsid w:val="00D477E8"/>
    <w:rsid w:val="00D478D7"/>
    <w:rsid w:val="00D479BF"/>
    <w:rsid w:val="00D47CBA"/>
    <w:rsid w:val="00D50FE9"/>
    <w:rsid w:val="00D5138D"/>
    <w:rsid w:val="00D513BE"/>
    <w:rsid w:val="00D514EF"/>
    <w:rsid w:val="00D51EAE"/>
    <w:rsid w:val="00D52F1C"/>
    <w:rsid w:val="00D53060"/>
    <w:rsid w:val="00D531FC"/>
    <w:rsid w:val="00D53512"/>
    <w:rsid w:val="00D535B1"/>
    <w:rsid w:val="00D537A2"/>
    <w:rsid w:val="00D53F80"/>
    <w:rsid w:val="00D54D9D"/>
    <w:rsid w:val="00D551CE"/>
    <w:rsid w:val="00D55649"/>
    <w:rsid w:val="00D5624A"/>
    <w:rsid w:val="00D56396"/>
    <w:rsid w:val="00D56897"/>
    <w:rsid w:val="00D5697E"/>
    <w:rsid w:val="00D56C6A"/>
    <w:rsid w:val="00D57C6A"/>
    <w:rsid w:val="00D57DE8"/>
    <w:rsid w:val="00D57FE5"/>
    <w:rsid w:val="00D6013F"/>
    <w:rsid w:val="00D609CA"/>
    <w:rsid w:val="00D60F5B"/>
    <w:rsid w:val="00D614A7"/>
    <w:rsid w:val="00D61AD5"/>
    <w:rsid w:val="00D61C64"/>
    <w:rsid w:val="00D62102"/>
    <w:rsid w:val="00D621EE"/>
    <w:rsid w:val="00D62312"/>
    <w:rsid w:val="00D62509"/>
    <w:rsid w:val="00D627F9"/>
    <w:rsid w:val="00D62935"/>
    <w:rsid w:val="00D62B70"/>
    <w:rsid w:val="00D63899"/>
    <w:rsid w:val="00D63979"/>
    <w:rsid w:val="00D63B3C"/>
    <w:rsid w:val="00D64D1A"/>
    <w:rsid w:val="00D65D66"/>
    <w:rsid w:val="00D66400"/>
    <w:rsid w:val="00D66798"/>
    <w:rsid w:val="00D67D89"/>
    <w:rsid w:val="00D703CB"/>
    <w:rsid w:val="00D7127A"/>
    <w:rsid w:val="00D7149F"/>
    <w:rsid w:val="00D71ADA"/>
    <w:rsid w:val="00D71CF5"/>
    <w:rsid w:val="00D7202F"/>
    <w:rsid w:val="00D72037"/>
    <w:rsid w:val="00D721CC"/>
    <w:rsid w:val="00D72507"/>
    <w:rsid w:val="00D729DD"/>
    <w:rsid w:val="00D72B04"/>
    <w:rsid w:val="00D7306F"/>
    <w:rsid w:val="00D73481"/>
    <w:rsid w:val="00D73A5B"/>
    <w:rsid w:val="00D73C60"/>
    <w:rsid w:val="00D745E4"/>
    <w:rsid w:val="00D748C0"/>
    <w:rsid w:val="00D74CC9"/>
    <w:rsid w:val="00D756DB"/>
    <w:rsid w:val="00D75838"/>
    <w:rsid w:val="00D76421"/>
    <w:rsid w:val="00D77EF7"/>
    <w:rsid w:val="00D801CF"/>
    <w:rsid w:val="00D81366"/>
    <w:rsid w:val="00D82997"/>
    <w:rsid w:val="00D82B4E"/>
    <w:rsid w:val="00D8329D"/>
    <w:rsid w:val="00D832B1"/>
    <w:rsid w:val="00D83997"/>
    <w:rsid w:val="00D84155"/>
    <w:rsid w:val="00D848DB"/>
    <w:rsid w:val="00D84A3A"/>
    <w:rsid w:val="00D84D49"/>
    <w:rsid w:val="00D85853"/>
    <w:rsid w:val="00D85B94"/>
    <w:rsid w:val="00D85D36"/>
    <w:rsid w:val="00D86205"/>
    <w:rsid w:val="00D8662C"/>
    <w:rsid w:val="00D866BA"/>
    <w:rsid w:val="00D86E5A"/>
    <w:rsid w:val="00D86FCD"/>
    <w:rsid w:val="00D87539"/>
    <w:rsid w:val="00D87DBF"/>
    <w:rsid w:val="00D902AE"/>
    <w:rsid w:val="00D906E6"/>
    <w:rsid w:val="00D90F58"/>
    <w:rsid w:val="00D918B4"/>
    <w:rsid w:val="00D91FBF"/>
    <w:rsid w:val="00D92114"/>
    <w:rsid w:val="00D924C0"/>
    <w:rsid w:val="00D92C8B"/>
    <w:rsid w:val="00D92ED2"/>
    <w:rsid w:val="00D949EE"/>
    <w:rsid w:val="00D94B37"/>
    <w:rsid w:val="00D95534"/>
    <w:rsid w:val="00D95891"/>
    <w:rsid w:val="00D95A10"/>
    <w:rsid w:val="00D95C5C"/>
    <w:rsid w:val="00D962FA"/>
    <w:rsid w:val="00D96359"/>
    <w:rsid w:val="00D9647D"/>
    <w:rsid w:val="00D97701"/>
    <w:rsid w:val="00D97BA2"/>
    <w:rsid w:val="00D97C1B"/>
    <w:rsid w:val="00D97D77"/>
    <w:rsid w:val="00D97F77"/>
    <w:rsid w:val="00DA0435"/>
    <w:rsid w:val="00DA22CB"/>
    <w:rsid w:val="00DA281C"/>
    <w:rsid w:val="00DA419A"/>
    <w:rsid w:val="00DA490F"/>
    <w:rsid w:val="00DA49C7"/>
    <w:rsid w:val="00DA4FB3"/>
    <w:rsid w:val="00DA5304"/>
    <w:rsid w:val="00DA5356"/>
    <w:rsid w:val="00DA6E5E"/>
    <w:rsid w:val="00DA70D2"/>
    <w:rsid w:val="00DA7280"/>
    <w:rsid w:val="00DA777A"/>
    <w:rsid w:val="00DA7E19"/>
    <w:rsid w:val="00DB02D0"/>
    <w:rsid w:val="00DB0791"/>
    <w:rsid w:val="00DB14E4"/>
    <w:rsid w:val="00DB19B5"/>
    <w:rsid w:val="00DB1F8B"/>
    <w:rsid w:val="00DB2A56"/>
    <w:rsid w:val="00DB2F2D"/>
    <w:rsid w:val="00DB2F4C"/>
    <w:rsid w:val="00DB3129"/>
    <w:rsid w:val="00DB32D1"/>
    <w:rsid w:val="00DB3625"/>
    <w:rsid w:val="00DB498A"/>
    <w:rsid w:val="00DB4AEA"/>
    <w:rsid w:val="00DB620C"/>
    <w:rsid w:val="00DB6E90"/>
    <w:rsid w:val="00DB6ED2"/>
    <w:rsid w:val="00DB717B"/>
    <w:rsid w:val="00DB7649"/>
    <w:rsid w:val="00DC019A"/>
    <w:rsid w:val="00DC0320"/>
    <w:rsid w:val="00DC0DFE"/>
    <w:rsid w:val="00DC128E"/>
    <w:rsid w:val="00DC1C49"/>
    <w:rsid w:val="00DC1C74"/>
    <w:rsid w:val="00DC1CF9"/>
    <w:rsid w:val="00DC1D9F"/>
    <w:rsid w:val="00DC39B8"/>
    <w:rsid w:val="00DC3C51"/>
    <w:rsid w:val="00DC3FD7"/>
    <w:rsid w:val="00DC4707"/>
    <w:rsid w:val="00DC68F4"/>
    <w:rsid w:val="00DC6A34"/>
    <w:rsid w:val="00DC7963"/>
    <w:rsid w:val="00DD1171"/>
    <w:rsid w:val="00DD1970"/>
    <w:rsid w:val="00DD1DDB"/>
    <w:rsid w:val="00DD2793"/>
    <w:rsid w:val="00DD36CD"/>
    <w:rsid w:val="00DD3A0A"/>
    <w:rsid w:val="00DD4373"/>
    <w:rsid w:val="00DD472B"/>
    <w:rsid w:val="00DD4941"/>
    <w:rsid w:val="00DD4BC5"/>
    <w:rsid w:val="00DD4C12"/>
    <w:rsid w:val="00DD58B4"/>
    <w:rsid w:val="00DD5C64"/>
    <w:rsid w:val="00DD5FBE"/>
    <w:rsid w:val="00DD776A"/>
    <w:rsid w:val="00DE051C"/>
    <w:rsid w:val="00DE0B81"/>
    <w:rsid w:val="00DE0E05"/>
    <w:rsid w:val="00DE3361"/>
    <w:rsid w:val="00DE3437"/>
    <w:rsid w:val="00DE3691"/>
    <w:rsid w:val="00DE3B54"/>
    <w:rsid w:val="00DE3B7C"/>
    <w:rsid w:val="00DE3BAD"/>
    <w:rsid w:val="00DE43AD"/>
    <w:rsid w:val="00DE4559"/>
    <w:rsid w:val="00DE51D3"/>
    <w:rsid w:val="00DE575F"/>
    <w:rsid w:val="00DE6C57"/>
    <w:rsid w:val="00DE6E3C"/>
    <w:rsid w:val="00DE70C7"/>
    <w:rsid w:val="00DE751F"/>
    <w:rsid w:val="00DE7998"/>
    <w:rsid w:val="00DE7B4E"/>
    <w:rsid w:val="00DF0085"/>
    <w:rsid w:val="00DF0C84"/>
    <w:rsid w:val="00DF1EB3"/>
    <w:rsid w:val="00DF281A"/>
    <w:rsid w:val="00DF2F7D"/>
    <w:rsid w:val="00DF331B"/>
    <w:rsid w:val="00DF3E24"/>
    <w:rsid w:val="00DF3E65"/>
    <w:rsid w:val="00DF3F82"/>
    <w:rsid w:val="00DF438F"/>
    <w:rsid w:val="00DF43C2"/>
    <w:rsid w:val="00DF43FF"/>
    <w:rsid w:val="00DF44DF"/>
    <w:rsid w:val="00DF4A62"/>
    <w:rsid w:val="00DF4EA9"/>
    <w:rsid w:val="00DF50A7"/>
    <w:rsid w:val="00DF5A3C"/>
    <w:rsid w:val="00DF62A5"/>
    <w:rsid w:val="00DF6536"/>
    <w:rsid w:val="00DF6538"/>
    <w:rsid w:val="00DF6739"/>
    <w:rsid w:val="00DF6864"/>
    <w:rsid w:val="00DF6A97"/>
    <w:rsid w:val="00DF6E11"/>
    <w:rsid w:val="00DF7767"/>
    <w:rsid w:val="00DF7DC0"/>
    <w:rsid w:val="00E001C1"/>
    <w:rsid w:val="00E0056B"/>
    <w:rsid w:val="00E00791"/>
    <w:rsid w:val="00E00CCA"/>
    <w:rsid w:val="00E00CE8"/>
    <w:rsid w:val="00E00E1D"/>
    <w:rsid w:val="00E00EF6"/>
    <w:rsid w:val="00E02370"/>
    <w:rsid w:val="00E02949"/>
    <w:rsid w:val="00E0325F"/>
    <w:rsid w:val="00E032BD"/>
    <w:rsid w:val="00E03463"/>
    <w:rsid w:val="00E04035"/>
    <w:rsid w:val="00E05325"/>
    <w:rsid w:val="00E05D6A"/>
    <w:rsid w:val="00E05FB6"/>
    <w:rsid w:val="00E06416"/>
    <w:rsid w:val="00E067F1"/>
    <w:rsid w:val="00E0709D"/>
    <w:rsid w:val="00E0770D"/>
    <w:rsid w:val="00E07CAF"/>
    <w:rsid w:val="00E07EDC"/>
    <w:rsid w:val="00E10A1B"/>
    <w:rsid w:val="00E1160F"/>
    <w:rsid w:val="00E11633"/>
    <w:rsid w:val="00E12726"/>
    <w:rsid w:val="00E130CA"/>
    <w:rsid w:val="00E1331F"/>
    <w:rsid w:val="00E13717"/>
    <w:rsid w:val="00E13917"/>
    <w:rsid w:val="00E13F3C"/>
    <w:rsid w:val="00E13FF4"/>
    <w:rsid w:val="00E14187"/>
    <w:rsid w:val="00E15489"/>
    <w:rsid w:val="00E156F6"/>
    <w:rsid w:val="00E15CA9"/>
    <w:rsid w:val="00E15EDE"/>
    <w:rsid w:val="00E1790A"/>
    <w:rsid w:val="00E17F7D"/>
    <w:rsid w:val="00E20635"/>
    <w:rsid w:val="00E20CC8"/>
    <w:rsid w:val="00E20E86"/>
    <w:rsid w:val="00E21370"/>
    <w:rsid w:val="00E21BFF"/>
    <w:rsid w:val="00E2246F"/>
    <w:rsid w:val="00E22DE0"/>
    <w:rsid w:val="00E22E8D"/>
    <w:rsid w:val="00E22FD7"/>
    <w:rsid w:val="00E23482"/>
    <w:rsid w:val="00E23607"/>
    <w:rsid w:val="00E237B8"/>
    <w:rsid w:val="00E24353"/>
    <w:rsid w:val="00E24788"/>
    <w:rsid w:val="00E24FC5"/>
    <w:rsid w:val="00E252E8"/>
    <w:rsid w:val="00E258C3"/>
    <w:rsid w:val="00E2631A"/>
    <w:rsid w:val="00E26709"/>
    <w:rsid w:val="00E270EF"/>
    <w:rsid w:val="00E30378"/>
    <w:rsid w:val="00E3067E"/>
    <w:rsid w:val="00E3080F"/>
    <w:rsid w:val="00E30BD0"/>
    <w:rsid w:val="00E31582"/>
    <w:rsid w:val="00E31FBF"/>
    <w:rsid w:val="00E32164"/>
    <w:rsid w:val="00E321FE"/>
    <w:rsid w:val="00E32E17"/>
    <w:rsid w:val="00E3320F"/>
    <w:rsid w:val="00E33D75"/>
    <w:rsid w:val="00E351E3"/>
    <w:rsid w:val="00E3591E"/>
    <w:rsid w:val="00E367E4"/>
    <w:rsid w:val="00E377C3"/>
    <w:rsid w:val="00E40855"/>
    <w:rsid w:val="00E40EC7"/>
    <w:rsid w:val="00E40FB9"/>
    <w:rsid w:val="00E41277"/>
    <w:rsid w:val="00E41437"/>
    <w:rsid w:val="00E41BB2"/>
    <w:rsid w:val="00E41EAA"/>
    <w:rsid w:val="00E423CD"/>
    <w:rsid w:val="00E42984"/>
    <w:rsid w:val="00E430E4"/>
    <w:rsid w:val="00E431DD"/>
    <w:rsid w:val="00E43209"/>
    <w:rsid w:val="00E43E8C"/>
    <w:rsid w:val="00E43F6F"/>
    <w:rsid w:val="00E448CA"/>
    <w:rsid w:val="00E44B73"/>
    <w:rsid w:val="00E44F1B"/>
    <w:rsid w:val="00E451F2"/>
    <w:rsid w:val="00E46029"/>
    <w:rsid w:val="00E46328"/>
    <w:rsid w:val="00E46A64"/>
    <w:rsid w:val="00E46D28"/>
    <w:rsid w:val="00E4728E"/>
    <w:rsid w:val="00E476F5"/>
    <w:rsid w:val="00E479BE"/>
    <w:rsid w:val="00E47A75"/>
    <w:rsid w:val="00E50204"/>
    <w:rsid w:val="00E50288"/>
    <w:rsid w:val="00E50350"/>
    <w:rsid w:val="00E50C76"/>
    <w:rsid w:val="00E50DBB"/>
    <w:rsid w:val="00E5194B"/>
    <w:rsid w:val="00E51FC8"/>
    <w:rsid w:val="00E520F6"/>
    <w:rsid w:val="00E527E9"/>
    <w:rsid w:val="00E52DED"/>
    <w:rsid w:val="00E540A0"/>
    <w:rsid w:val="00E544DF"/>
    <w:rsid w:val="00E54E7E"/>
    <w:rsid w:val="00E54FE5"/>
    <w:rsid w:val="00E559C2"/>
    <w:rsid w:val="00E55C1D"/>
    <w:rsid w:val="00E55D8C"/>
    <w:rsid w:val="00E6059E"/>
    <w:rsid w:val="00E60847"/>
    <w:rsid w:val="00E60B8C"/>
    <w:rsid w:val="00E60ECD"/>
    <w:rsid w:val="00E613A0"/>
    <w:rsid w:val="00E61B40"/>
    <w:rsid w:val="00E61B61"/>
    <w:rsid w:val="00E61D60"/>
    <w:rsid w:val="00E62592"/>
    <w:rsid w:val="00E62D0A"/>
    <w:rsid w:val="00E6399E"/>
    <w:rsid w:val="00E645C5"/>
    <w:rsid w:val="00E6479D"/>
    <w:rsid w:val="00E64960"/>
    <w:rsid w:val="00E65165"/>
    <w:rsid w:val="00E65D69"/>
    <w:rsid w:val="00E6696B"/>
    <w:rsid w:val="00E66BC1"/>
    <w:rsid w:val="00E70E19"/>
    <w:rsid w:val="00E711DC"/>
    <w:rsid w:val="00E719B4"/>
    <w:rsid w:val="00E719CE"/>
    <w:rsid w:val="00E728E8"/>
    <w:rsid w:val="00E72E57"/>
    <w:rsid w:val="00E730CD"/>
    <w:rsid w:val="00E73CFB"/>
    <w:rsid w:val="00E74550"/>
    <w:rsid w:val="00E746AC"/>
    <w:rsid w:val="00E7503A"/>
    <w:rsid w:val="00E751B0"/>
    <w:rsid w:val="00E7533B"/>
    <w:rsid w:val="00E75827"/>
    <w:rsid w:val="00E75F86"/>
    <w:rsid w:val="00E75FFF"/>
    <w:rsid w:val="00E7675B"/>
    <w:rsid w:val="00E76E99"/>
    <w:rsid w:val="00E7706E"/>
    <w:rsid w:val="00E77B6C"/>
    <w:rsid w:val="00E77E11"/>
    <w:rsid w:val="00E8003E"/>
    <w:rsid w:val="00E80B83"/>
    <w:rsid w:val="00E80C14"/>
    <w:rsid w:val="00E81112"/>
    <w:rsid w:val="00E811EB"/>
    <w:rsid w:val="00E817D2"/>
    <w:rsid w:val="00E8210B"/>
    <w:rsid w:val="00E82833"/>
    <w:rsid w:val="00E82F60"/>
    <w:rsid w:val="00E832F7"/>
    <w:rsid w:val="00E84107"/>
    <w:rsid w:val="00E844AF"/>
    <w:rsid w:val="00E8474C"/>
    <w:rsid w:val="00E847A9"/>
    <w:rsid w:val="00E84A70"/>
    <w:rsid w:val="00E85033"/>
    <w:rsid w:val="00E85622"/>
    <w:rsid w:val="00E85652"/>
    <w:rsid w:val="00E85FAE"/>
    <w:rsid w:val="00E864F2"/>
    <w:rsid w:val="00E87CB0"/>
    <w:rsid w:val="00E90027"/>
    <w:rsid w:val="00E900C3"/>
    <w:rsid w:val="00E900DD"/>
    <w:rsid w:val="00E90C40"/>
    <w:rsid w:val="00E91218"/>
    <w:rsid w:val="00E91465"/>
    <w:rsid w:val="00E9152B"/>
    <w:rsid w:val="00E91AC1"/>
    <w:rsid w:val="00E91DC0"/>
    <w:rsid w:val="00E92541"/>
    <w:rsid w:val="00E92990"/>
    <w:rsid w:val="00E92CFA"/>
    <w:rsid w:val="00E93242"/>
    <w:rsid w:val="00E94F58"/>
    <w:rsid w:val="00E952F5"/>
    <w:rsid w:val="00E95568"/>
    <w:rsid w:val="00E96B23"/>
    <w:rsid w:val="00E96BA6"/>
    <w:rsid w:val="00E96D86"/>
    <w:rsid w:val="00E97152"/>
    <w:rsid w:val="00E97805"/>
    <w:rsid w:val="00E97986"/>
    <w:rsid w:val="00E97BEE"/>
    <w:rsid w:val="00EA02F1"/>
    <w:rsid w:val="00EA0CDA"/>
    <w:rsid w:val="00EA0D28"/>
    <w:rsid w:val="00EA0DE8"/>
    <w:rsid w:val="00EA1517"/>
    <w:rsid w:val="00EA22A0"/>
    <w:rsid w:val="00EA2680"/>
    <w:rsid w:val="00EA2F03"/>
    <w:rsid w:val="00EA30EE"/>
    <w:rsid w:val="00EA3380"/>
    <w:rsid w:val="00EA39D0"/>
    <w:rsid w:val="00EA40D0"/>
    <w:rsid w:val="00EA4210"/>
    <w:rsid w:val="00EA4526"/>
    <w:rsid w:val="00EA4569"/>
    <w:rsid w:val="00EA5107"/>
    <w:rsid w:val="00EA53AC"/>
    <w:rsid w:val="00EA56EC"/>
    <w:rsid w:val="00EA57C0"/>
    <w:rsid w:val="00EA599A"/>
    <w:rsid w:val="00EA5C10"/>
    <w:rsid w:val="00EA76E5"/>
    <w:rsid w:val="00EA7BD7"/>
    <w:rsid w:val="00EB0103"/>
    <w:rsid w:val="00EB0849"/>
    <w:rsid w:val="00EB0A74"/>
    <w:rsid w:val="00EB1709"/>
    <w:rsid w:val="00EB1D8B"/>
    <w:rsid w:val="00EB2595"/>
    <w:rsid w:val="00EB2608"/>
    <w:rsid w:val="00EB28F6"/>
    <w:rsid w:val="00EB3A83"/>
    <w:rsid w:val="00EB3FB7"/>
    <w:rsid w:val="00EB49DC"/>
    <w:rsid w:val="00EB4E46"/>
    <w:rsid w:val="00EB609E"/>
    <w:rsid w:val="00EB777D"/>
    <w:rsid w:val="00EC101E"/>
    <w:rsid w:val="00EC154B"/>
    <w:rsid w:val="00EC1AD5"/>
    <w:rsid w:val="00EC21D1"/>
    <w:rsid w:val="00EC2D16"/>
    <w:rsid w:val="00EC38B0"/>
    <w:rsid w:val="00EC3AFA"/>
    <w:rsid w:val="00EC3E54"/>
    <w:rsid w:val="00EC43F0"/>
    <w:rsid w:val="00EC4507"/>
    <w:rsid w:val="00EC4ABD"/>
    <w:rsid w:val="00EC4C0E"/>
    <w:rsid w:val="00EC4F1D"/>
    <w:rsid w:val="00EC4FAE"/>
    <w:rsid w:val="00EC51AC"/>
    <w:rsid w:val="00EC5449"/>
    <w:rsid w:val="00EC5499"/>
    <w:rsid w:val="00EC558F"/>
    <w:rsid w:val="00EC559D"/>
    <w:rsid w:val="00EC5A5B"/>
    <w:rsid w:val="00EC5C0C"/>
    <w:rsid w:val="00EC6739"/>
    <w:rsid w:val="00EC68DF"/>
    <w:rsid w:val="00EC70D0"/>
    <w:rsid w:val="00EC72F9"/>
    <w:rsid w:val="00EC777D"/>
    <w:rsid w:val="00EC7CE0"/>
    <w:rsid w:val="00ED01A8"/>
    <w:rsid w:val="00ED072C"/>
    <w:rsid w:val="00ED1283"/>
    <w:rsid w:val="00ED18CB"/>
    <w:rsid w:val="00ED1A39"/>
    <w:rsid w:val="00ED24D2"/>
    <w:rsid w:val="00ED25D2"/>
    <w:rsid w:val="00ED2F2B"/>
    <w:rsid w:val="00ED3911"/>
    <w:rsid w:val="00ED3BD8"/>
    <w:rsid w:val="00ED3C1D"/>
    <w:rsid w:val="00ED3DD4"/>
    <w:rsid w:val="00ED4CE9"/>
    <w:rsid w:val="00ED568F"/>
    <w:rsid w:val="00ED686D"/>
    <w:rsid w:val="00ED6930"/>
    <w:rsid w:val="00ED69A5"/>
    <w:rsid w:val="00ED6E27"/>
    <w:rsid w:val="00ED7511"/>
    <w:rsid w:val="00ED7DBD"/>
    <w:rsid w:val="00EE0EC8"/>
    <w:rsid w:val="00EE1176"/>
    <w:rsid w:val="00EE1A8A"/>
    <w:rsid w:val="00EE1D89"/>
    <w:rsid w:val="00EE1F5F"/>
    <w:rsid w:val="00EE20D9"/>
    <w:rsid w:val="00EE214A"/>
    <w:rsid w:val="00EE21FC"/>
    <w:rsid w:val="00EE30D3"/>
    <w:rsid w:val="00EE3588"/>
    <w:rsid w:val="00EE4867"/>
    <w:rsid w:val="00EE4E98"/>
    <w:rsid w:val="00EE5AA8"/>
    <w:rsid w:val="00EE5B16"/>
    <w:rsid w:val="00EE60E9"/>
    <w:rsid w:val="00EE6580"/>
    <w:rsid w:val="00EE6CBD"/>
    <w:rsid w:val="00EE706F"/>
    <w:rsid w:val="00EE740F"/>
    <w:rsid w:val="00EE7AFD"/>
    <w:rsid w:val="00EF01B4"/>
    <w:rsid w:val="00EF0895"/>
    <w:rsid w:val="00EF0A7C"/>
    <w:rsid w:val="00EF101D"/>
    <w:rsid w:val="00EF1325"/>
    <w:rsid w:val="00EF1C8E"/>
    <w:rsid w:val="00EF2AD2"/>
    <w:rsid w:val="00EF2C28"/>
    <w:rsid w:val="00EF2FA1"/>
    <w:rsid w:val="00EF301E"/>
    <w:rsid w:val="00EF3FCC"/>
    <w:rsid w:val="00EF45B3"/>
    <w:rsid w:val="00EF48B4"/>
    <w:rsid w:val="00EF6114"/>
    <w:rsid w:val="00EF6814"/>
    <w:rsid w:val="00EF69FF"/>
    <w:rsid w:val="00EF6E3F"/>
    <w:rsid w:val="00EF6F25"/>
    <w:rsid w:val="00EF6F9F"/>
    <w:rsid w:val="00EF7F35"/>
    <w:rsid w:val="00F001C9"/>
    <w:rsid w:val="00F0025F"/>
    <w:rsid w:val="00F00517"/>
    <w:rsid w:val="00F0057D"/>
    <w:rsid w:val="00F0063A"/>
    <w:rsid w:val="00F00AA6"/>
    <w:rsid w:val="00F00DA3"/>
    <w:rsid w:val="00F00FCD"/>
    <w:rsid w:val="00F01496"/>
    <w:rsid w:val="00F014A8"/>
    <w:rsid w:val="00F014C7"/>
    <w:rsid w:val="00F01B52"/>
    <w:rsid w:val="00F01B5F"/>
    <w:rsid w:val="00F01C98"/>
    <w:rsid w:val="00F01F95"/>
    <w:rsid w:val="00F02692"/>
    <w:rsid w:val="00F02BBC"/>
    <w:rsid w:val="00F02BD3"/>
    <w:rsid w:val="00F0301A"/>
    <w:rsid w:val="00F03844"/>
    <w:rsid w:val="00F050D1"/>
    <w:rsid w:val="00F054AA"/>
    <w:rsid w:val="00F06E1D"/>
    <w:rsid w:val="00F07473"/>
    <w:rsid w:val="00F07F4C"/>
    <w:rsid w:val="00F10844"/>
    <w:rsid w:val="00F10B81"/>
    <w:rsid w:val="00F1104F"/>
    <w:rsid w:val="00F114B2"/>
    <w:rsid w:val="00F11581"/>
    <w:rsid w:val="00F12753"/>
    <w:rsid w:val="00F128BC"/>
    <w:rsid w:val="00F12F82"/>
    <w:rsid w:val="00F13A0F"/>
    <w:rsid w:val="00F13CB6"/>
    <w:rsid w:val="00F13E10"/>
    <w:rsid w:val="00F14452"/>
    <w:rsid w:val="00F148E1"/>
    <w:rsid w:val="00F14B0E"/>
    <w:rsid w:val="00F14DF2"/>
    <w:rsid w:val="00F1546A"/>
    <w:rsid w:val="00F15761"/>
    <w:rsid w:val="00F162D2"/>
    <w:rsid w:val="00F16487"/>
    <w:rsid w:val="00F16A8A"/>
    <w:rsid w:val="00F16BB5"/>
    <w:rsid w:val="00F1773B"/>
    <w:rsid w:val="00F20BF5"/>
    <w:rsid w:val="00F20EF2"/>
    <w:rsid w:val="00F20F1F"/>
    <w:rsid w:val="00F20F3C"/>
    <w:rsid w:val="00F2179E"/>
    <w:rsid w:val="00F21B6C"/>
    <w:rsid w:val="00F22C7D"/>
    <w:rsid w:val="00F238D5"/>
    <w:rsid w:val="00F23AE6"/>
    <w:rsid w:val="00F24475"/>
    <w:rsid w:val="00F249E1"/>
    <w:rsid w:val="00F25839"/>
    <w:rsid w:val="00F258C6"/>
    <w:rsid w:val="00F25C61"/>
    <w:rsid w:val="00F26D7C"/>
    <w:rsid w:val="00F26E1E"/>
    <w:rsid w:val="00F26FE7"/>
    <w:rsid w:val="00F27336"/>
    <w:rsid w:val="00F300E0"/>
    <w:rsid w:val="00F30FF9"/>
    <w:rsid w:val="00F315F3"/>
    <w:rsid w:val="00F32693"/>
    <w:rsid w:val="00F33226"/>
    <w:rsid w:val="00F333EF"/>
    <w:rsid w:val="00F33523"/>
    <w:rsid w:val="00F340F6"/>
    <w:rsid w:val="00F34BE7"/>
    <w:rsid w:val="00F34FF6"/>
    <w:rsid w:val="00F3514A"/>
    <w:rsid w:val="00F358DD"/>
    <w:rsid w:val="00F36634"/>
    <w:rsid w:val="00F367FB"/>
    <w:rsid w:val="00F3708F"/>
    <w:rsid w:val="00F37430"/>
    <w:rsid w:val="00F37CA3"/>
    <w:rsid w:val="00F37F10"/>
    <w:rsid w:val="00F405A3"/>
    <w:rsid w:val="00F40BAB"/>
    <w:rsid w:val="00F40FFB"/>
    <w:rsid w:val="00F410D4"/>
    <w:rsid w:val="00F4138A"/>
    <w:rsid w:val="00F414DA"/>
    <w:rsid w:val="00F41731"/>
    <w:rsid w:val="00F4176F"/>
    <w:rsid w:val="00F41C08"/>
    <w:rsid w:val="00F41E1D"/>
    <w:rsid w:val="00F4217A"/>
    <w:rsid w:val="00F422E8"/>
    <w:rsid w:val="00F439DD"/>
    <w:rsid w:val="00F439FB"/>
    <w:rsid w:val="00F43A18"/>
    <w:rsid w:val="00F43AAD"/>
    <w:rsid w:val="00F44D63"/>
    <w:rsid w:val="00F45022"/>
    <w:rsid w:val="00F45243"/>
    <w:rsid w:val="00F454D5"/>
    <w:rsid w:val="00F45593"/>
    <w:rsid w:val="00F45918"/>
    <w:rsid w:val="00F45EC4"/>
    <w:rsid w:val="00F4619B"/>
    <w:rsid w:val="00F46995"/>
    <w:rsid w:val="00F46C62"/>
    <w:rsid w:val="00F46D7D"/>
    <w:rsid w:val="00F47532"/>
    <w:rsid w:val="00F50383"/>
    <w:rsid w:val="00F506F5"/>
    <w:rsid w:val="00F50ECA"/>
    <w:rsid w:val="00F51050"/>
    <w:rsid w:val="00F513C8"/>
    <w:rsid w:val="00F5238D"/>
    <w:rsid w:val="00F525ED"/>
    <w:rsid w:val="00F52958"/>
    <w:rsid w:val="00F52BE8"/>
    <w:rsid w:val="00F52CFA"/>
    <w:rsid w:val="00F53BB2"/>
    <w:rsid w:val="00F53FDE"/>
    <w:rsid w:val="00F542DB"/>
    <w:rsid w:val="00F545E8"/>
    <w:rsid w:val="00F54B83"/>
    <w:rsid w:val="00F5598A"/>
    <w:rsid w:val="00F5642B"/>
    <w:rsid w:val="00F5691B"/>
    <w:rsid w:val="00F5714F"/>
    <w:rsid w:val="00F578C3"/>
    <w:rsid w:val="00F6027C"/>
    <w:rsid w:val="00F60379"/>
    <w:rsid w:val="00F60564"/>
    <w:rsid w:val="00F60A15"/>
    <w:rsid w:val="00F60DF9"/>
    <w:rsid w:val="00F61385"/>
    <w:rsid w:val="00F617A3"/>
    <w:rsid w:val="00F61FA6"/>
    <w:rsid w:val="00F621A3"/>
    <w:rsid w:val="00F62C33"/>
    <w:rsid w:val="00F6324A"/>
    <w:rsid w:val="00F63680"/>
    <w:rsid w:val="00F63A3F"/>
    <w:rsid w:val="00F6461B"/>
    <w:rsid w:val="00F64850"/>
    <w:rsid w:val="00F66556"/>
    <w:rsid w:val="00F66F36"/>
    <w:rsid w:val="00F6706C"/>
    <w:rsid w:val="00F67767"/>
    <w:rsid w:val="00F677D1"/>
    <w:rsid w:val="00F67AA7"/>
    <w:rsid w:val="00F70C1F"/>
    <w:rsid w:val="00F70F52"/>
    <w:rsid w:val="00F7107C"/>
    <w:rsid w:val="00F711AF"/>
    <w:rsid w:val="00F715F4"/>
    <w:rsid w:val="00F73140"/>
    <w:rsid w:val="00F7335B"/>
    <w:rsid w:val="00F7342A"/>
    <w:rsid w:val="00F73A69"/>
    <w:rsid w:val="00F73CAF"/>
    <w:rsid w:val="00F74423"/>
    <w:rsid w:val="00F74667"/>
    <w:rsid w:val="00F756A9"/>
    <w:rsid w:val="00F75E0E"/>
    <w:rsid w:val="00F762D7"/>
    <w:rsid w:val="00F7694C"/>
    <w:rsid w:val="00F76CAE"/>
    <w:rsid w:val="00F772AE"/>
    <w:rsid w:val="00F77787"/>
    <w:rsid w:val="00F80058"/>
    <w:rsid w:val="00F80795"/>
    <w:rsid w:val="00F80AE4"/>
    <w:rsid w:val="00F80EB1"/>
    <w:rsid w:val="00F81430"/>
    <w:rsid w:val="00F822AD"/>
    <w:rsid w:val="00F8236F"/>
    <w:rsid w:val="00F823C0"/>
    <w:rsid w:val="00F82FD8"/>
    <w:rsid w:val="00F830C2"/>
    <w:rsid w:val="00F8384A"/>
    <w:rsid w:val="00F849EC"/>
    <w:rsid w:val="00F85F82"/>
    <w:rsid w:val="00F86096"/>
    <w:rsid w:val="00F870DC"/>
    <w:rsid w:val="00F906A8"/>
    <w:rsid w:val="00F90E1F"/>
    <w:rsid w:val="00F92706"/>
    <w:rsid w:val="00F93D78"/>
    <w:rsid w:val="00F93DFF"/>
    <w:rsid w:val="00F94467"/>
    <w:rsid w:val="00F94AD4"/>
    <w:rsid w:val="00F955B0"/>
    <w:rsid w:val="00F959B2"/>
    <w:rsid w:val="00F95D65"/>
    <w:rsid w:val="00F95E06"/>
    <w:rsid w:val="00F96121"/>
    <w:rsid w:val="00F96808"/>
    <w:rsid w:val="00F97EA9"/>
    <w:rsid w:val="00FA1113"/>
    <w:rsid w:val="00FA118F"/>
    <w:rsid w:val="00FA1279"/>
    <w:rsid w:val="00FA277E"/>
    <w:rsid w:val="00FA2D62"/>
    <w:rsid w:val="00FA2F0E"/>
    <w:rsid w:val="00FA34A6"/>
    <w:rsid w:val="00FA450C"/>
    <w:rsid w:val="00FA45F8"/>
    <w:rsid w:val="00FA473E"/>
    <w:rsid w:val="00FA4B8A"/>
    <w:rsid w:val="00FA4ED1"/>
    <w:rsid w:val="00FA50A8"/>
    <w:rsid w:val="00FA55CA"/>
    <w:rsid w:val="00FA5AD6"/>
    <w:rsid w:val="00FA5CE6"/>
    <w:rsid w:val="00FA64D7"/>
    <w:rsid w:val="00FA6861"/>
    <w:rsid w:val="00FA6993"/>
    <w:rsid w:val="00FA7183"/>
    <w:rsid w:val="00FA7C6D"/>
    <w:rsid w:val="00FB0CC3"/>
    <w:rsid w:val="00FB218B"/>
    <w:rsid w:val="00FB3D04"/>
    <w:rsid w:val="00FB3D52"/>
    <w:rsid w:val="00FB3DC2"/>
    <w:rsid w:val="00FB44A1"/>
    <w:rsid w:val="00FB4B4C"/>
    <w:rsid w:val="00FB5C1A"/>
    <w:rsid w:val="00FB64A8"/>
    <w:rsid w:val="00FB74E4"/>
    <w:rsid w:val="00FC04C1"/>
    <w:rsid w:val="00FC0C22"/>
    <w:rsid w:val="00FC148A"/>
    <w:rsid w:val="00FC1A1C"/>
    <w:rsid w:val="00FC236B"/>
    <w:rsid w:val="00FC2881"/>
    <w:rsid w:val="00FC28A7"/>
    <w:rsid w:val="00FC2EC4"/>
    <w:rsid w:val="00FC32C7"/>
    <w:rsid w:val="00FC46B1"/>
    <w:rsid w:val="00FC505B"/>
    <w:rsid w:val="00FC5C8D"/>
    <w:rsid w:val="00FC5F12"/>
    <w:rsid w:val="00FC6F77"/>
    <w:rsid w:val="00FC72F5"/>
    <w:rsid w:val="00FC788E"/>
    <w:rsid w:val="00FC7C5F"/>
    <w:rsid w:val="00FD0456"/>
    <w:rsid w:val="00FD0984"/>
    <w:rsid w:val="00FD0F5A"/>
    <w:rsid w:val="00FD1165"/>
    <w:rsid w:val="00FD13E5"/>
    <w:rsid w:val="00FD16E5"/>
    <w:rsid w:val="00FD235E"/>
    <w:rsid w:val="00FD31A4"/>
    <w:rsid w:val="00FD32DD"/>
    <w:rsid w:val="00FD472C"/>
    <w:rsid w:val="00FD52E7"/>
    <w:rsid w:val="00FD533B"/>
    <w:rsid w:val="00FD62E0"/>
    <w:rsid w:val="00FD642D"/>
    <w:rsid w:val="00FD6AA4"/>
    <w:rsid w:val="00FD7FB9"/>
    <w:rsid w:val="00FE01F3"/>
    <w:rsid w:val="00FE0302"/>
    <w:rsid w:val="00FE07D1"/>
    <w:rsid w:val="00FE0E6A"/>
    <w:rsid w:val="00FE12CD"/>
    <w:rsid w:val="00FE149A"/>
    <w:rsid w:val="00FE14E6"/>
    <w:rsid w:val="00FE1C36"/>
    <w:rsid w:val="00FE2E3F"/>
    <w:rsid w:val="00FE2F92"/>
    <w:rsid w:val="00FE3A35"/>
    <w:rsid w:val="00FE4CCC"/>
    <w:rsid w:val="00FE5F67"/>
    <w:rsid w:val="00FE6D2D"/>
    <w:rsid w:val="00FE7427"/>
    <w:rsid w:val="00FE7667"/>
    <w:rsid w:val="00FE7766"/>
    <w:rsid w:val="00FF169E"/>
    <w:rsid w:val="00FF1F3A"/>
    <w:rsid w:val="00FF3DB5"/>
    <w:rsid w:val="00FF3E29"/>
    <w:rsid w:val="00FF530C"/>
    <w:rsid w:val="00FF53D0"/>
    <w:rsid w:val="00FF57F5"/>
    <w:rsid w:val="00FF59C2"/>
    <w:rsid w:val="00FF5B1C"/>
    <w:rsid w:val="00FF5B2A"/>
    <w:rsid w:val="00FF5C81"/>
    <w:rsid w:val="00FF67DD"/>
    <w:rsid w:val="00FF6A44"/>
    <w:rsid w:val="00FF6D95"/>
    <w:rsid w:val="00FF735A"/>
    <w:rsid w:val="00FF772D"/>
    <w:rsid w:val="01013969"/>
    <w:rsid w:val="010351AA"/>
    <w:rsid w:val="010827C0"/>
    <w:rsid w:val="010A5BE4"/>
    <w:rsid w:val="011075BE"/>
    <w:rsid w:val="01120D66"/>
    <w:rsid w:val="01185252"/>
    <w:rsid w:val="011A50BD"/>
    <w:rsid w:val="01203FAE"/>
    <w:rsid w:val="01281102"/>
    <w:rsid w:val="01612F50"/>
    <w:rsid w:val="01613BAE"/>
    <w:rsid w:val="01616482"/>
    <w:rsid w:val="0167398B"/>
    <w:rsid w:val="0168325F"/>
    <w:rsid w:val="01691177"/>
    <w:rsid w:val="017421A9"/>
    <w:rsid w:val="01910FB1"/>
    <w:rsid w:val="01A9669A"/>
    <w:rsid w:val="01AB1743"/>
    <w:rsid w:val="01C6045C"/>
    <w:rsid w:val="01CA1CC6"/>
    <w:rsid w:val="01D7779C"/>
    <w:rsid w:val="01D803E5"/>
    <w:rsid w:val="01D866D8"/>
    <w:rsid w:val="01DE5738"/>
    <w:rsid w:val="01DE7F0C"/>
    <w:rsid w:val="01E21263"/>
    <w:rsid w:val="01E52A8F"/>
    <w:rsid w:val="01EE1D56"/>
    <w:rsid w:val="01F02D0E"/>
    <w:rsid w:val="01F5119F"/>
    <w:rsid w:val="01F87328"/>
    <w:rsid w:val="02017E38"/>
    <w:rsid w:val="02020499"/>
    <w:rsid w:val="0202431F"/>
    <w:rsid w:val="020473FF"/>
    <w:rsid w:val="02155830"/>
    <w:rsid w:val="021A2AF4"/>
    <w:rsid w:val="021D0BDF"/>
    <w:rsid w:val="02221C21"/>
    <w:rsid w:val="022618D2"/>
    <w:rsid w:val="02280D2E"/>
    <w:rsid w:val="02357334"/>
    <w:rsid w:val="023959F9"/>
    <w:rsid w:val="02421D02"/>
    <w:rsid w:val="024A4003"/>
    <w:rsid w:val="024B7148"/>
    <w:rsid w:val="025263E9"/>
    <w:rsid w:val="025D4572"/>
    <w:rsid w:val="02640F42"/>
    <w:rsid w:val="02661CB5"/>
    <w:rsid w:val="026C42E6"/>
    <w:rsid w:val="026F5865"/>
    <w:rsid w:val="02782212"/>
    <w:rsid w:val="02830A20"/>
    <w:rsid w:val="02890E5B"/>
    <w:rsid w:val="028C3C54"/>
    <w:rsid w:val="0297355C"/>
    <w:rsid w:val="02A345A1"/>
    <w:rsid w:val="02AC35A7"/>
    <w:rsid w:val="02B25FDE"/>
    <w:rsid w:val="02B901FB"/>
    <w:rsid w:val="02C8123A"/>
    <w:rsid w:val="02D93640"/>
    <w:rsid w:val="02D94F8A"/>
    <w:rsid w:val="02EB0D52"/>
    <w:rsid w:val="02EF0084"/>
    <w:rsid w:val="02F02527"/>
    <w:rsid w:val="02F54FC6"/>
    <w:rsid w:val="02FC2014"/>
    <w:rsid w:val="03066110"/>
    <w:rsid w:val="03084977"/>
    <w:rsid w:val="03103BAE"/>
    <w:rsid w:val="03111CFC"/>
    <w:rsid w:val="03165668"/>
    <w:rsid w:val="031A67DB"/>
    <w:rsid w:val="03234BD9"/>
    <w:rsid w:val="034E4DF6"/>
    <w:rsid w:val="03504567"/>
    <w:rsid w:val="03546191"/>
    <w:rsid w:val="0359026B"/>
    <w:rsid w:val="035D1BC7"/>
    <w:rsid w:val="03622170"/>
    <w:rsid w:val="036847FE"/>
    <w:rsid w:val="03685564"/>
    <w:rsid w:val="037136C1"/>
    <w:rsid w:val="03736719"/>
    <w:rsid w:val="038C5BBB"/>
    <w:rsid w:val="038F0169"/>
    <w:rsid w:val="03922815"/>
    <w:rsid w:val="03964DE9"/>
    <w:rsid w:val="039F2581"/>
    <w:rsid w:val="03A26EFC"/>
    <w:rsid w:val="03A3254F"/>
    <w:rsid w:val="03BF5F26"/>
    <w:rsid w:val="03C66727"/>
    <w:rsid w:val="03CF3A36"/>
    <w:rsid w:val="03D44F38"/>
    <w:rsid w:val="03EE2297"/>
    <w:rsid w:val="03F13D7C"/>
    <w:rsid w:val="03F86F39"/>
    <w:rsid w:val="04027CE5"/>
    <w:rsid w:val="04041965"/>
    <w:rsid w:val="0407062F"/>
    <w:rsid w:val="040C0819"/>
    <w:rsid w:val="040C6A6B"/>
    <w:rsid w:val="040E22E0"/>
    <w:rsid w:val="04126810"/>
    <w:rsid w:val="04131BA8"/>
    <w:rsid w:val="04163446"/>
    <w:rsid w:val="041734FF"/>
    <w:rsid w:val="041A749D"/>
    <w:rsid w:val="041B6CAE"/>
    <w:rsid w:val="041F6178"/>
    <w:rsid w:val="0422003D"/>
    <w:rsid w:val="043019E1"/>
    <w:rsid w:val="04325800"/>
    <w:rsid w:val="043B0A93"/>
    <w:rsid w:val="0441206A"/>
    <w:rsid w:val="04490397"/>
    <w:rsid w:val="0449389B"/>
    <w:rsid w:val="044E0E32"/>
    <w:rsid w:val="044F073B"/>
    <w:rsid w:val="04642403"/>
    <w:rsid w:val="046441B2"/>
    <w:rsid w:val="04770944"/>
    <w:rsid w:val="04834852"/>
    <w:rsid w:val="04880639"/>
    <w:rsid w:val="04941B8E"/>
    <w:rsid w:val="049934A6"/>
    <w:rsid w:val="049D0D5C"/>
    <w:rsid w:val="04A31D99"/>
    <w:rsid w:val="04A94F17"/>
    <w:rsid w:val="04B71698"/>
    <w:rsid w:val="04BA0B22"/>
    <w:rsid w:val="04BF57BC"/>
    <w:rsid w:val="04BF6B04"/>
    <w:rsid w:val="04D15392"/>
    <w:rsid w:val="04D2139F"/>
    <w:rsid w:val="04D26C86"/>
    <w:rsid w:val="04D779C4"/>
    <w:rsid w:val="04DA4824"/>
    <w:rsid w:val="04E51A69"/>
    <w:rsid w:val="04EB44A1"/>
    <w:rsid w:val="04ED4016"/>
    <w:rsid w:val="04F021B3"/>
    <w:rsid w:val="051668EE"/>
    <w:rsid w:val="051F457C"/>
    <w:rsid w:val="05291768"/>
    <w:rsid w:val="052E510C"/>
    <w:rsid w:val="05344723"/>
    <w:rsid w:val="05395541"/>
    <w:rsid w:val="05405D29"/>
    <w:rsid w:val="05526700"/>
    <w:rsid w:val="05594913"/>
    <w:rsid w:val="05612596"/>
    <w:rsid w:val="0561365A"/>
    <w:rsid w:val="05624C7B"/>
    <w:rsid w:val="05667979"/>
    <w:rsid w:val="056D15BA"/>
    <w:rsid w:val="05737EB3"/>
    <w:rsid w:val="05774272"/>
    <w:rsid w:val="058712FA"/>
    <w:rsid w:val="05872659"/>
    <w:rsid w:val="058E535E"/>
    <w:rsid w:val="0591506E"/>
    <w:rsid w:val="05971D90"/>
    <w:rsid w:val="059E2B44"/>
    <w:rsid w:val="05AF5CB4"/>
    <w:rsid w:val="05BE3D95"/>
    <w:rsid w:val="05D24255"/>
    <w:rsid w:val="05D560B4"/>
    <w:rsid w:val="05DE070A"/>
    <w:rsid w:val="05EC29D9"/>
    <w:rsid w:val="05ED7E8F"/>
    <w:rsid w:val="05F46E41"/>
    <w:rsid w:val="05F54C08"/>
    <w:rsid w:val="0602300E"/>
    <w:rsid w:val="06053772"/>
    <w:rsid w:val="06065E60"/>
    <w:rsid w:val="06102631"/>
    <w:rsid w:val="06103048"/>
    <w:rsid w:val="0613062B"/>
    <w:rsid w:val="06156090"/>
    <w:rsid w:val="061C5ADB"/>
    <w:rsid w:val="06252B82"/>
    <w:rsid w:val="0628322A"/>
    <w:rsid w:val="062E6729"/>
    <w:rsid w:val="062E6941"/>
    <w:rsid w:val="062F18AD"/>
    <w:rsid w:val="06430B37"/>
    <w:rsid w:val="064C1368"/>
    <w:rsid w:val="064C5DF2"/>
    <w:rsid w:val="064E138F"/>
    <w:rsid w:val="06510766"/>
    <w:rsid w:val="06587D46"/>
    <w:rsid w:val="066E7569"/>
    <w:rsid w:val="068B4E4C"/>
    <w:rsid w:val="069D13AE"/>
    <w:rsid w:val="069E1939"/>
    <w:rsid w:val="06BB3C48"/>
    <w:rsid w:val="06C53D43"/>
    <w:rsid w:val="06C83DCE"/>
    <w:rsid w:val="06CD00D8"/>
    <w:rsid w:val="06D569CC"/>
    <w:rsid w:val="06DA7CCC"/>
    <w:rsid w:val="06F652BC"/>
    <w:rsid w:val="06F97061"/>
    <w:rsid w:val="06FA11B6"/>
    <w:rsid w:val="06FB0B26"/>
    <w:rsid w:val="06FF0418"/>
    <w:rsid w:val="07072C1C"/>
    <w:rsid w:val="070E3C35"/>
    <w:rsid w:val="07100B19"/>
    <w:rsid w:val="071C5026"/>
    <w:rsid w:val="071D4AEC"/>
    <w:rsid w:val="071F7C84"/>
    <w:rsid w:val="072950F8"/>
    <w:rsid w:val="073C140C"/>
    <w:rsid w:val="073C7929"/>
    <w:rsid w:val="073F7538"/>
    <w:rsid w:val="07447902"/>
    <w:rsid w:val="0759530C"/>
    <w:rsid w:val="076B6490"/>
    <w:rsid w:val="076C1843"/>
    <w:rsid w:val="076C7DDB"/>
    <w:rsid w:val="07726747"/>
    <w:rsid w:val="07750484"/>
    <w:rsid w:val="07751E28"/>
    <w:rsid w:val="0775612A"/>
    <w:rsid w:val="077C3287"/>
    <w:rsid w:val="07A1581C"/>
    <w:rsid w:val="07B0551C"/>
    <w:rsid w:val="07B76F2C"/>
    <w:rsid w:val="07BD3C84"/>
    <w:rsid w:val="07C0240C"/>
    <w:rsid w:val="07CF5DE6"/>
    <w:rsid w:val="07D541FC"/>
    <w:rsid w:val="07E17BF5"/>
    <w:rsid w:val="07E43D31"/>
    <w:rsid w:val="07E738A1"/>
    <w:rsid w:val="07E740B7"/>
    <w:rsid w:val="07F452BA"/>
    <w:rsid w:val="07F456C4"/>
    <w:rsid w:val="07F8733B"/>
    <w:rsid w:val="07F92E63"/>
    <w:rsid w:val="07FE662B"/>
    <w:rsid w:val="080261BB"/>
    <w:rsid w:val="080C7C8D"/>
    <w:rsid w:val="08105EEC"/>
    <w:rsid w:val="082362A5"/>
    <w:rsid w:val="08251306"/>
    <w:rsid w:val="08265A7E"/>
    <w:rsid w:val="083532CF"/>
    <w:rsid w:val="08362309"/>
    <w:rsid w:val="083E0138"/>
    <w:rsid w:val="08470072"/>
    <w:rsid w:val="084A7168"/>
    <w:rsid w:val="0860382B"/>
    <w:rsid w:val="0875071D"/>
    <w:rsid w:val="087F65AC"/>
    <w:rsid w:val="08815F33"/>
    <w:rsid w:val="088509DB"/>
    <w:rsid w:val="089E2884"/>
    <w:rsid w:val="08AC6B14"/>
    <w:rsid w:val="08B001DD"/>
    <w:rsid w:val="08B3102B"/>
    <w:rsid w:val="08B56E85"/>
    <w:rsid w:val="08BD20E2"/>
    <w:rsid w:val="08BF7780"/>
    <w:rsid w:val="08D052BE"/>
    <w:rsid w:val="08EB202D"/>
    <w:rsid w:val="08EB775F"/>
    <w:rsid w:val="08EC4621"/>
    <w:rsid w:val="08ED16A3"/>
    <w:rsid w:val="08EE6740"/>
    <w:rsid w:val="08F314FC"/>
    <w:rsid w:val="08FF27BE"/>
    <w:rsid w:val="08FF4D54"/>
    <w:rsid w:val="0900155A"/>
    <w:rsid w:val="09042B0A"/>
    <w:rsid w:val="091144FF"/>
    <w:rsid w:val="09165A39"/>
    <w:rsid w:val="0923288D"/>
    <w:rsid w:val="09243B73"/>
    <w:rsid w:val="093D0003"/>
    <w:rsid w:val="09456567"/>
    <w:rsid w:val="09734E97"/>
    <w:rsid w:val="09750C0F"/>
    <w:rsid w:val="097E055B"/>
    <w:rsid w:val="097F26F8"/>
    <w:rsid w:val="097F7515"/>
    <w:rsid w:val="09880942"/>
    <w:rsid w:val="098A14D6"/>
    <w:rsid w:val="09916F72"/>
    <w:rsid w:val="0995461A"/>
    <w:rsid w:val="099B475C"/>
    <w:rsid w:val="099E2F51"/>
    <w:rsid w:val="09A6497D"/>
    <w:rsid w:val="09AE590D"/>
    <w:rsid w:val="09AE71E6"/>
    <w:rsid w:val="09B6581F"/>
    <w:rsid w:val="09B97777"/>
    <w:rsid w:val="09D41DD9"/>
    <w:rsid w:val="09D42B91"/>
    <w:rsid w:val="09E207DA"/>
    <w:rsid w:val="09F75EDC"/>
    <w:rsid w:val="0A066545"/>
    <w:rsid w:val="0A1B3D90"/>
    <w:rsid w:val="0A2E773B"/>
    <w:rsid w:val="0A346C4C"/>
    <w:rsid w:val="0A377EFB"/>
    <w:rsid w:val="0A4B2C2C"/>
    <w:rsid w:val="0A587D16"/>
    <w:rsid w:val="0A5A5443"/>
    <w:rsid w:val="0A626C3F"/>
    <w:rsid w:val="0A8A2498"/>
    <w:rsid w:val="0A8D0FB2"/>
    <w:rsid w:val="0AB622C0"/>
    <w:rsid w:val="0ABC1F55"/>
    <w:rsid w:val="0AC9745B"/>
    <w:rsid w:val="0ADF0A3B"/>
    <w:rsid w:val="0AE2031D"/>
    <w:rsid w:val="0AEE6E9A"/>
    <w:rsid w:val="0AEF0C57"/>
    <w:rsid w:val="0AF5733F"/>
    <w:rsid w:val="0AFC04FC"/>
    <w:rsid w:val="0B014904"/>
    <w:rsid w:val="0B0C10FF"/>
    <w:rsid w:val="0B0D2617"/>
    <w:rsid w:val="0B116715"/>
    <w:rsid w:val="0B131714"/>
    <w:rsid w:val="0B1524CF"/>
    <w:rsid w:val="0B192D02"/>
    <w:rsid w:val="0B20193E"/>
    <w:rsid w:val="0B21104E"/>
    <w:rsid w:val="0B280BE4"/>
    <w:rsid w:val="0B2C17A1"/>
    <w:rsid w:val="0B2C6EE9"/>
    <w:rsid w:val="0B307BE6"/>
    <w:rsid w:val="0B392CD3"/>
    <w:rsid w:val="0B4145FD"/>
    <w:rsid w:val="0B4B1C27"/>
    <w:rsid w:val="0B4D4CDF"/>
    <w:rsid w:val="0B4E1BB9"/>
    <w:rsid w:val="0B4E431B"/>
    <w:rsid w:val="0B534F80"/>
    <w:rsid w:val="0B5E39EC"/>
    <w:rsid w:val="0B770C6E"/>
    <w:rsid w:val="0B877424"/>
    <w:rsid w:val="0B8D7F74"/>
    <w:rsid w:val="0B994EFF"/>
    <w:rsid w:val="0B9E432D"/>
    <w:rsid w:val="0BA24517"/>
    <w:rsid w:val="0BA57FC3"/>
    <w:rsid w:val="0BAA44F9"/>
    <w:rsid w:val="0BB80354"/>
    <w:rsid w:val="0BB9041D"/>
    <w:rsid w:val="0BB9295D"/>
    <w:rsid w:val="0BBA4339"/>
    <w:rsid w:val="0BBC18E5"/>
    <w:rsid w:val="0BC418D0"/>
    <w:rsid w:val="0BCC5998"/>
    <w:rsid w:val="0BDB28FF"/>
    <w:rsid w:val="0BDF05C2"/>
    <w:rsid w:val="0BF5318D"/>
    <w:rsid w:val="0BFB3958"/>
    <w:rsid w:val="0BFC1911"/>
    <w:rsid w:val="0C0B0F6E"/>
    <w:rsid w:val="0C0E6CF1"/>
    <w:rsid w:val="0C1B7F0A"/>
    <w:rsid w:val="0C22507E"/>
    <w:rsid w:val="0C4D19CF"/>
    <w:rsid w:val="0C4F4897"/>
    <w:rsid w:val="0C5752E6"/>
    <w:rsid w:val="0C5A6B3A"/>
    <w:rsid w:val="0C6E3DBC"/>
    <w:rsid w:val="0C741267"/>
    <w:rsid w:val="0C7622C0"/>
    <w:rsid w:val="0C7E7DDA"/>
    <w:rsid w:val="0C823ECF"/>
    <w:rsid w:val="0C8E496B"/>
    <w:rsid w:val="0C8F6236"/>
    <w:rsid w:val="0C9C25DF"/>
    <w:rsid w:val="0C9E02EB"/>
    <w:rsid w:val="0CA21D1B"/>
    <w:rsid w:val="0CCB6B37"/>
    <w:rsid w:val="0CD040BF"/>
    <w:rsid w:val="0CD42F73"/>
    <w:rsid w:val="0CDF2E3C"/>
    <w:rsid w:val="0CEE4F60"/>
    <w:rsid w:val="0CF736F8"/>
    <w:rsid w:val="0CFD6CC0"/>
    <w:rsid w:val="0D072871"/>
    <w:rsid w:val="0D1259A0"/>
    <w:rsid w:val="0D147C26"/>
    <w:rsid w:val="0D1E6D46"/>
    <w:rsid w:val="0D3B5CCB"/>
    <w:rsid w:val="0D414DE5"/>
    <w:rsid w:val="0D4C2C2C"/>
    <w:rsid w:val="0D4D1FE1"/>
    <w:rsid w:val="0D520F45"/>
    <w:rsid w:val="0D563564"/>
    <w:rsid w:val="0D58062B"/>
    <w:rsid w:val="0D5D2CA0"/>
    <w:rsid w:val="0D5E2FCB"/>
    <w:rsid w:val="0D6902D0"/>
    <w:rsid w:val="0D6D3B9F"/>
    <w:rsid w:val="0D807E87"/>
    <w:rsid w:val="0D824D64"/>
    <w:rsid w:val="0D870F11"/>
    <w:rsid w:val="0D87281A"/>
    <w:rsid w:val="0D957AD2"/>
    <w:rsid w:val="0D9C2701"/>
    <w:rsid w:val="0DA25D4B"/>
    <w:rsid w:val="0DA31CF5"/>
    <w:rsid w:val="0DB8536C"/>
    <w:rsid w:val="0DBF28E3"/>
    <w:rsid w:val="0DC664D3"/>
    <w:rsid w:val="0DCB34F3"/>
    <w:rsid w:val="0DD05999"/>
    <w:rsid w:val="0DD71E98"/>
    <w:rsid w:val="0DDC5E25"/>
    <w:rsid w:val="0DE0730F"/>
    <w:rsid w:val="0DE64CE3"/>
    <w:rsid w:val="0DF13A98"/>
    <w:rsid w:val="0E0B74C1"/>
    <w:rsid w:val="0E100F06"/>
    <w:rsid w:val="0E1A5AB2"/>
    <w:rsid w:val="0E202E26"/>
    <w:rsid w:val="0E2350DD"/>
    <w:rsid w:val="0E3A0973"/>
    <w:rsid w:val="0E48210F"/>
    <w:rsid w:val="0E5B1BFF"/>
    <w:rsid w:val="0E6F213A"/>
    <w:rsid w:val="0E6F3E7F"/>
    <w:rsid w:val="0E727C2C"/>
    <w:rsid w:val="0E867E07"/>
    <w:rsid w:val="0EAE6492"/>
    <w:rsid w:val="0EB011C9"/>
    <w:rsid w:val="0EBD48B9"/>
    <w:rsid w:val="0EC86E51"/>
    <w:rsid w:val="0ECF0DC1"/>
    <w:rsid w:val="0ECF7EA2"/>
    <w:rsid w:val="0EE4051B"/>
    <w:rsid w:val="0EEA5C75"/>
    <w:rsid w:val="0EED4FC4"/>
    <w:rsid w:val="0F190E73"/>
    <w:rsid w:val="0F223EFD"/>
    <w:rsid w:val="0F2A1DB8"/>
    <w:rsid w:val="0F303926"/>
    <w:rsid w:val="0F327EFF"/>
    <w:rsid w:val="0F3865D0"/>
    <w:rsid w:val="0F3B06F6"/>
    <w:rsid w:val="0F612E52"/>
    <w:rsid w:val="0F6459AD"/>
    <w:rsid w:val="0F660383"/>
    <w:rsid w:val="0F703814"/>
    <w:rsid w:val="0F7F7EC4"/>
    <w:rsid w:val="0F803E6A"/>
    <w:rsid w:val="0F8701A1"/>
    <w:rsid w:val="0F873473"/>
    <w:rsid w:val="0F895414"/>
    <w:rsid w:val="0F8D1050"/>
    <w:rsid w:val="0F8E0EAD"/>
    <w:rsid w:val="0F8E48C5"/>
    <w:rsid w:val="0F93461D"/>
    <w:rsid w:val="0F975F5C"/>
    <w:rsid w:val="0F996340"/>
    <w:rsid w:val="0F996EDC"/>
    <w:rsid w:val="0F9A235F"/>
    <w:rsid w:val="0F9A36F1"/>
    <w:rsid w:val="0FAE7EA5"/>
    <w:rsid w:val="0FB32B97"/>
    <w:rsid w:val="0FBA4841"/>
    <w:rsid w:val="0FBA5517"/>
    <w:rsid w:val="0FC24B2A"/>
    <w:rsid w:val="0FCB0725"/>
    <w:rsid w:val="0FDC3796"/>
    <w:rsid w:val="10123F05"/>
    <w:rsid w:val="102A5F10"/>
    <w:rsid w:val="102C0AF8"/>
    <w:rsid w:val="10353979"/>
    <w:rsid w:val="10382256"/>
    <w:rsid w:val="105052DD"/>
    <w:rsid w:val="108375FC"/>
    <w:rsid w:val="109041A4"/>
    <w:rsid w:val="10947BCD"/>
    <w:rsid w:val="10B13A95"/>
    <w:rsid w:val="10BB094D"/>
    <w:rsid w:val="10C57DDF"/>
    <w:rsid w:val="10C85D13"/>
    <w:rsid w:val="10CD7616"/>
    <w:rsid w:val="10D17073"/>
    <w:rsid w:val="10D92623"/>
    <w:rsid w:val="10D963D6"/>
    <w:rsid w:val="10DB2AF7"/>
    <w:rsid w:val="10E01568"/>
    <w:rsid w:val="10FE5EC7"/>
    <w:rsid w:val="11074996"/>
    <w:rsid w:val="110C7189"/>
    <w:rsid w:val="110E2A64"/>
    <w:rsid w:val="11106802"/>
    <w:rsid w:val="111972B3"/>
    <w:rsid w:val="113030D4"/>
    <w:rsid w:val="113063FB"/>
    <w:rsid w:val="113D0A59"/>
    <w:rsid w:val="1145536B"/>
    <w:rsid w:val="11481170"/>
    <w:rsid w:val="1156621F"/>
    <w:rsid w:val="1158006E"/>
    <w:rsid w:val="115D613B"/>
    <w:rsid w:val="115E0FD5"/>
    <w:rsid w:val="116025EA"/>
    <w:rsid w:val="11660E72"/>
    <w:rsid w:val="117C0089"/>
    <w:rsid w:val="1187626E"/>
    <w:rsid w:val="11890123"/>
    <w:rsid w:val="11987451"/>
    <w:rsid w:val="11A7757F"/>
    <w:rsid w:val="11AA03E2"/>
    <w:rsid w:val="11AC5A93"/>
    <w:rsid w:val="11B17BA8"/>
    <w:rsid w:val="11B83562"/>
    <w:rsid w:val="11C20257"/>
    <w:rsid w:val="11C33341"/>
    <w:rsid w:val="11C52008"/>
    <w:rsid w:val="11D305D1"/>
    <w:rsid w:val="11E520B3"/>
    <w:rsid w:val="11EF4E3D"/>
    <w:rsid w:val="11F4064C"/>
    <w:rsid w:val="11F651C9"/>
    <w:rsid w:val="11FC3C7B"/>
    <w:rsid w:val="12011292"/>
    <w:rsid w:val="120E1C01"/>
    <w:rsid w:val="120F002C"/>
    <w:rsid w:val="12107088"/>
    <w:rsid w:val="12144CC9"/>
    <w:rsid w:val="121F0318"/>
    <w:rsid w:val="12224BC8"/>
    <w:rsid w:val="12237E83"/>
    <w:rsid w:val="1232263A"/>
    <w:rsid w:val="12497F7C"/>
    <w:rsid w:val="12511AF0"/>
    <w:rsid w:val="12562452"/>
    <w:rsid w:val="125C0FBF"/>
    <w:rsid w:val="125C233E"/>
    <w:rsid w:val="12624DFB"/>
    <w:rsid w:val="126814CD"/>
    <w:rsid w:val="126B17A0"/>
    <w:rsid w:val="126E21DF"/>
    <w:rsid w:val="12733C8F"/>
    <w:rsid w:val="127C6B6A"/>
    <w:rsid w:val="12960330"/>
    <w:rsid w:val="12986B3C"/>
    <w:rsid w:val="12A32349"/>
    <w:rsid w:val="12B040C6"/>
    <w:rsid w:val="12C2634A"/>
    <w:rsid w:val="12CD16DD"/>
    <w:rsid w:val="12D52D7D"/>
    <w:rsid w:val="12D70244"/>
    <w:rsid w:val="12EF558E"/>
    <w:rsid w:val="12F64B6E"/>
    <w:rsid w:val="12F91A61"/>
    <w:rsid w:val="130720B7"/>
    <w:rsid w:val="130C0B94"/>
    <w:rsid w:val="131014C3"/>
    <w:rsid w:val="13103B73"/>
    <w:rsid w:val="13156536"/>
    <w:rsid w:val="132325C7"/>
    <w:rsid w:val="133C6221"/>
    <w:rsid w:val="134448D1"/>
    <w:rsid w:val="134D0507"/>
    <w:rsid w:val="134E5BBC"/>
    <w:rsid w:val="136E6C03"/>
    <w:rsid w:val="136F7E50"/>
    <w:rsid w:val="137D0057"/>
    <w:rsid w:val="138A5BED"/>
    <w:rsid w:val="13AE3573"/>
    <w:rsid w:val="13AF2996"/>
    <w:rsid w:val="13B15DCE"/>
    <w:rsid w:val="13B82638"/>
    <w:rsid w:val="13BA16DD"/>
    <w:rsid w:val="13BF6733"/>
    <w:rsid w:val="13E24A06"/>
    <w:rsid w:val="13E26EA1"/>
    <w:rsid w:val="13FA2345"/>
    <w:rsid w:val="13FA65E5"/>
    <w:rsid w:val="14062575"/>
    <w:rsid w:val="1420447C"/>
    <w:rsid w:val="14223741"/>
    <w:rsid w:val="14237ABB"/>
    <w:rsid w:val="14260955"/>
    <w:rsid w:val="14460368"/>
    <w:rsid w:val="144A23AA"/>
    <w:rsid w:val="144E7FA2"/>
    <w:rsid w:val="1462755C"/>
    <w:rsid w:val="146303CD"/>
    <w:rsid w:val="14657DD8"/>
    <w:rsid w:val="146B6E96"/>
    <w:rsid w:val="14807D7D"/>
    <w:rsid w:val="149620F5"/>
    <w:rsid w:val="14997EA7"/>
    <w:rsid w:val="149A59E1"/>
    <w:rsid w:val="149D1BB6"/>
    <w:rsid w:val="14B51EF1"/>
    <w:rsid w:val="14B75549"/>
    <w:rsid w:val="14B95C82"/>
    <w:rsid w:val="14BC55E4"/>
    <w:rsid w:val="14C15588"/>
    <w:rsid w:val="14D17327"/>
    <w:rsid w:val="14E3225C"/>
    <w:rsid w:val="14EF6E3E"/>
    <w:rsid w:val="14F37EDA"/>
    <w:rsid w:val="14F606C6"/>
    <w:rsid w:val="15045FF9"/>
    <w:rsid w:val="1507679E"/>
    <w:rsid w:val="15155054"/>
    <w:rsid w:val="15201452"/>
    <w:rsid w:val="15225379"/>
    <w:rsid w:val="1525330E"/>
    <w:rsid w:val="152721B3"/>
    <w:rsid w:val="15287C6E"/>
    <w:rsid w:val="152E242C"/>
    <w:rsid w:val="153442F6"/>
    <w:rsid w:val="1535349E"/>
    <w:rsid w:val="15383B74"/>
    <w:rsid w:val="153B401A"/>
    <w:rsid w:val="15460C6D"/>
    <w:rsid w:val="154E0D1F"/>
    <w:rsid w:val="154E52C9"/>
    <w:rsid w:val="15512530"/>
    <w:rsid w:val="155669E8"/>
    <w:rsid w:val="155B515D"/>
    <w:rsid w:val="15631B0C"/>
    <w:rsid w:val="1566731C"/>
    <w:rsid w:val="156708B4"/>
    <w:rsid w:val="157601E9"/>
    <w:rsid w:val="157F3B52"/>
    <w:rsid w:val="1582093B"/>
    <w:rsid w:val="158346B4"/>
    <w:rsid w:val="158435DC"/>
    <w:rsid w:val="15851D37"/>
    <w:rsid w:val="15990850"/>
    <w:rsid w:val="15992829"/>
    <w:rsid w:val="15A21B9F"/>
    <w:rsid w:val="15B12FCF"/>
    <w:rsid w:val="15BB14BB"/>
    <w:rsid w:val="15C9656A"/>
    <w:rsid w:val="15D4424E"/>
    <w:rsid w:val="15D46772"/>
    <w:rsid w:val="15D7434E"/>
    <w:rsid w:val="15E5591E"/>
    <w:rsid w:val="15E9764C"/>
    <w:rsid w:val="15EA6C1E"/>
    <w:rsid w:val="15EB1CD1"/>
    <w:rsid w:val="15EF2A30"/>
    <w:rsid w:val="160352E8"/>
    <w:rsid w:val="160357FD"/>
    <w:rsid w:val="160B7F78"/>
    <w:rsid w:val="16152206"/>
    <w:rsid w:val="162476F9"/>
    <w:rsid w:val="1628562F"/>
    <w:rsid w:val="16293E45"/>
    <w:rsid w:val="1629525B"/>
    <w:rsid w:val="162D6F61"/>
    <w:rsid w:val="16313D3B"/>
    <w:rsid w:val="163E4385"/>
    <w:rsid w:val="164E16F6"/>
    <w:rsid w:val="16551D5C"/>
    <w:rsid w:val="165F4FA1"/>
    <w:rsid w:val="16613340"/>
    <w:rsid w:val="16617E8C"/>
    <w:rsid w:val="166B13D0"/>
    <w:rsid w:val="166E1CA1"/>
    <w:rsid w:val="168166AA"/>
    <w:rsid w:val="16900E36"/>
    <w:rsid w:val="16AB2114"/>
    <w:rsid w:val="16B14FD9"/>
    <w:rsid w:val="16B72867"/>
    <w:rsid w:val="16BA4105"/>
    <w:rsid w:val="16C9018E"/>
    <w:rsid w:val="16C94348"/>
    <w:rsid w:val="16D86FB7"/>
    <w:rsid w:val="16DC22CD"/>
    <w:rsid w:val="16F07B27"/>
    <w:rsid w:val="16F301C1"/>
    <w:rsid w:val="16F34094"/>
    <w:rsid w:val="17214184"/>
    <w:rsid w:val="17224844"/>
    <w:rsid w:val="172D1545"/>
    <w:rsid w:val="17331984"/>
    <w:rsid w:val="17375756"/>
    <w:rsid w:val="17400402"/>
    <w:rsid w:val="174B7357"/>
    <w:rsid w:val="175359A3"/>
    <w:rsid w:val="175F6CA5"/>
    <w:rsid w:val="17660C63"/>
    <w:rsid w:val="1769416E"/>
    <w:rsid w:val="177471DB"/>
    <w:rsid w:val="17775927"/>
    <w:rsid w:val="178163F5"/>
    <w:rsid w:val="17A42DF1"/>
    <w:rsid w:val="17AB35C2"/>
    <w:rsid w:val="17AD0FA2"/>
    <w:rsid w:val="17BD5C5B"/>
    <w:rsid w:val="17CF592A"/>
    <w:rsid w:val="17D17548"/>
    <w:rsid w:val="18021C1D"/>
    <w:rsid w:val="18042C4E"/>
    <w:rsid w:val="18097B63"/>
    <w:rsid w:val="18207876"/>
    <w:rsid w:val="1821799B"/>
    <w:rsid w:val="1829505F"/>
    <w:rsid w:val="18316B3B"/>
    <w:rsid w:val="183341E7"/>
    <w:rsid w:val="183379FF"/>
    <w:rsid w:val="18381785"/>
    <w:rsid w:val="183A54FD"/>
    <w:rsid w:val="183B484E"/>
    <w:rsid w:val="183E0571"/>
    <w:rsid w:val="18425057"/>
    <w:rsid w:val="18443046"/>
    <w:rsid w:val="18454F86"/>
    <w:rsid w:val="1852598C"/>
    <w:rsid w:val="186F104A"/>
    <w:rsid w:val="187065AF"/>
    <w:rsid w:val="18754787"/>
    <w:rsid w:val="18803DEB"/>
    <w:rsid w:val="188B13B0"/>
    <w:rsid w:val="188D1AD1"/>
    <w:rsid w:val="189D2395"/>
    <w:rsid w:val="18A079CA"/>
    <w:rsid w:val="18C07C0C"/>
    <w:rsid w:val="18C45BAA"/>
    <w:rsid w:val="18D00333"/>
    <w:rsid w:val="18EB1585"/>
    <w:rsid w:val="18F6772F"/>
    <w:rsid w:val="18FE5CF7"/>
    <w:rsid w:val="190340DD"/>
    <w:rsid w:val="190615E8"/>
    <w:rsid w:val="190F7258"/>
    <w:rsid w:val="19133F85"/>
    <w:rsid w:val="191D2EF2"/>
    <w:rsid w:val="1921046B"/>
    <w:rsid w:val="19297588"/>
    <w:rsid w:val="192A4165"/>
    <w:rsid w:val="19371A3D"/>
    <w:rsid w:val="19444EB2"/>
    <w:rsid w:val="194858F3"/>
    <w:rsid w:val="19504D94"/>
    <w:rsid w:val="196842EC"/>
    <w:rsid w:val="19767790"/>
    <w:rsid w:val="1986028A"/>
    <w:rsid w:val="198A2818"/>
    <w:rsid w:val="198D0FC7"/>
    <w:rsid w:val="199505BC"/>
    <w:rsid w:val="19960497"/>
    <w:rsid w:val="199C6ACF"/>
    <w:rsid w:val="19BC2774"/>
    <w:rsid w:val="19C972B2"/>
    <w:rsid w:val="19CD5721"/>
    <w:rsid w:val="19D90E46"/>
    <w:rsid w:val="19D92AF4"/>
    <w:rsid w:val="19DE635C"/>
    <w:rsid w:val="19ED667A"/>
    <w:rsid w:val="19F85C65"/>
    <w:rsid w:val="1A1B3DCD"/>
    <w:rsid w:val="1A1F2BF8"/>
    <w:rsid w:val="1A2753D8"/>
    <w:rsid w:val="1A285832"/>
    <w:rsid w:val="1A346E7D"/>
    <w:rsid w:val="1A35166C"/>
    <w:rsid w:val="1A375EA1"/>
    <w:rsid w:val="1A3D137A"/>
    <w:rsid w:val="1A3F5728"/>
    <w:rsid w:val="1A4C424A"/>
    <w:rsid w:val="1A505B24"/>
    <w:rsid w:val="1A577EDA"/>
    <w:rsid w:val="1A5F024B"/>
    <w:rsid w:val="1A6B4FB8"/>
    <w:rsid w:val="1A6E5932"/>
    <w:rsid w:val="1A8E0BB8"/>
    <w:rsid w:val="1A8F16F8"/>
    <w:rsid w:val="1A9A274F"/>
    <w:rsid w:val="1A9E7452"/>
    <w:rsid w:val="1AA00F19"/>
    <w:rsid w:val="1AD46A17"/>
    <w:rsid w:val="1AD92BDA"/>
    <w:rsid w:val="1ADD35FC"/>
    <w:rsid w:val="1ADF05DE"/>
    <w:rsid w:val="1AE65ED6"/>
    <w:rsid w:val="1AEF33A2"/>
    <w:rsid w:val="1AF93F6C"/>
    <w:rsid w:val="1AFE5F59"/>
    <w:rsid w:val="1B002C8A"/>
    <w:rsid w:val="1B111794"/>
    <w:rsid w:val="1B1D4C62"/>
    <w:rsid w:val="1B285E1B"/>
    <w:rsid w:val="1B2E2489"/>
    <w:rsid w:val="1B302197"/>
    <w:rsid w:val="1B32216C"/>
    <w:rsid w:val="1B330974"/>
    <w:rsid w:val="1B393CB9"/>
    <w:rsid w:val="1B3A2D85"/>
    <w:rsid w:val="1B3A3A66"/>
    <w:rsid w:val="1B3C158C"/>
    <w:rsid w:val="1B401388"/>
    <w:rsid w:val="1B410F49"/>
    <w:rsid w:val="1B4A4D52"/>
    <w:rsid w:val="1B4D72F6"/>
    <w:rsid w:val="1B595639"/>
    <w:rsid w:val="1B715845"/>
    <w:rsid w:val="1B75684C"/>
    <w:rsid w:val="1B763FDC"/>
    <w:rsid w:val="1B772373"/>
    <w:rsid w:val="1B934BB1"/>
    <w:rsid w:val="1B93683E"/>
    <w:rsid w:val="1B9413C8"/>
    <w:rsid w:val="1B946DD0"/>
    <w:rsid w:val="1B9A1EBC"/>
    <w:rsid w:val="1B9E4045"/>
    <w:rsid w:val="1BA0299A"/>
    <w:rsid w:val="1BA41988"/>
    <w:rsid w:val="1BAB226E"/>
    <w:rsid w:val="1BB315C9"/>
    <w:rsid w:val="1BB74BF6"/>
    <w:rsid w:val="1BB90E2F"/>
    <w:rsid w:val="1BBB6C48"/>
    <w:rsid w:val="1BC85286"/>
    <w:rsid w:val="1BCB2969"/>
    <w:rsid w:val="1BD634DF"/>
    <w:rsid w:val="1BD83FAA"/>
    <w:rsid w:val="1BDB37EC"/>
    <w:rsid w:val="1BEB1BB1"/>
    <w:rsid w:val="1BEE0FEC"/>
    <w:rsid w:val="1BF35DA5"/>
    <w:rsid w:val="1BF7465D"/>
    <w:rsid w:val="1BFE4AF6"/>
    <w:rsid w:val="1C037A51"/>
    <w:rsid w:val="1C0C1289"/>
    <w:rsid w:val="1C15642E"/>
    <w:rsid w:val="1C1672FA"/>
    <w:rsid w:val="1C24474B"/>
    <w:rsid w:val="1C2A04E9"/>
    <w:rsid w:val="1C3404B6"/>
    <w:rsid w:val="1C377F9D"/>
    <w:rsid w:val="1C395D2B"/>
    <w:rsid w:val="1C3E703B"/>
    <w:rsid w:val="1C454285"/>
    <w:rsid w:val="1C4708AF"/>
    <w:rsid w:val="1C51414D"/>
    <w:rsid w:val="1C5720BE"/>
    <w:rsid w:val="1C66151B"/>
    <w:rsid w:val="1C6703D2"/>
    <w:rsid w:val="1C79223A"/>
    <w:rsid w:val="1C8365FB"/>
    <w:rsid w:val="1C8A72D6"/>
    <w:rsid w:val="1C8F70BE"/>
    <w:rsid w:val="1C98634C"/>
    <w:rsid w:val="1C9909F0"/>
    <w:rsid w:val="1CA54D6B"/>
    <w:rsid w:val="1CC3120C"/>
    <w:rsid w:val="1CC83E69"/>
    <w:rsid w:val="1CCD5111"/>
    <w:rsid w:val="1CD96811"/>
    <w:rsid w:val="1CDA2652"/>
    <w:rsid w:val="1CDF6FDD"/>
    <w:rsid w:val="1CF02538"/>
    <w:rsid w:val="1D07778C"/>
    <w:rsid w:val="1D156FA7"/>
    <w:rsid w:val="1D1D0717"/>
    <w:rsid w:val="1D220702"/>
    <w:rsid w:val="1D24677C"/>
    <w:rsid w:val="1D2631F0"/>
    <w:rsid w:val="1D2B558A"/>
    <w:rsid w:val="1D3B5F16"/>
    <w:rsid w:val="1D3D2C0B"/>
    <w:rsid w:val="1D596426"/>
    <w:rsid w:val="1D5B136E"/>
    <w:rsid w:val="1D5E70D1"/>
    <w:rsid w:val="1D631C08"/>
    <w:rsid w:val="1D646B79"/>
    <w:rsid w:val="1D673E21"/>
    <w:rsid w:val="1D6D5987"/>
    <w:rsid w:val="1D796AC8"/>
    <w:rsid w:val="1D90361E"/>
    <w:rsid w:val="1D92350A"/>
    <w:rsid w:val="1DA66AF6"/>
    <w:rsid w:val="1DB72328"/>
    <w:rsid w:val="1DBB7F7F"/>
    <w:rsid w:val="1DC2089A"/>
    <w:rsid w:val="1DCA306A"/>
    <w:rsid w:val="1DE22E5D"/>
    <w:rsid w:val="1DF94800"/>
    <w:rsid w:val="1DF95513"/>
    <w:rsid w:val="1E1F3CE6"/>
    <w:rsid w:val="1E27043E"/>
    <w:rsid w:val="1E3F3849"/>
    <w:rsid w:val="1E426370"/>
    <w:rsid w:val="1E5B514E"/>
    <w:rsid w:val="1E5B6449"/>
    <w:rsid w:val="1E5F713C"/>
    <w:rsid w:val="1E671C2A"/>
    <w:rsid w:val="1E6B7D99"/>
    <w:rsid w:val="1E7B7A4B"/>
    <w:rsid w:val="1E88708B"/>
    <w:rsid w:val="1E9315B7"/>
    <w:rsid w:val="1E947D0C"/>
    <w:rsid w:val="1E9D7FA9"/>
    <w:rsid w:val="1EA27958"/>
    <w:rsid w:val="1EA36FC9"/>
    <w:rsid w:val="1EA62CB1"/>
    <w:rsid w:val="1EA75186"/>
    <w:rsid w:val="1EAD6B0E"/>
    <w:rsid w:val="1EC91F8E"/>
    <w:rsid w:val="1ECA69A9"/>
    <w:rsid w:val="1ED02243"/>
    <w:rsid w:val="1ED36C79"/>
    <w:rsid w:val="1EDB43FB"/>
    <w:rsid w:val="1EE31105"/>
    <w:rsid w:val="1EE328E4"/>
    <w:rsid w:val="1F054541"/>
    <w:rsid w:val="1F0C4B61"/>
    <w:rsid w:val="1F0F11A4"/>
    <w:rsid w:val="1F1C3BAF"/>
    <w:rsid w:val="1F2A2F19"/>
    <w:rsid w:val="1F364911"/>
    <w:rsid w:val="1F3839AF"/>
    <w:rsid w:val="1F3C1517"/>
    <w:rsid w:val="1F520B4E"/>
    <w:rsid w:val="1F583F1D"/>
    <w:rsid w:val="1F644B48"/>
    <w:rsid w:val="1F652739"/>
    <w:rsid w:val="1F6B41EE"/>
    <w:rsid w:val="1F700E0E"/>
    <w:rsid w:val="1F736067"/>
    <w:rsid w:val="1F7522C3"/>
    <w:rsid w:val="1F793889"/>
    <w:rsid w:val="1F8001F3"/>
    <w:rsid w:val="1F816CCC"/>
    <w:rsid w:val="1F8E5808"/>
    <w:rsid w:val="1F944185"/>
    <w:rsid w:val="1F9975E1"/>
    <w:rsid w:val="1F9B0E49"/>
    <w:rsid w:val="1FB26459"/>
    <w:rsid w:val="1FB75686"/>
    <w:rsid w:val="1FBF19CD"/>
    <w:rsid w:val="1FC40C14"/>
    <w:rsid w:val="1FCA23F5"/>
    <w:rsid w:val="1FD224BF"/>
    <w:rsid w:val="1FD71884"/>
    <w:rsid w:val="1FDE6F42"/>
    <w:rsid w:val="1FF93EF0"/>
    <w:rsid w:val="1FFC1FE6"/>
    <w:rsid w:val="200343ED"/>
    <w:rsid w:val="20043F83"/>
    <w:rsid w:val="200F779E"/>
    <w:rsid w:val="20210FC3"/>
    <w:rsid w:val="20242CA9"/>
    <w:rsid w:val="20324691"/>
    <w:rsid w:val="20344A63"/>
    <w:rsid w:val="20484A3E"/>
    <w:rsid w:val="204F2940"/>
    <w:rsid w:val="205637F8"/>
    <w:rsid w:val="206455EA"/>
    <w:rsid w:val="207277FE"/>
    <w:rsid w:val="20736D58"/>
    <w:rsid w:val="20782778"/>
    <w:rsid w:val="207D60AC"/>
    <w:rsid w:val="20854535"/>
    <w:rsid w:val="208559A8"/>
    <w:rsid w:val="209515E2"/>
    <w:rsid w:val="20976603"/>
    <w:rsid w:val="209D5ED5"/>
    <w:rsid w:val="20A54D20"/>
    <w:rsid w:val="20B502F1"/>
    <w:rsid w:val="20CE2C87"/>
    <w:rsid w:val="20D072DF"/>
    <w:rsid w:val="20D11F7D"/>
    <w:rsid w:val="20D32C70"/>
    <w:rsid w:val="20D525E4"/>
    <w:rsid w:val="20D803F7"/>
    <w:rsid w:val="20E21003"/>
    <w:rsid w:val="20EF4245"/>
    <w:rsid w:val="20F117C5"/>
    <w:rsid w:val="20FE4C79"/>
    <w:rsid w:val="21007EF6"/>
    <w:rsid w:val="210549D9"/>
    <w:rsid w:val="210D2EA8"/>
    <w:rsid w:val="210E6288"/>
    <w:rsid w:val="211F6CBE"/>
    <w:rsid w:val="21264B9B"/>
    <w:rsid w:val="21276705"/>
    <w:rsid w:val="212F6772"/>
    <w:rsid w:val="21374CD0"/>
    <w:rsid w:val="2165151F"/>
    <w:rsid w:val="2169017E"/>
    <w:rsid w:val="216C68EA"/>
    <w:rsid w:val="2172731B"/>
    <w:rsid w:val="21823C21"/>
    <w:rsid w:val="21842581"/>
    <w:rsid w:val="2185509F"/>
    <w:rsid w:val="218D6B11"/>
    <w:rsid w:val="218E5D19"/>
    <w:rsid w:val="2194013E"/>
    <w:rsid w:val="21957C48"/>
    <w:rsid w:val="219E6AFD"/>
    <w:rsid w:val="21A12149"/>
    <w:rsid w:val="21A4498A"/>
    <w:rsid w:val="21AC36E4"/>
    <w:rsid w:val="21AD0B14"/>
    <w:rsid w:val="21C158FE"/>
    <w:rsid w:val="21C978F2"/>
    <w:rsid w:val="21CD666E"/>
    <w:rsid w:val="21D50549"/>
    <w:rsid w:val="21D70261"/>
    <w:rsid w:val="21D74ABD"/>
    <w:rsid w:val="21DF0DB9"/>
    <w:rsid w:val="21E149CA"/>
    <w:rsid w:val="21E504BE"/>
    <w:rsid w:val="21EF5CE1"/>
    <w:rsid w:val="21F258DF"/>
    <w:rsid w:val="21F86986"/>
    <w:rsid w:val="21FB5498"/>
    <w:rsid w:val="220C4B07"/>
    <w:rsid w:val="221B6577"/>
    <w:rsid w:val="223063BD"/>
    <w:rsid w:val="22325C6B"/>
    <w:rsid w:val="223F414C"/>
    <w:rsid w:val="224912EE"/>
    <w:rsid w:val="224D6695"/>
    <w:rsid w:val="22511DC1"/>
    <w:rsid w:val="225F1CF3"/>
    <w:rsid w:val="226A3162"/>
    <w:rsid w:val="227263AE"/>
    <w:rsid w:val="228D6B72"/>
    <w:rsid w:val="229677D4"/>
    <w:rsid w:val="229D1EB2"/>
    <w:rsid w:val="22A02E61"/>
    <w:rsid w:val="22B53FDF"/>
    <w:rsid w:val="22DB78DD"/>
    <w:rsid w:val="22E122EF"/>
    <w:rsid w:val="22E65087"/>
    <w:rsid w:val="22F369D5"/>
    <w:rsid w:val="231704B9"/>
    <w:rsid w:val="231F4230"/>
    <w:rsid w:val="23522DF1"/>
    <w:rsid w:val="23537FCC"/>
    <w:rsid w:val="235A1F68"/>
    <w:rsid w:val="236C62BC"/>
    <w:rsid w:val="2378003E"/>
    <w:rsid w:val="237C7D0C"/>
    <w:rsid w:val="237F6BA2"/>
    <w:rsid w:val="238B7DAD"/>
    <w:rsid w:val="239A0C9B"/>
    <w:rsid w:val="239B035C"/>
    <w:rsid w:val="239B36C5"/>
    <w:rsid w:val="23A47FA4"/>
    <w:rsid w:val="23AE545D"/>
    <w:rsid w:val="23B03296"/>
    <w:rsid w:val="23BC3B7A"/>
    <w:rsid w:val="23C13FEA"/>
    <w:rsid w:val="23CA2A0B"/>
    <w:rsid w:val="23D21F67"/>
    <w:rsid w:val="23D42CAA"/>
    <w:rsid w:val="23D51FBA"/>
    <w:rsid w:val="23ED3D6C"/>
    <w:rsid w:val="23F1516A"/>
    <w:rsid w:val="23F47C2C"/>
    <w:rsid w:val="23F66CC1"/>
    <w:rsid w:val="23FA505B"/>
    <w:rsid w:val="240662E6"/>
    <w:rsid w:val="24101F8A"/>
    <w:rsid w:val="24122006"/>
    <w:rsid w:val="241A54DB"/>
    <w:rsid w:val="244062F4"/>
    <w:rsid w:val="24416F37"/>
    <w:rsid w:val="24460F47"/>
    <w:rsid w:val="24560DD8"/>
    <w:rsid w:val="24596D0B"/>
    <w:rsid w:val="245C67FB"/>
    <w:rsid w:val="24700E88"/>
    <w:rsid w:val="24762839"/>
    <w:rsid w:val="247E49C4"/>
    <w:rsid w:val="248125D6"/>
    <w:rsid w:val="24830AE0"/>
    <w:rsid w:val="248966DC"/>
    <w:rsid w:val="248A14F6"/>
    <w:rsid w:val="24971679"/>
    <w:rsid w:val="249808AB"/>
    <w:rsid w:val="249900FE"/>
    <w:rsid w:val="24AD52A9"/>
    <w:rsid w:val="24B2401F"/>
    <w:rsid w:val="24BA49FF"/>
    <w:rsid w:val="24BD373E"/>
    <w:rsid w:val="24C20A99"/>
    <w:rsid w:val="250164D5"/>
    <w:rsid w:val="2512640D"/>
    <w:rsid w:val="25215023"/>
    <w:rsid w:val="2527207F"/>
    <w:rsid w:val="253120B6"/>
    <w:rsid w:val="253D0697"/>
    <w:rsid w:val="25435C88"/>
    <w:rsid w:val="254426DD"/>
    <w:rsid w:val="2568125D"/>
    <w:rsid w:val="257F1E68"/>
    <w:rsid w:val="25964143"/>
    <w:rsid w:val="25965D3D"/>
    <w:rsid w:val="2596781E"/>
    <w:rsid w:val="25973F8F"/>
    <w:rsid w:val="259834F8"/>
    <w:rsid w:val="25A042E6"/>
    <w:rsid w:val="25A43F68"/>
    <w:rsid w:val="25AC5561"/>
    <w:rsid w:val="25B142CD"/>
    <w:rsid w:val="25BF60AB"/>
    <w:rsid w:val="25C41E43"/>
    <w:rsid w:val="25F53CCA"/>
    <w:rsid w:val="25F767DC"/>
    <w:rsid w:val="25FD495E"/>
    <w:rsid w:val="26263565"/>
    <w:rsid w:val="262C7555"/>
    <w:rsid w:val="26364E73"/>
    <w:rsid w:val="263A7221"/>
    <w:rsid w:val="263B7010"/>
    <w:rsid w:val="26406ACE"/>
    <w:rsid w:val="264F19E7"/>
    <w:rsid w:val="26563DF5"/>
    <w:rsid w:val="265C3353"/>
    <w:rsid w:val="2662006F"/>
    <w:rsid w:val="266C63BB"/>
    <w:rsid w:val="2674222A"/>
    <w:rsid w:val="267E58D9"/>
    <w:rsid w:val="268A7491"/>
    <w:rsid w:val="268F110A"/>
    <w:rsid w:val="26910A73"/>
    <w:rsid w:val="269465FF"/>
    <w:rsid w:val="26A84F79"/>
    <w:rsid w:val="26B17F74"/>
    <w:rsid w:val="26B5281F"/>
    <w:rsid w:val="26B7118D"/>
    <w:rsid w:val="26C76A05"/>
    <w:rsid w:val="26C800FA"/>
    <w:rsid w:val="26CC5E64"/>
    <w:rsid w:val="26CD0757"/>
    <w:rsid w:val="26D36B03"/>
    <w:rsid w:val="26D66D39"/>
    <w:rsid w:val="26EE65A2"/>
    <w:rsid w:val="26F24292"/>
    <w:rsid w:val="26F81670"/>
    <w:rsid w:val="27065576"/>
    <w:rsid w:val="27081D51"/>
    <w:rsid w:val="2709094A"/>
    <w:rsid w:val="270D5610"/>
    <w:rsid w:val="270F3C8B"/>
    <w:rsid w:val="27125AC2"/>
    <w:rsid w:val="27127645"/>
    <w:rsid w:val="27153E7D"/>
    <w:rsid w:val="271C179A"/>
    <w:rsid w:val="271E0679"/>
    <w:rsid w:val="272D3856"/>
    <w:rsid w:val="273A0127"/>
    <w:rsid w:val="27461C1C"/>
    <w:rsid w:val="274A3283"/>
    <w:rsid w:val="274D11A0"/>
    <w:rsid w:val="2759724B"/>
    <w:rsid w:val="275B2694"/>
    <w:rsid w:val="27634007"/>
    <w:rsid w:val="277125BE"/>
    <w:rsid w:val="277E1FA8"/>
    <w:rsid w:val="278153DC"/>
    <w:rsid w:val="27871DE1"/>
    <w:rsid w:val="278A3D57"/>
    <w:rsid w:val="278D1066"/>
    <w:rsid w:val="2794377F"/>
    <w:rsid w:val="279A4904"/>
    <w:rsid w:val="279B5DF8"/>
    <w:rsid w:val="27AC3135"/>
    <w:rsid w:val="27B35FBD"/>
    <w:rsid w:val="27BC1126"/>
    <w:rsid w:val="27C154A3"/>
    <w:rsid w:val="27C3219D"/>
    <w:rsid w:val="27C45A06"/>
    <w:rsid w:val="27C546B8"/>
    <w:rsid w:val="27DD762A"/>
    <w:rsid w:val="27E05E9B"/>
    <w:rsid w:val="27E57471"/>
    <w:rsid w:val="27EE398A"/>
    <w:rsid w:val="27EF3A04"/>
    <w:rsid w:val="27EF6D90"/>
    <w:rsid w:val="280609AD"/>
    <w:rsid w:val="28090D2A"/>
    <w:rsid w:val="280B32BE"/>
    <w:rsid w:val="28101DD7"/>
    <w:rsid w:val="28232CA1"/>
    <w:rsid w:val="28262195"/>
    <w:rsid w:val="2827524E"/>
    <w:rsid w:val="28293B57"/>
    <w:rsid w:val="28367BB2"/>
    <w:rsid w:val="28414686"/>
    <w:rsid w:val="28453C10"/>
    <w:rsid w:val="284E033E"/>
    <w:rsid w:val="284E7B9A"/>
    <w:rsid w:val="28520641"/>
    <w:rsid w:val="285D7595"/>
    <w:rsid w:val="28604275"/>
    <w:rsid w:val="28771E56"/>
    <w:rsid w:val="28773C04"/>
    <w:rsid w:val="28790F3B"/>
    <w:rsid w:val="287E7C4C"/>
    <w:rsid w:val="2890633B"/>
    <w:rsid w:val="289A2737"/>
    <w:rsid w:val="28A17512"/>
    <w:rsid w:val="28B16EA8"/>
    <w:rsid w:val="28B3727F"/>
    <w:rsid w:val="28BA624B"/>
    <w:rsid w:val="28C02080"/>
    <w:rsid w:val="28C037FD"/>
    <w:rsid w:val="28C73DD4"/>
    <w:rsid w:val="28CB4BE6"/>
    <w:rsid w:val="28D47928"/>
    <w:rsid w:val="28D75784"/>
    <w:rsid w:val="28E35B31"/>
    <w:rsid w:val="28E84B02"/>
    <w:rsid w:val="28EB2A73"/>
    <w:rsid w:val="28F25980"/>
    <w:rsid w:val="28F97E72"/>
    <w:rsid w:val="290D1918"/>
    <w:rsid w:val="290D456F"/>
    <w:rsid w:val="29110201"/>
    <w:rsid w:val="29124D94"/>
    <w:rsid w:val="29151085"/>
    <w:rsid w:val="29153A3A"/>
    <w:rsid w:val="292A459D"/>
    <w:rsid w:val="293728B3"/>
    <w:rsid w:val="293968D3"/>
    <w:rsid w:val="293E7A4B"/>
    <w:rsid w:val="294C6E3F"/>
    <w:rsid w:val="29501165"/>
    <w:rsid w:val="29572F08"/>
    <w:rsid w:val="29715736"/>
    <w:rsid w:val="29736D19"/>
    <w:rsid w:val="297707B3"/>
    <w:rsid w:val="2993507F"/>
    <w:rsid w:val="29A27BBD"/>
    <w:rsid w:val="29A9229A"/>
    <w:rsid w:val="29AD2B19"/>
    <w:rsid w:val="29AF776C"/>
    <w:rsid w:val="29B541A2"/>
    <w:rsid w:val="29B63564"/>
    <w:rsid w:val="29BE3FF3"/>
    <w:rsid w:val="29C37B09"/>
    <w:rsid w:val="29C94FA1"/>
    <w:rsid w:val="29DD03DE"/>
    <w:rsid w:val="29DD0AC4"/>
    <w:rsid w:val="29DD33C2"/>
    <w:rsid w:val="29E34E5A"/>
    <w:rsid w:val="29E51D8E"/>
    <w:rsid w:val="29E75D2D"/>
    <w:rsid w:val="29F00112"/>
    <w:rsid w:val="29F506EF"/>
    <w:rsid w:val="29FD008C"/>
    <w:rsid w:val="29FF5509"/>
    <w:rsid w:val="2A015869"/>
    <w:rsid w:val="2A04596B"/>
    <w:rsid w:val="2A102B5E"/>
    <w:rsid w:val="2A151923"/>
    <w:rsid w:val="2A172CAC"/>
    <w:rsid w:val="2A195451"/>
    <w:rsid w:val="2A1C6E6B"/>
    <w:rsid w:val="2A254817"/>
    <w:rsid w:val="2A2A4A75"/>
    <w:rsid w:val="2A2B7E7F"/>
    <w:rsid w:val="2A30046A"/>
    <w:rsid w:val="2A306525"/>
    <w:rsid w:val="2A337FFE"/>
    <w:rsid w:val="2A3C6EB3"/>
    <w:rsid w:val="2A40375B"/>
    <w:rsid w:val="2A44220C"/>
    <w:rsid w:val="2A477F48"/>
    <w:rsid w:val="2A484FAC"/>
    <w:rsid w:val="2A486F66"/>
    <w:rsid w:val="2A5952CB"/>
    <w:rsid w:val="2A5E4EB2"/>
    <w:rsid w:val="2A6D1065"/>
    <w:rsid w:val="2A80338B"/>
    <w:rsid w:val="2A857C62"/>
    <w:rsid w:val="2AA47A0B"/>
    <w:rsid w:val="2AB55AFD"/>
    <w:rsid w:val="2ABA2C39"/>
    <w:rsid w:val="2ACF41CB"/>
    <w:rsid w:val="2ADF57D7"/>
    <w:rsid w:val="2AFF00EB"/>
    <w:rsid w:val="2B023EDF"/>
    <w:rsid w:val="2B033ED8"/>
    <w:rsid w:val="2B0E7198"/>
    <w:rsid w:val="2B217B77"/>
    <w:rsid w:val="2B242A4C"/>
    <w:rsid w:val="2B2D4A4E"/>
    <w:rsid w:val="2B2E0950"/>
    <w:rsid w:val="2B370879"/>
    <w:rsid w:val="2B370ED2"/>
    <w:rsid w:val="2B3D4EE1"/>
    <w:rsid w:val="2B505B14"/>
    <w:rsid w:val="2B52096C"/>
    <w:rsid w:val="2B654FC0"/>
    <w:rsid w:val="2B6955A7"/>
    <w:rsid w:val="2B846FF6"/>
    <w:rsid w:val="2B8521F8"/>
    <w:rsid w:val="2B8B2AE4"/>
    <w:rsid w:val="2B8B5B70"/>
    <w:rsid w:val="2B9E594C"/>
    <w:rsid w:val="2B9F3D42"/>
    <w:rsid w:val="2BA0757E"/>
    <w:rsid w:val="2BA33B3F"/>
    <w:rsid w:val="2BB6516E"/>
    <w:rsid w:val="2BB71CA8"/>
    <w:rsid w:val="2BB90A0D"/>
    <w:rsid w:val="2BE11B28"/>
    <w:rsid w:val="2BE23650"/>
    <w:rsid w:val="2BF8759A"/>
    <w:rsid w:val="2C0003B4"/>
    <w:rsid w:val="2C040898"/>
    <w:rsid w:val="2C0C6063"/>
    <w:rsid w:val="2C0D221F"/>
    <w:rsid w:val="2C1A7F21"/>
    <w:rsid w:val="2C1D172F"/>
    <w:rsid w:val="2C401AB4"/>
    <w:rsid w:val="2C4A6F20"/>
    <w:rsid w:val="2C4B5AD3"/>
    <w:rsid w:val="2C532BDA"/>
    <w:rsid w:val="2C5A7769"/>
    <w:rsid w:val="2C5D3FB2"/>
    <w:rsid w:val="2C7118A1"/>
    <w:rsid w:val="2C7445B0"/>
    <w:rsid w:val="2C771B48"/>
    <w:rsid w:val="2C913932"/>
    <w:rsid w:val="2CA86EDA"/>
    <w:rsid w:val="2CAB62EA"/>
    <w:rsid w:val="2CB77398"/>
    <w:rsid w:val="2CC9250B"/>
    <w:rsid w:val="2CD72E53"/>
    <w:rsid w:val="2CE47F7A"/>
    <w:rsid w:val="2CE51C8B"/>
    <w:rsid w:val="2CFC46AE"/>
    <w:rsid w:val="2D0068BE"/>
    <w:rsid w:val="2D052259"/>
    <w:rsid w:val="2D0550FC"/>
    <w:rsid w:val="2D0762DA"/>
    <w:rsid w:val="2D2A1307"/>
    <w:rsid w:val="2D2D1455"/>
    <w:rsid w:val="2D303BA5"/>
    <w:rsid w:val="2D312AC5"/>
    <w:rsid w:val="2D3E1194"/>
    <w:rsid w:val="2D412052"/>
    <w:rsid w:val="2D4F193D"/>
    <w:rsid w:val="2D4F7E84"/>
    <w:rsid w:val="2D71156A"/>
    <w:rsid w:val="2D780FB7"/>
    <w:rsid w:val="2D7C1039"/>
    <w:rsid w:val="2D7D78B1"/>
    <w:rsid w:val="2D884B71"/>
    <w:rsid w:val="2D8A6187"/>
    <w:rsid w:val="2D980402"/>
    <w:rsid w:val="2D9B4E74"/>
    <w:rsid w:val="2DA264AD"/>
    <w:rsid w:val="2DA70438"/>
    <w:rsid w:val="2DAA25A1"/>
    <w:rsid w:val="2DAE6C75"/>
    <w:rsid w:val="2DB85DDE"/>
    <w:rsid w:val="2DC21DC5"/>
    <w:rsid w:val="2DD452A1"/>
    <w:rsid w:val="2DD60C01"/>
    <w:rsid w:val="2DEC4EA9"/>
    <w:rsid w:val="2DF212B0"/>
    <w:rsid w:val="2DF2557A"/>
    <w:rsid w:val="2DFB6A71"/>
    <w:rsid w:val="2E2A1718"/>
    <w:rsid w:val="2E312719"/>
    <w:rsid w:val="2E3C1A2F"/>
    <w:rsid w:val="2E3F4B00"/>
    <w:rsid w:val="2E424127"/>
    <w:rsid w:val="2E4427DA"/>
    <w:rsid w:val="2E4F6201"/>
    <w:rsid w:val="2E543916"/>
    <w:rsid w:val="2E5C13B9"/>
    <w:rsid w:val="2E6102F8"/>
    <w:rsid w:val="2E6170E5"/>
    <w:rsid w:val="2E7042E9"/>
    <w:rsid w:val="2E727BE2"/>
    <w:rsid w:val="2E786928"/>
    <w:rsid w:val="2E8663E5"/>
    <w:rsid w:val="2EAC6615"/>
    <w:rsid w:val="2EB211DB"/>
    <w:rsid w:val="2EB23BE8"/>
    <w:rsid w:val="2EC0476E"/>
    <w:rsid w:val="2EC16526"/>
    <w:rsid w:val="2EC678EF"/>
    <w:rsid w:val="2EC96781"/>
    <w:rsid w:val="2ED50BC1"/>
    <w:rsid w:val="2ED8717E"/>
    <w:rsid w:val="2EDB4624"/>
    <w:rsid w:val="2EE45D6B"/>
    <w:rsid w:val="2EE66015"/>
    <w:rsid w:val="2EE742AB"/>
    <w:rsid w:val="2EE946B7"/>
    <w:rsid w:val="2EF02962"/>
    <w:rsid w:val="2EFF6525"/>
    <w:rsid w:val="2F076013"/>
    <w:rsid w:val="2F0F2DE8"/>
    <w:rsid w:val="2F104DB2"/>
    <w:rsid w:val="2F23584D"/>
    <w:rsid w:val="2F26216F"/>
    <w:rsid w:val="2F3249D1"/>
    <w:rsid w:val="2F33779D"/>
    <w:rsid w:val="2F343537"/>
    <w:rsid w:val="2F52272B"/>
    <w:rsid w:val="2F5723B9"/>
    <w:rsid w:val="2F687ADC"/>
    <w:rsid w:val="2F6A2D33"/>
    <w:rsid w:val="2F797089"/>
    <w:rsid w:val="2F85053A"/>
    <w:rsid w:val="2F917CA1"/>
    <w:rsid w:val="2F9401B9"/>
    <w:rsid w:val="2F99070C"/>
    <w:rsid w:val="2FB145ED"/>
    <w:rsid w:val="2FB43990"/>
    <w:rsid w:val="2FB7522E"/>
    <w:rsid w:val="2FBB593D"/>
    <w:rsid w:val="2FBC4457"/>
    <w:rsid w:val="2FC7189D"/>
    <w:rsid w:val="2FDE0A0C"/>
    <w:rsid w:val="2FE0006D"/>
    <w:rsid w:val="2FE87E8A"/>
    <w:rsid w:val="3000389A"/>
    <w:rsid w:val="30071835"/>
    <w:rsid w:val="300E12F2"/>
    <w:rsid w:val="30143F92"/>
    <w:rsid w:val="3016039B"/>
    <w:rsid w:val="3017527D"/>
    <w:rsid w:val="30207E7E"/>
    <w:rsid w:val="302F1268"/>
    <w:rsid w:val="303B5E5F"/>
    <w:rsid w:val="304271ED"/>
    <w:rsid w:val="304F3784"/>
    <w:rsid w:val="305200A8"/>
    <w:rsid w:val="305863DE"/>
    <w:rsid w:val="305B5A8B"/>
    <w:rsid w:val="306B5AF7"/>
    <w:rsid w:val="30727D39"/>
    <w:rsid w:val="308022E9"/>
    <w:rsid w:val="308C3DE1"/>
    <w:rsid w:val="30980380"/>
    <w:rsid w:val="3098505F"/>
    <w:rsid w:val="309A0DD7"/>
    <w:rsid w:val="30A24D5E"/>
    <w:rsid w:val="30A265AE"/>
    <w:rsid w:val="30A73357"/>
    <w:rsid w:val="30A97AC4"/>
    <w:rsid w:val="30AD4345"/>
    <w:rsid w:val="30B005FB"/>
    <w:rsid w:val="30BA6924"/>
    <w:rsid w:val="30CB7B48"/>
    <w:rsid w:val="30F460D4"/>
    <w:rsid w:val="30F706A9"/>
    <w:rsid w:val="30FD5C8E"/>
    <w:rsid w:val="30FE1EB9"/>
    <w:rsid w:val="3106646D"/>
    <w:rsid w:val="31151642"/>
    <w:rsid w:val="3120759A"/>
    <w:rsid w:val="31276FC1"/>
    <w:rsid w:val="31355CCD"/>
    <w:rsid w:val="31512838"/>
    <w:rsid w:val="315705F3"/>
    <w:rsid w:val="315F3844"/>
    <w:rsid w:val="31656D3A"/>
    <w:rsid w:val="31666F0B"/>
    <w:rsid w:val="316B4B64"/>
    <w:rsid w:val="31724332"/>
    <w:rsid w:val="317875C3"/>
    <w:rsid w:val="317F1CE9"/>
    <w:rsid w:val="318147F1"/>
    <w:rsid w:val="3182011E"/>
    <w:rsid w:val="318D46C1"/>
    <w:rsid w:val="31A533B3"/>
    <w:rsid w:val="31D245A1"/>
    <w:rsid w:val="31D50113"/>
    <w:rsid w:val="31DF1B93"/>
    <w:rsid w:val="31E10E98"/>
    <w:rsid w:val="31E2090F"/>
    <w:rsid w:val="31E86328"/>
    <w:rsid w:val="31EB07E1"/>
    <w:rsid w:val="31F97BEE"/>
    <w:rsid w:val="320653DB"/>
    <w:rsid w:val="321352F8"/>
    <w:rsid w:val="32136AB6"/>
    <w:rsid w:val="324E25DA"/>
    <w:rsid w:val="32583AF5"/>
    <w:rsid w:val="32584AA6"/>
    <w:rsid w:val="32625AED"/>
    <w:rsid w:val="326A6587"/>
    <w:rsid w:val="32754D66"/>
    <w:rsid w:val="3275602C"/>
    <w:rsid w:val="32793459"/>
    <w:rsid w:val="327B1C07"/>
    <w:rsid w:val="327F372D"/>
    <w:rsid w:val="327F3A11"/>
    <w:rsid w:val="32871D02"/>
    <w:rsid w:val="32871D79"/>
    <w:rsid w:val="328D39E7"/>
    <w:rsid w:val="32943A74"/>
    <w:rsid w:val="329D070B"/>
    <w:rsid w:val="32B0374E"/>
    <w:rsid w:val="32B218AD"/>
    <w:rsid w:val="32C263C3"/>
    <w:rsid w:val="32DA48B9"/>
    <w:rsid w:val="32DE0D1A"/>
    <w:rsid w:val="32DE6D7A"/>
    <w:rsid w:val="32DF0ADA"/>
    <w:rsid w:val="32FF16F4"/>
    <w:rsid w:val="330A1697"/>
    <w:rsid w:val="33101A4B"/>
    <w:rsid w:val="33224035"/>
    <w:rsid w:val="33254F73"/>
    <w:rsid w:val="33255AE6"/>
    <w:rsid w:val="33286231"/>
    <w:rsid w:val="33380434"/>
    <w:rsid w:val="33455750"/>
    <w:rsid w:val="33467A14"/>
    <w:rsid w:val="33553BE6"/>
    <w:rsid w:val="33580C51"/>
    <w:rsid w:val="33586969"/>
    <w:rsid w:val="33681FEA"/>
    <w:rsid w:val="33753436"/>
    <w:rsid w:val="337600A7"/>
    <w:rsid w:val="33792F26"/>
    <w:rsid w:val="337E6E1B"/>
    <w:rsid w:val="33865643"/>
    <w:rsid w:val="33984010"/>
    <w:rsid w:val="33A401C3"/>
    <w:rsid w:val="33A50745"/>
    <w:rsid w:val="33C70135"/>
    <w:rsid w:val="33D02997"/>
    <w:rsid w:val="33D96F7A"/>
    <w:rsid w:val="33DE0FDB"/>
    <w:rsid w:val="33E6033B"/>
    <w:rsid w:val="33EA223E"/>
    <w:rsid w:val="33FA46C2"/>
    <w:rsid w:val="33FF4C5E"/>
    <w:rsid w:val="34003D08"/>
    <w:rsid w:val="342C70E6"/>
    <w:rsid w:val="342D5ABF"/>
    <w:rsid w:val="34331C4F"/>
    <w:rsid w:val="34585DBD"/>
    <w:rsid w:val="345E211C"/>
    <w:rsid w:val="345E559A"/>
    <w:rsid w:val="34611BDE"/>
    <w:rsid w:val="346210CF"/>
    <w:rsid w:val="347A0D38"/>
    <w:rsid w:val="347C6FBC"/>
    <w:rsid w:val="34862088"/>
    <w:rsid w:val="348900B8"/>
    <w:rsid w:val="34897289"/>
    <w:rsid w:val="34943160"/>
    <w:rsid w:val="349873DC"/>
    <w:rsid w:val="349C08E9"/>
    <w:rsid w:val="34A23ECD"/>
    <w:rsid w:val="34A75730"/>
    <w:rsid w:val="34AE4E51"/>
    <w:rsid w:val="34B547F3"/>
    <w:rsid w:val="34DA2069"/>
    <w:rsid w:val="34DF0D0D"/>
    <w:rsid w:val="34DF5160"/>
    <w:rsid w:val="34E72111"/>
    <w:rsid w:val="34E82820"/>
    <w:rsid w:val="34F00510"/>
    <w:rsid w:val="3504194C"/>
    <w:rsid w:val="351551A3"/>
    <w:rsid w:val="35155CDC"/>
    <w:rsid w:val="352E7D40"/>
    <w:rsid w:val="35314557"/>
    <w:rsid w:val="3538296D"/>
    <w:rsid w:val="354237EC"/>
    <w:rsid w:val="35527379"/>
    <w:rsid w:val="355D3182"/>
    <w:rsid w:val="355E6AE1"/>
    <w:rsid w:val="355F4F65"/>
    <w:rsid w:val="35603AE0"/>
    <w:rsid w:val="356241CE"/>
    <w:rsid w:val="356374C0"/>
    <w:rsid w:val="35727C2D"/>
    <w:rsid w:val="359145E3"/>
    <w:rsid w:val="359C73A0"/>
    <w:rsid w:val="35A3337A"/>
    <w:rsid w:val="35A6316F"/>
    <w:rsid w:val="35AB1391"/>
    <w:rsid w:val="35BA0844"/>
    <w:rsid w:val="35BD0AB2"/>
    <w:rsid w:val="35C07B97"/>
    <w:rsid w:val="35C7718C"/>
    <w:rsid w:val="35CC561E"/>
    <w:rsid w:val="35D679B2"/>
    <w:rsid w:val="35ED79AF"/>
    <w:rsid w:val="35F2324C"/>
    <w:rsid w:val="35F33F48"/>
    <w:rsid w:val="35F51DC3"/>
    <w:rsid w:val="35FB2E00"/>
    <w:rsid w:val="36071C0F"/>
    <w:rsid w:val="360C24AB"/>
    <w:rsid w:val="36201E54"/>
    <w:rsid w:val="36274566"/>
    <w:rsid w:val="36370D89"/>
    <w:rsid w:val="363A0345"/>
    <w:rsid w:val="365C242C"/>
    <w:rsid w:val="36624145"/>
    <w:rsid w:val="366D06CE"/>
    <w:rsid w:val="36715C2A"/>
    <w:rsid w:val="36745558"/>
    <w:rsid w:val="367D5D56"/>
    <w:rsid w:val="36843A59"/>
    <w:rsid w:val="36850B56"/>
    <w:rsid w:val="369B782A"/>
    <w:rsid w:val="36AF7155"/>
    <w:rsid w:val="36B26A99"/>
    <w:rsid w:val="36BE4180"/>
    <w:rsid w:val="36BE50F4"/>
    <w:rsid w:val="36D93EE6"/>
    <w:rsid w:val="36E0506A"/>
    <w:rsid w:val="36E12E0D"/>
    <w:rsid w:val="36E92171"/>
    <w:rsid w:val="36F87C76"/>
    <w:rsid w:val="37070E20"/>
    <w:rsid w:val="3722689D"/>
    <w:rsid w:val="372B09DB"/>
    <w:rsid w:val="372D192B"/>
    <w:rsid w:val="373158C6"/>
    <w:rsid w:val="37362EDC"/>
    <w:rsid w:val="37531CE0"/>
    <w:rsid w:val="375760A0"/>
    <w:rsid w:val="37583698"/>
    <w:rsid w:val="375F25C9"/>
    <w:rsid w:val="3762438E"/>
    <w:rsid w:val="376D4E40"/>
    <w:rsid w:val="376E08C8"/>
    <w:rsid w:val="376E55AE"/>
    <w:rsid w:val="378C487C"/>
    <w:rsid w:val="378C5C2C"/>
    <w:rsid w:val="379C3FE6"/>
    <w:rsid w:val="37A04745"/>
    <w:rsid w:val="37A367C3"/>
    <w:rsid w:val="37A748A6"/>
    <w:rsid w:val="37AA441D"/>
    <w:rsid w:val="37B26A07"/>
    <w:rsid w:val="37B82D49"/>
    <w:rsid w:val="37B95FE7"/>
    <w:rsid w:val="37C261AA"/>
    <w:rsid w:val="37DC677E"/>
    <w:rsid w:val="37E55CB1"/>
    <w:rsid w:val="37F60C79"/>
    <w:rsid w:val="37FF7772"/>
    <w:rsid w:val="380A3476"/>
    <w:rsid w:val="3818406F"/>
    <w:rsid w:val="381C4642"/>
    <w:rsid w:val="383438BF"/>
    <w:rsid w:val="383D7762"/>
    <w:rsid w:val="383F3A77"/>
    <w:rsid w:val="383F75F6"/>
    <w:rsid w:val="38457257"/>
    <w:rsid w:val="384702C8"/>
    <w:rsid w:val="38505C49"/>
    <w:rsid w:val="385462FC"/>
    <w:rsid w:val="3860320F"/>
    <w:rsid w:val="386C2EE4"/>
    <w:rsid w:val="386F0C71"/>
    <w:rsid w:val="387316A1"/>
    <w:rsid w:val="387879BB"/>
    <w:rsid w:val="387D3A52"/>
    <w:rsid w:val="387D6C4A"/>
    <w:rsid w:val="388F0AF6"/>
    <w:rsid w:val="388F6D48"/>
    <w:rsid w:val="389F6533"/>
    <w:rsid w:val="38A56F37"/>
    <w:rsid w:val="38AC3F92"/>
    <w:rsid w:val="38AF2CF6"/>
    <w:rsid w:val="38B20407"/>
    <w:rsid w:val="38C1352A"/>
    <w:rsid w:val="38D81C97"/>
    <w:rsid w:val="38D93F53"/>
    <w:rsid w:val="38DD6F80"/>
    <w:rsid w:val="38DF073B"/>
    <w:rsid w:val="38ED5655"/>
    <w:rsid w:val="38F51118"/>
    <w:rsid w:val="38FB7A0F"/>
    <w:rsid w:val="39065331"/>
    <w:rsid w:val="390E5A95"/>
    <w:rsid w:val="39133071"/>
    <w:rsid w:val="391707AB"/>
    <w:rsid w:val="39180364"/>
    <w:rsid w:val="391A658B"/>
    <w:rsid w:val="392A0077"/>
    <w:rsid w:val="392C4BB6"/>
    <w:rsid w:val="393B0C7E"/>
    <w:rsid w:val="393C7A66"/>
    <w:rsid w:val="394068B6"/>
    <w:rsid w:val="394079F1"/>
    <w:rsid w:val="394E4D57"/>
    <w:rsid w:val="396A5114"/>
    <w:rsid w:val="3971469F"/>
    <w:rsid w:val="39A11799"/>
    <w:rsid w:val="39A453EE"/>
    <w:rsid w:val="39B42B20"/>
    <w:rsid w:val="39BF1210"/>
    <w:rsid w:val="39C35631"/>
    <w:rsid w:val="39C944DB"/>
    <w:rsid w:val="39D72754"/>
    <w:rsid w:val="39D86842"/>
    <w:rsid w:val="39E86703"/>
    <w:rsid w:val="39F22CED"/>
    <w:rsid w:val="39F4000F"/>
    <w:rsid w:val="3A036E8E"/>
    <w:rsid w:val="3A156765"/>
    <w:rsid w:val="3A171222"/>
    <w:rsid w:val="3A450C4C"/>
    <w:rsid w:val="3A4D5C53"/>
    <w:rsid w:val="3A504355"/>
    <w:rsid w:val="3A535D05"/>
    <w:rsid w:val="3A536441"/>
    <w:rsid w:val="3A603141"/>
    <w:rsid w:val="3A6E5EAC"/>
    <w:rsid w:val="3A897546"/>
    <w:rsid w:val="3A8D497F"/>
    <w:rsid w:val="3A9053D4"/>
    <w:rsid w:val="3A9103F2"/>
    <w:rsid w:val="3A926B6A"/>
    <w:rsid w:val="3A972121"/>
    <w:rsid w:val="3A9F3BD2"/>
    <w:rsid w:val="3ABA40FF"/>
    <w:rsid w:val="3ABF3928"/>
    <w:rsid w:val="3ABF4E3A"/>
    <w:rsid w:val="3AC76541"/>
    <w:rsid w:val="3AC86541"/>
    <w:rsid w:val="3AC8675C"/>
    <w:rsid w:val="3ACC0E52"/>
    <w:rsid w:val="3ACD7065"/>
    <w:rsid w:val="3AD40B4E"/>
    <w:rsid w:val="3AD449E6"/>
    <w:rsid w:val="3AD701B7"/>
    <w:rsid w:val="3AD86003"/>
    <w:rsid w:val="3AD9273B"/>
    <w:rsid w:val="3ADD1FEC"/>
    <w:rsid w:val="3AE20D8B"/>
    <w:rsid w:val="3AE94B32"/>
    <w:rsid w:val="3AEF6C55"/>
    <w:rsid w:val="3B030D30"/>
    <w:rsid w:val="3B044794"/>
    <w:rsid w:val="3B1429DF"/>
    <w:rsid w:val="3B1802ED"/>
    <w:rsid w:val="3B1C67F0"/>
    <w:rsid w:val="3B1E2F1E"/>
    <w:rsid w:val="3B1E4680"/>
    <w:rsid w:val="3B2304BF"/>
    <w:rsid w:val="3B55589E"/>
    <w:rsid w:val="3B5C2073"/>
    <w:rsid w:val="3B8A0948"/>
    <w:rsid w:val="3B8E1827"/>
    <w:rsid w:val="3B9427F4"/>
    <w:rsid w:val="3BAC5E63"/>
    <w:rsid w:val="3BB36B56"/>
    <w:rsid w:val="3BBB477B"/>
    <w:rsid w:val="3BC16210"/>
    <w:rsid w:val="3BE1291D"/>
    <w:rsid w:val="3BE56E0E"/>
    <w:rsid w:val="3BF67655"/>
    <w:rsid w:val="3BF8518A"/>
    <w:rsid w:val="3BF86F0D"/>
    <w:rsid w:val="3C181499"/>
    <w:rsid w:val="3C1C7317"/>
    <w:rsid w:val="3C26259D"/>
    <w:rsid w:val="3C29300F"/>
    <w:rsid w:val="3C2E6878"/>
    <w:rsid w:val="3C357E33"/>
    <w:rsid w:val="3C460065"/>
    <w:rsid w:val="3C461209"/>
    <w:rsid w:val="3C477D34"/>
    <w:rsid w:val="3C681D8A"/>
    <w:rsid w:val="3C687F58"/>
    <w:rsid w:val="3C6F3118"/>
    <w:rsid w:val="3C920BB5"/>
    <w:rsid w:val="3C9427A7"/>
    <w:rsid w:val="3C950383"/>
    <w:rsid w:val="3C9C7AF6"/>
    <w:rsid w:val="3CA01523"/>
    <w:rsid w:val="3CA85D02"/>
    <w:rsid w:val="3CA8662A"/>
    <w:rsid w:val="3CB241F6"/>
    <w:rsid w:val="3CBC05F7"/>
    <w:rsid w:val="3CC45C86"/>
    <w:rsid w:val="3CCC056A"/>
    <w:rsid w:val="3CCC349F"/>
    <w:rsid w:val="3CCD4143"/>
    <w:rsid w:val="3CCF3286"/>
    <w:rsid w:val="3CD21C48"/>
    <w:rsid w:val="3CD43D23"/>
    <w:rsid w:val="3CDB03A1"/>
    <w:rsid w:val="3CF10235"/>
    <w:rsid w:val="3CF33CE2"/>
    <w:rsid w:val="3D053A7C"/>
    <w:rsid w:val="3D05582A"/>
    <w:rsid w:val="3D084DEE"/>
    <w:rsid w:val="3D0A658D"/>
    <w:rsid w:val="3D145A6E"/>
    <w:rsid w:val="3D1617E6"/>
    <w:rsid w:val="3D1921FB"/>
    <w:rsid w:val="3D2423A4"/>
    <w:rsid w:val="3D2D6B2F"/>
    <w:rsid w:val="3D350DFB"/>
    <w:rsid w:val="3D357204"/>
    <w:rsid w:val="3D3B0716"/>
    <w:rsid w:val="3D3B522B"/>
    <w:rsid w:val="3D400770"/>
    <w:rsid w:val="3D4038A2"/>
    <w:rsid w:val="3D4B5BD2"/>
    <w:rsid w:val="3D4D7F63"/>
    <w:rsid w:val="3D645647"/>
    <w:rsid w:val="3D6C1194"/>
    <w:rsid w:val="3D6E16BD"/>
    <w:rsid w:val="3D7E410B"/>
    <w:rsid w:val="3D7F4833"/>
    <w:rsid w:val="3D89645B"/>
    <w:rsid w:val="3D8A53D1"/>
    <w:rsid w:val="3D8B03C7"/>
    <w:rsid w:val="3D967BB5"/>
    <w:rsid w:val="3D9848F1"/>
    <w:rsid w:val="3D9D24FA"/>
    <w:rsid w:val="3D9E7890"/>
    <w:rsid w:val="3DA13722"/>
    <w:rsid w:val="3DA51900"/>
    <w:rsid w:val="3DAA19E2"/>
    <w:rsid w:val="3DB45DE9"/>
    <w:rsid w:val="3DB724D4"/>
    <w:rsid w:val="3DBC536A"/>
    <w:rsid w:val="3DCA429D"/>
    <w:rsid w:val="3DCC459A"/>
    <w:rsid w:val="3DD11700"/>
    <w:rsid w:val="3DD378B1"/>
    <w:rsid w:val="3DE46EB6"/>
    <w:rsid w:val="3DE621A8"/>
    <w:rsid w:val="3DFF09F0"/>
    <w:rsid w:val="3DFF615F"/>
    <w:rsid w:val="3E0764A0"/>
    <w:rsid w:val="3E081ACF"/>
    <w:rsid w:val="3E2C12A1"/>
    <w:rsid w:val="3E331EF3"/>
    <w:rsid w:val="3E34639A"/>
    <w:rsid w:val="3E35103A"/>
    <w:rsid w:val="3E357475"/>
    <w:rsid w:val="3E3602C5"/>
    <w:rsid w:val="3E421262"/>
    <w:rsid w:val="3E43248D"/>
    <w:rsid w:val="3E471FB1"/>
    <w:rsid w:val="3E4C0D63"/>
    <w:rsid w:val="3E4C6CD7"/>
    <w:rsid w:val="3E566810"/>
    <w:rsid w:val="3E6B3E6C"/>
    <w:rsid w:val="3E6D5535"/>
    <w:rsid w:val="3E77219D"/>
    <w:rsid w:val="3E78129B"/>
    <w:rsid w:val="3E82485B"/>
    <w:rsid w:val="3E8804C1"/>
    <w:rsid w:val="3E885EFB"/>
    <w:rsid w:val="3E8D5AD7"/>
    <w:rsid w:val="3E95631C"/>
    <w:rsid w:val="3EA705C0"/>
    <w:rsid w:val="3EBB45F4"/>
    <w:rsid w:val="3EC0673E"/>
    <w:rsid w:val="3ED6659F"/>
    <w:rsid w:val="3EDE12C0"/>
    <w:rsid w:val="3EF14D33"/>
    <w:rsid w:val="3EF27953"/>
    <w:rsid w:val="3EF376E4"/>
    <w:rsid w:val="3EF922FE"/>
    <w:rsid w:val="3EF94F1B"/>
    <w:rsid w:val="3F092729"/>
    <w:rsid w:val="3F141D55"/>
    <w:rsid w:val="3F1E56F5"/>
    <w:rsid w:val="3F283A52"/>
    <w:rsid w:val="3F2B7A52"/>
    <w:rsid w:val="3F3E538E"/>
    <w:rsid w:val="3F51605E"/>
    <w:rsid w:val="3F5C0140"/>
    <w:rsid w:val="3F6D757A"/>
    <w:rsid w:val="3F7D6AC1"/>
    <w:rsid w:val="3F8345D3"/>
    <w:rsid w:val="3F865747"/>
    <w:rsid w:val="3FA21C1C"/>
    <w:rsid w:val="3FB44E5D"/>
    <w:rsid w:val="3FB53265"/>
    <w:rsid w:val="3FBE0A41"/>
    <w:rsid w:val="3FBE74AE"/>
    <w:rsid w:val="3FBF3366"/>
    <w:rsid w:val="3FC45529"/>
    <w:rsid w:val="3FCF2297"/>
    <w:rsid w:val="3FD730B5"/>
    <w:rsid w:val="3FF94AAF"/>
    <w:rsid w:val="3FFA074B"/>
    <w:rsid w:val="3FFD6C8D"/>
    <w:rsid w:val="40047065"/>
    <w:rsid w:val="401C5365"/>
    <w:rsid w:val="401E7AE4"/>
    <w:rsid w:val="40251D40"/>
    <w:rsid w:val="40353980"/>
    <w:rsid w:val="403D6DDA"/>
    <w:rsid w:val="403F1053"/>
    <w:rsid w:val="40432D62"/>
    <w:rsid w:val="40477F08"/>
    <w:rsid w:val="405A7C3B"/>
    <w:rsid w:val="405D0B68"/>
    <w:rsid w:val="406008A6"/>
    <w:rsid w:val="40632F94"/>
    <w:rsid w:val="406F1F89"/>
    <w:rsid w:val="40776094"/>
    <w:rsid w:val="407862DA"/>
    <w:rsid w:val="408E4062"/>
    <w:rsid w:val="40914A7B"/>
    <w:rsid w:val="409918EF"/>
    <w:rsid w:val="409923F0"/>
    <w:rsid w:val="40B11D0F"/>
    <w:rsid w:val="40B57468"/>
    <w:rsid w:val="40C13BDC"/>
    <w:rsid w:val="40C37476"/>
    <w:rsid w:val="40C9649E"/>
    <w:rsid w:val="40E07678"/>
    <w:rsid w:val="40E35E83"/>
    <w:rsid w:val="40EB4D37"/>
    <w:rsid w:val="40EE2D0C"/>
    <w:rsid w:val="40F34879"/>
    <w:rsid w:val="40FE3491"/>
    <w:rsid w:val="410D2C4F"/>
    <w:rsid w:val="41166258"/>
    <w:rsid w:val="411C5FC7"/>
    <w:rsid w:val="412B678B"/>
    <w:rsid w:val="412C3A0B"/>
    <w:rsid w:val="41354204"/>
    <w:rsid w:val="413700CA"/>
    <w:rsid w:val="413B47CD"/>
    <w:rsid w:val="41434B73"/>
    <w:rsid w:val="414617CE"/>
    <w:rsid w:val="41630D72"/>
    <w:rsid w:val="416630BD"/>
    <w:rsid w:val="41730698"/>
    <w:rsid w:val="41744538"/>
    <w:rsid w:val="4176758C"/>
    <w:rsid w:val="417C2040"/>
    <w:rsid w:val="417E3B6A"/>
    <w:rsid w:val="417F067C"/>
    <w:rsid w:val="417F1DC7"/>
    <w:rsid w:val="41831FE6"/>
    <w:rsid w:val="418807D8"/>
    <w:rsid w:val="41891A81"/>
    <w:rsid w:val="419070D1"/>
    <w:rsid w:val="4191768D"/>
    <w:rsid w:val="419A6DFA"/>
    <w:rsid w:val="419F7558"/>
    <w:rsid w:val="41A934E3"/>
    <w:rsid w:val="41B13E8F"/>
    <w:rsid w:val="41C06485"/>
    <w:rsid w:val="41C803AC"/>
    <w:rsid w:val="41C91E15"/>
    <w:rsid w:val="41CF55EB"/>
    <w:rsid w:val="41D75AD6"/>
    <w:rsid w:val="41E9716E"/>
    <w:rsid w:val="41EB25C0"/>
    <w:rsid w:val="41EC0D67"/>
    <w:rsid w:val="41F75213"/>
    <w:rsid w:val="4207034A"/>
    <w:rsid w:val="420834C0"/>
    <w:rsid w:val="421433B1"/>
    <w:rsid w:val="42356739"/>
    <w:rsid w:val="42363535"/>
    <w:rsid w:val="425311F2"/>
    <w:rsid w:val="425467C8"/>
    <w:rsid w:val="425C7C82"/>
    <w:rsid w:val="425D6AFE"/>
    <w:rsid w:val="426226C1"/>
    <w:rsid w:val="42695EF8"/>
    <w:rsid w:val="42704115"/>
    <w:rsid w:val="42795F29"/>
    <w:rsid w:val="427A29F1"/>
    <w:rsid w:val="42872FD9"/>
    <w:rsid w:val="428C6EE5"/>
    <w:rsid w:val="428F5862"/>
    <w:rsid w:val="429359BF"/>
    <w:rsid w:val="42937C22"/>
    <w:rsid w:val="42A446C2"/>
    <w:rsid w:val="42A6775D"/>
    <w:rsid w:val="42A71745"/>
    <w:rsid w:val="42AA6D64"/>
    <w:rsid w:val="42AC56C4"/>
    <w:rsid w:val="42B4088B"/>
    <w:rsid w:val="42B5384F"/>
    <w:rsid w:val="42B5626E"/>
    <w:rsid w:val="42B73956"/>
    <w:rsid w:val="42C91C7A"/>
    <w:rsid w:val="42CA69D1"/>
    <w:rsid w:val="42CB41BA"/>
    <w:rsid w:val="42DE2DA6"/>
    <w:rsid w:val="42E327B8"/>
    <w:rsid w:val="42EC576C"/>
    <w:rsid w:val="42ED2FE9"/>
    <w:rsid w:val="42F94276"/>
    <w:rsid w:val="430B0163"/>
    <w:rsid w:val="431008FE"/>
    <w:rsid w:val="431423BF"/>
    <w:rsid w:val="432C5B38"/>
    <w:rsid w:val="432F3601"/>
    <w:rsid w:val="43372FE4"/>
    <w:rsid w:val="434150E2"/>
    <w:rsid w:val="434C281A"/>
    <w:rsid w:val="436A3B12"/>
    <w:rsid w:val="436D781A"/>
    <w:rsid w:val="43722B5E"/>
    <w:rsid w:val="439367F3"/>
    <w:rsid w:val="43980F78"/>
    <w:rsid w:val="439873F8"/>
    <w:rsid w:val="43994D7D"/>
    <w:rsid w:val="43B34653"/>
    <w:rsid w:val="43BF4FC1"/>
    <w:rsid w:val="43BF5395"/>
    <w:rsid w:val="43C65C7D"/>
    <w:rsid w:val="43C761B9"/>
    <w:rsid w:val="43D02A91"/>
    <w:rsid w:val="43DB21EA"/>
    <w:rsid w:val="43E75674"/>
    <w:rsid w:val="43EA577A"/>
    <w:rsid w:val="43F609E2"/>
    <w:rsid w:val="43FA41BE"/>
    <w:rsid w:val="43FA62F7"/>
    <w:rsid w:val="44093EEE"/>
    <w:rsid w:val="44250560"/>
    <w:rsid w:val="44265280"/>
    <w:rsid w:val="44275937"/>
    <w:rsid w:val="4430607D"/>
    <w:rsid w:val="4432268F"/>
    <w:rsid w:val="44485AF6"/>
    <w:rsid w:val="444A4908"/>
    <w:rsid w:val="44505387"/>
    <w:rsid w:val="445552E9"/>
    <w:rsid w:val="445826E4"/>
    <w:rsid w:val="445C2416"/>
    <w:rsid w:val="446077EA"/>
    <w:rsid w:val="44635EE9"/>
    <w:rsid w:val="448918D1"/>
    <w:rsid w:val="448B3D49"/>
    <w:rsid w:val="44967CD5"/>
    <w:rsid w:val="449A56FA"/>
    <w:rsid w:val="44A06F18"/>
    <w:rsid w:val="44B752E0"/>
    <w:rsid w:val="44C24AB3"/>
    <w:rsid w:val="44C63095"/>
    <w:rsid w:val="44CA22E7"/>
    <w:rsid w:val="44D206E8"/>
    <w:rsid w:val="44DB3697"/>
    <w:rsid w:val="44DE52DF"/>
    <w:rsid w:val="44F825FA"/>
    <w:rsid w:val="44FA19ED"/>
    <w:rsid w:val="45071ED8"/>
    <w:rsid w:val="451C5375"/>
    <w:rsid w:val="451F1256"/>
    <w:rsid w:val="45246912"/>
    <w:rsid w:val="452B6EB3"/>
    <w:rsid w:val="45304570"/>
    <w:rsid w:val="45366436"/>
    <w:rsid w:val="454A4391"/>
    <w:rsid w:val="45511CAB"/>
    <w:rsid w:val="45512918"/>
    <w:rsid w:val="45594965"/>
    <w:rsid w:val="45643E3C"/>
    <w:rsid w:val="45687617"/>
    <w:rsid w:val="456A0921"/>
    <w:rsid w:val="457F4993"/>
    <w:rsid w:val="458C0776"/>
    <w:rsid w:val="459613BA"/>
    <w:rsid w:val="45A51597"/>
    <w:rsid w:val="45BB6029"/>
    <w:rsid w:val="45C22647"/>
    <w:rsid w:val="45C30031"/>
    <w:rsid w:val="45F75458"/>
    <w:rsid w:val="45F85CF7"/>
    <w:rsid w:val="46072613"/>
    <w:rsid w:val="461A0599"/>
    <w:rsid w:val="46256F3D"/>
    <w:rsid w:val="46326F64"/>
    <w:rsid w:val="46357DEE"/>
    <w:rsid w:val="463B050F"/>
    <w:rsid w:val="463B5307"/>
    <w:rsid w:val="4642364B"/>
    <w:rsid w:val="464A0540"/>
    <w:rsid w:val="4664018E"/>
    <w:rsid w:val="46687EA6"/>
    <w:rsid w:val="466948E9"/>
    <w:rsid w:val="466A4950"/>
    <w:rsid w:val="467557CF"/>
    <w:rsid w:val="46786C4B"/>
    <w:rsid w:val="467C28DD"/>
    <w:rsid w:val="46827EEC"/>
    <w:rsid w:val="46893D51"/>
    <w:rsid w:val="469B63C8"/>
    <w:rsid w:val="46A41E38"/>
    <w:rsid w:val="46B30BA1"/>
    <w:rsid w:val="46BB6361"/>
    <w:rsid w:val="46BF3160"/>
    <w:rsid w:val="46C4434B"/>
    <w:rsid w:val="46CA7CE5"/>
    <w:rsid w:val="46CD0B12"/>
    <w:rsid w:val="46CF19A4"/>
    <w:rsid w:val="46DF0E9A"/>
    <w:rsid w:val="46E80DEC"/>
    <w:rsid w:val="46E8465A"/>
    <w:rsid w:val="46EE0D2E"/>
    <w:rsid w:val="46EE10DD"/>
    <w:rsid w:val="46F21E8C"/>
    <w:rsid w:val="46F36D51"/>
    <w:rsid w:val="46F67492"/>
    <w:rsid w:val="46FC1A4C"/>
    <w:rsid w:val="470016B5"/>
    <w:rsid w:val="470518D1"/>
    <w:rsid w:val="470A1E24"/>
    <w:rsid w:val="47172964"/>
    <w:rsid w:val="471C3EA0"/>
    <w:rsid w:val="471D34DB"/>
    <w:rsid w:val="4724440C"/>
    <w:rsid w:val="47257B03"/>
    <w:rsid w:val="474F593B"/>
    <w:rsid w:val="475C6BC9"/>
    <w:rsid w:val="47633374"/>
    <w:rsid w:val="476D204B"/>
    <w:rsid w:val="47706110"/>
    <w:rsid w:val="47715807"/>
    <w:rsid w:val="47843256"/>
    <w:rsid w:val="47960F36"/>
    <w:rsid w:val="47981A49"/>
    <w:rsid w:val="479F7A94"/>
    <w:rsid w:val="47A00CCD"/>
    <w:rsid w:val="47A11A08"/>
    <w:rsid w:val="47AB6F90"/>
    <w:rsid w:val="47AC5D4E"/>
    <w:rsid w:val="47AE1C28"/>
    <w:rsid w:val="47BD0164"/>
    <w:rsid w:val="47C80B5C"/>
    <w:rsid w:val="47ED7725"/>
    <w:rsid w:val="47EE7474"/>
    <w:rsid w:val="47EF6E61"/>
    <w:rsid w:val="47FA3CDB"/>
    <w:rsid w:val="47FB2C07"/>
    <w:rsid w:val="47FE6E1F"/>
    <w:rsid w:val="4804409B"/>
    <w:rsid w:val="48072FE2"/>
    <w:rsid w:val="48164D90"/>
    <w:rsid w:val="482A25E9"/>
    <w:rsid w:val="482F2E8D"/>
    <w:rsid w:val="48391EBB"/>
    <w:rsid w:val="483F113E"/>
    <w:rsid w:val="48404018"/>
    <w:rsid w:val="485355E2"/>
    <w:rsid w:val="48667199"/>
    <w:rsid w:val="48777E79"/>
    <w:rsid w:val="487E1A5F"/>
    <w:rsid w:val="48815FDB"/>
    <w:rsid w:val="48907F90"/>
    <w:rsid w:val="48987368"/>
    <w:rsid w:val="489B2BDE"/>
    <w:rsid w:val="48A164A5"/>
    <w:rsid w:val="48A405ED"/>
    <w:rsid w:val="48A50724"/>
    <w:rsid w:val="48A85311"/>
    <w:rsid w:val="48BD0432"/>
    <w:rsid w:val="48C20A74"/>
    <w:rsid w:val="48CA753B"/>
    <w:rsid w:val="48D36827"/>
    <w:rsid w:val="48D40A78"/>
    <w:rsid w:val="48DB000D"/>
    <w:rsid w:val="48E63B6D"/>
    <w:rsid w:val="48FB314A"/>
    <w:rsid w:val="48FF4133"/>
    <w:rsid w:val="490177EE"/>
    <w:rsid w:val="49045F71"/>
    <w:rsid w:val="4908149D"/>
    <w:rsid w:val="490E69AB"/>
    <w:rsid w:val="490F6417"/>
    <w:rsid w:val="491843ED"/>
    <w:rsid w:val="49296D45"/>
    <w:rsid w:val="49303B1C"/>
    <w:rsid w:val="49321EB3"/>
    <w:rsid w:val="493E26B7"/>
    <w:rsid w:val="494D25BF"/>
    <w:rsid w:val="4953177D"/>
    <w:rsid w:val="4953319B"/>
    <w:rsid w:val="49553696"/>
    <w:rsid w:val="4959040D"/>
    <w:rsid w:val="495A126A"/>
    <w:rsid w:val="496833C9"/>
    <w:rsid w:val="49735FAC"/>
    <w:rsid w:val="497379D5"/>
    <w:rsid w:val="49796290"/>
    <w:rsid w:val="497976BF"/>
    <w:rsid w:val="49845D29"/>
    <w:rsid w:val="498A1B46"/>
    <w:rsid w:val="499075D1"/>
    <w:rsid w:val="49976BDC"/>
    <w:rsid w:val="49B9607B"/>
    <w:rsid w:val="49C168FA"/>
    <w:rsid w:val="49C741C2"/>
    <w:rsid w:val="49C94202"/>
    <w:rsid w:val="49CC7AFE"/>
    <w:rsid w:val="49DF11B1"/>
    <w:rsid w:val="49DF550E"/>
    <w:rsid w:val="49E214BB"/>
    <w:rsid w:val="49E52C6C"/>
    <w:rsid w:val="49FA7F84"/>
    <w:rsid w:val="49FB2C9D"/>
    <w:rsid w:val="4A043059"/>
    <w:rsid w:val="4A1672C9"/>
    <w:rsid w:val="4A191AAF"/>
    <w:rsid w:val="4A240803"/>
    <w:rsid w:val="4A30383E"/>
    <w:rsid w:val="4A365826"/>
    <w:rsid w:val="4A3E1588"/>
    <w:rsid w:val="4A473A3B"/>
    <w:rsid w:val="4A52610E"/>
    <w:rsid w:val="4A5C5B9F"/>
    <w:rsid w:val="4A5D24D9"/>
    <w:rsid w:val="4A6E2C61"/>
    <w:rsid w:val="4A730FEB"/>
    <w:rsid w:val="4A74308F"/>
    <w:rsid w:val="4A7C53DF"/>
    <w:rsid w:val="4A8154F9"/>
    <w:rsid w:val="4A816236"/>
    <w:rsid w:val="4A88743E"/>
    <w:rsid w:val="4A990BC3"/>
    <w:rsid w:val="4A9C18F8"/>
    <w:rsid w:val="4A9F3EA3"/>
    <w:rsid w:val="4AA2290B"/>
    <w:rsid w:val="4AAA17BF"/>
    <w:rsid w:val="4AB013ED"/>
    <w:rsid w:val="4AB01590"/>
    <w:rsid w:val="4AB32903"/>
    <w:rsid w:val="4AB745AD"/>
    <w:rsid w:val="4ABD3162"/>
    <w:rsid w:val="4ABD7744"/>
    <w:rsid w:val="4ABE5084"/>
    <w:rsid w:val="4AC47890"/>
    <w:rsid w:val="4ADC43DC"/>
    <w:rsid w:val="4AE7474A"/>
    <w:rsid w:val="4AEF3676"/>
    <w:rsid w:val="4AFA3398"/>
    <w:rsid w:val="4AFF7D5D"/>
    <w:rsid w:val="4B1C090F"/>
    <w:rsid w:val="4B2960AC"/>
    <w:rsid w:val="4B2C7905"/>
    <w:rsid w:val="4B472D22"/>
    <w:rsid w:val="4B513E1C"/>
    <w:rsid w:val="4B5B547B"/>
    <w:rsid w:val="4B613227"/>
    <w:rsid w:val="4B7C6006"/>
    <w:rsid w:val="4B7D23CF"/>
    <w:rsid w:val="4B8F0A1B"/>
    <w:rsid w:val="4BA95F79"/>
    <w:rsid w:val="4BAB7B18"/>
    <w:rsid w:val="4BB10FD8"/>
    <w:rsid w:val="4BB439CB"/>
    <w:rsid w:val="4BB624AE"/>
    <w:rsid w:val="4BB66371"/>
    <w:rsid w:val="4BBA0128"/>
    <w:rsid w:val="4BBE5137"/>
    <w:rsid w:val="4BC04227"/>
    <w:rsid w:val="4BD864AD"/>
    <w:rsid w:val="4BDF4D86"/>
    <w:rsid w:val="4BE40D01"/>
    <w:rsid w:val="4BEA4569"/>
    <w:rsid w:val="4BF764F8"/>
    <w:rsid w:val="4C015453"/>
    <w:rsid w:val="4C062B0D"/>
    <w:rsid w:val="4C1054B6"/>
    <w:rsid w:val="4C120033"/>
    <w:rsid w:val="4C174767"/>
    <w:rsid w:val="4C177328"/>
    <w:rsid w:val="4C1930A0"/>
    <w:rsid w:val="4C1D0B36"/>
    <w:rsid w:val="4C2238FC"/>
    <w:rsid w:val="4C2D4D38"/>
    <w:rsid w:val="4C3064F4"/>
    <w:rsid w:val="4C312198"/>
    <w:rsid w:val="4C4767C9"/>
    <w:rsid w:val="4C514959"/>
    <w:rsid w:val="4C52468F"/>
    <w:rsid w:val="4C5452BA"/>
    <w:rsid w:val="4C5718CD"/>
    <w:rsid w:val="4C5952DB"/>
    <w:rsid w:val="4C7A046A"/>
    <w:rsid w:val="4C800A2A"/>
    <w:rsid w:val="4C877C04"/>
    <w:rsid w:val="4C883562"/>
    <w:rsid w:val="4C8F7482"/>
    <w:rsid w:val="4C906F6A"/>
    <w:rsid w:val="4C933C6A"/>
    <w:rsid w:val="4C961351"/>
    <w:rsid w:val="4CA566E8"/>
    <w:rsid w:val="4CAA44EA"/>
    <w:rsid w:val="4CAB56FF"/>
    <w:rsid w:val="4CC43E58"/>
    <w:rsid w:val="4CC8547F"/>
    <w:rsid w:val="4CD91C55"/>
    <w:rsid w:val="4CE22857"/>
    <w:rsid w:val="4CE37242"/>
    <w:rsid w:val="4CE376ED"/>
    <w:rsid w:val="4CEA575D"/>
    <w:rsid w:val="4CEC1C3D"/>
    <w:rsid w:val="4CF13C01"/>
    <w:rsid w:val="4CF608EF"/>
    <w:rsid w:val="4CFA500C"/>
    <w:rsid w:val="4D001B6A"/>
    <w:rsid w:val="4D1B282F"/>
    <w:rsid w:val="4D1E0E32"/>
    <w:rsid w:val="4D200C0F"/>
    <w:rsid w:val="4D245859"/>
    <w:rsid w:val="4D2639AF"/>
    <w:rsid w:val="4D26727B"/>
    <w:rsid w:val="4D3377F6"/>
    <w:rsid w:val="4D374057"/>
    <w:rsid w:val="4D37478D"/>
    <w:rsid w:val="4D452104"/>
    <w:rsid w:val="4D6E2F78"/>
    <w:rsid w:val="4D882051"/>
    <w:rsid w:val="4D886AA4"/>
    <w:rsid w:val="4D8E7176"/>
    <w:rsid w:val="4D8F3E41"/>
    <w:rsid w:val="4D9500ED"/>
    <w:rsid w:val="4D9B201E"/>
    <w:rsid w:val="4DA444BF"/>
    <w:rsid w:val="4DAE57E7"/>
    <w:rsid w:val="4DAE78DC"/>
    <w:rsid w:val="4DB33D1C"/>
    <w:rsid w:val="4DB86B25"/>
    <w:rsid w:val="4DB90FDE"/>
    <w:rsid w:val="4DBC0FA5"/>
    <w:rsid w:val="4DBE0C7A"/>
    <w:rsid w:val="4DCD4759"/>
    <w:rsid w:val="4DD03C33"/>
    <w:rsid w:val="4DE146BE"/>
    <w:rsid w:val="4DF94F37"/>
    <w:rsid w:val="4E016B34"/>
    <w:rsid w:val="4E037A5E"/>
    <w:rsid w:val="4E0A0EF3"/>
    <w:rsid w:val="4E121D0D"/>
    <w:rsid w:val="4E141DDC"/>
    <w:rsid w:val="4E144B59"/>
    <w:rsid w:val="4E1C5EC3"/>
    <w:rsid w:val="4E1E7A33"/>
    <w:rsid w:val="4E240D78"/>
    <w:rsid w:val="4E3D4879"/>
    <w:rsid w:val="4E432E16"/>
    <w:rsid w:val="4E52289A"/>
    <w:rsid w:val="4E5B79A0"/>
    <w:rsid w:val="4E622A11"/>
    <w:rsid w:val="4E6253A7"/>
    <w:rsid w:val="4E6B7D3B"/>
    <w:rsid w:val="4E6F13B3"/>
    <w:rsid w:val="4E766588"/>
    <w:rsid w:val="4E7B3E2F"/>
    <w:rsid w:val="4E803364"/>
    <w:rsid w:val="4E8B1697"/>
    <w:rsid w:val="4E905AAB"/>
    <w:rsid w:val="4E964534"/>
    <w:rsid w:val="4EB964D6"/>
    <w:rsid w:val="4ECD7BB1"/>
    <w:rsid w:val="4ED4505D"/>
    <w:rsid w:val="4ED87F06"/>
    <w:rsid w:val="4EDB6591"/>
    <w:rsid w:val="4EDE356E"/>
    <w:rsid w:val="4EE45206"/>
    <w:rsid w:val="4EE63ACE"/>
    <w:rsid w:val="4EFC3373"/>
    <w:rsid w:val="4F025590"/>
    <w:rsid w:val="4F051949"/>
    <w:rsid w:val="4F0D5150"/>
    <w:rsid w:val="4F21422E"/>
    <w:rsid w:val="4F251C4E"/>
    <w:rsid w:val="4F255893"/>
    <w:rsid w:val="4F257886"/>
    <w:rsid w:val="4F3A1FC9"/>
    <w:rsid w:val="4F4028E5"/>
    <w:rsid w:val="4F4062B6"/>
    <w:rsid w:val="4F474808"/>
    <w:rsid w:val="4F47617C"/>
    <w:rsid w:val="4F4F0A39"/>
    <w:rsid w:val="4F506DD9"/>
    <w:rsid w:val="4F511624"/>
    <w:rsid w:val="4F5605FB"/>
    <w:rsid w:val="4F57029D"/>
    <w:rsid w:val="4F5C75E9"/>
    <w:rsid w:val="4F661214"/>
    <w:rsid w:val="4F6A6150"/>
    <w:rsid w:val="4F7C7BCE"/>
    <w:rsid w:val="4F7E1CC3"/>
    <w:rsid w:val="4F8227DD"/>
    <w:rsid w:val="4F992243"/>
    <w:rsid w:val="4F9D0A4F"/>
    <w:rsid w:val="4FA03DFE"/>
    <w:rsid w:val="4FA236D3"/>
    <w:rsid w:val="4FAB2024"/>
    <w:rsid w:val="4FAC663A"/>
    <w:rsid w:val="4FC13F6E"/>
    <w:rsid w:val="4FD61F97"/>
    <w:rsid w:val="4FD920A9"/>
    <w:rsid w:val="4FE20FC1"/>
    <w:rsid w:val="4FE96D74"/>
    <w:rsid w:val="4FEE6F38"/>
    <w:rsid w:val="4FF72970"/>
    <w:rsid w:val="4FFE1DE0"/>
    <w:rsid w:val="5019366F"/>
    <w:rsid w:val="501D6B4F"/>
    <w:rsid w:val="50203738"/>
    <w:rsid w:val="50231156"/>
    <w:rsid w:val="50263493"/>
    <w:rsid w:val="502838B2"/>
    <w:rsid w:val="502C022B"/>
    <w:rsid w:val="50337F13"/>
    <w:rsid w:val="503D1758"/>
    <w:rsid w:val="50425543"/>
    <w:rsid w:val="50497753"/>
    <w:rsid w:val="504E7B40"/>
    <w:rsid w:val="504F54ED"/>
    <w:rsid w:val="50620647"/>
    <w:rsid w:val="50691E5E"/>
    <w:rsid w:val="50715259"/>
    <w:rsid w:val="50977389"/>
    <w:rsid w:val="50A27152"/>
    <w:rsid w:val="50A60E73"/>
    <w:rsid w:val="50AA4CF2"/>
    <w:rsid w:val="50AD7110"/>
    <w:rsid w:val="50B3167B"/>
    <w:rsid w:val="50B563CD"/>
    <w:rsid w:val="50CA662B"/>
    <w:rsid w:val="50DD0A86"/>
    <w:rsid w:val="50EA19A5"/>
    <w:rsid w:val="50EB2285"/>
    <w:rsid w:val="50F56DD7"/>
    <w:rsid w:val="50FE4AFC"/>
    <w:rsid w:val="51036DC8"/>
    <w:rsid w:val="51063CEB"/>
    <w:rsid w:val="51165E00"/>
    <w:rsid w:val="512E314A"/>
    <w:rsid w:val="513E2C61"/>
    <w:rsid w:val="51510DF6"/>
    <w:rsid w:val="51583D23"/>
    <w:rsid w:val="5162517B"/>
    <w:rsid w:val="516C15FE"/>
    <w:rsid w:val="51766ADC"/>
    <w:rsid w:val="51774B19"/>
    <w:rsid w:val="51802AF6"/>
    <w:rsid w:val="51874608"/>
    <w:rsid w:val="518A2886"/>
    <w:rsid w:val="518E4473"/>
    <w:rsid w:val="519731B7"/>
    <w:rsid w:val="51AD0D53"/>
    <w:rsid w:val="51B604D8"/>
    <w:rsid w:val="51C2596C"/>
    <w:rsid w:val="51C37F47"/>
    <w:rsid w:val="51CD0018"/>
    <w:rsid w:val="51DA0E68"/>
    <w:rsid w:val="51DA37F3"/>
    <w:rsid w:val="51EA71E8"/>
    <w:rsid w:val="51F07C1D"/>
    <w:rsid w:val="51FB6745"/>
    <w:rsid w:val="520D006C"/>
    <w:rsid w:val="52100327"/>
    <w:rsid w:val="52105E6C"/>
    <w:rsid w:val="52116E76"/>
    <w:rsid w:val="52150771"/>
    <w:rsid w:val="521975ED"/>
    <w:rsid w:val="521C129C"/>
    <w:rsid w:val="521E74D6"/>
    <w:rsid w:val="52236074"/>
    <w:rsid w:val="5234394D"/>
    <w:rsid w:val="523700F5"/>
    <w:rsid w:val="52387A21"/>
    <w:rsid w:val="524F23AF"/>
    <w:rsid w:val="52523394"/>
    <w:rsid w:val="52551E4F"/>
    <w:rsid w:val="525A4C3C"/>
    <w:rsid w:val="52663402"/>
    <w:rsid w:val="52805EA5"/>
    <w:rsid w:val="52862B12"/>
    <w:rsid w:val="528648C0"/>
    <w:rsid w:val="52997325"/>
    <w:rsid w:val="529C40E3"/>
    <w:rsid w:val="52AE5555"/>
    <w:rsid w:val="52B06989"/>
    <w:rsid w:val="52C50E72"/>
    <w:rsid w:val="52C752B7"/>
    <w:rsid w:val="52DD3C35"/>
    <w:rsid w:val="52E5740C"/>
    <w:rsid w:val="52EB428A"/>
    <w:rsid w:val="52F201A7"/>
    <w:rsid w:val="52FD52C0"/>
    <w:rsid w:val="52FF44E0"/>
    <w:rsid w:val="530A7AD4"/>
    <w:rsid w:val="5311687F"/>
    <w:rsid w:val="531E7F25"/>
    <w:rsid w:val="53246701"/>
    <w:rsid w:val="53292D2B"/>
    <w:rsid w:val="532C45B7"/>
    <w:rsid w:val="532D117C"/>
    <w:rsid w:val="53396DE1"/>
    <w:rsid w:val="534327B1"/>
    <w:rsid w:val="535143E8"/>
    <w:rsid w:val="53585A2C"/>
    <w:rsid w:val="5361421E"/>
    <w:rsid w:val="53656B51"/>
    <w:rsid w:val="536C1F4E"/>
    <w:rsid w:val="53755120"/>
    <w:rsid w:val="53764528"/>
    <w:rsid w:val="53803A05"/>
    <w:rsid w:val="538A539D"/>
    <w:rsid w:val="538E7F4B"/>
    <w:rsid w:val="538F4AE8"/>
    <w:rsid w:val="539D0113"/>
    <w:rsid w:val="539F032F"/>
    <w:rsid w:val="53B13BBE"/>
    <w:rsid w:val="53CC33D9"/>
    <w:rsid w:val="53D37D30"/>
    <w:rsid w:val="53DE1BED"/>
    <w:rsid w:val="53DF5340"/>
    <w:rsid w:val="53EE5841"/>
    <w:rsid w:val="53F02939"/>
    <w:rsid w:val="53F20C78"/>
    <w:rsid w:val="53F341D7"/>
    <w:rsid w:val="54026B54"/>
    <w:rsid w:val="540E5DF0"/>
    <w:rsid w:val="54120B01"/>
    <w:rsid w:val="54175A0F"/>
    <w:rsid w:val="54182992"/>
    <w:rsid w:val="54186706"/>
    <w:rsid w:val="54191202"/>
    <w:rsid w:val="542574C0"/>
    <w:rsid w:val="54521AE6"/>
    <w:rsid w:val="546265B3"/>
    <w:rsid w:val="54765480"/>
    <w:rsid w:val="547C5F7A"/>
    <w:rsid w:val="548010C2"/>
    <w:rsid w:val="5486504B"/>
    <w:rsid w:val="548F697A"/>
    <w:rsid w:val="54A74344"/>
    <w:rsid w:val="54C8737E"/>
    <w:rsid w:val="54D538DD"/>
    <w:rsid w:val="54D64A99"/>
    <w:rsid w:val="54DA3070"/>
    <w:rsid w:val="54E016AD"/>
    <w:rsid w:val="54FE1E8C"/>
    <w:rsid w:val="550B3693"/>
    <w:rsid w:val="550E345D"/>
    <w:rsid w:val="55202180"/>
    <w:rsid w:val="55274801"/>
    <w:rsid w:val="552D5B22"/>
    <w:rsid w:val="553B4ED7"/>
    <w:rsid w:val="553E1CBA"/>
    <w:rsid w:val="55403B3F"/>
    <w:rsid w:val="554A03CC"/>
    <w:rsid w:val="5552474F"/>
    <w:rsid w:val="55645E88"/>
    <w:rsid w:val="5569093F"/>
    <w:rsid w:val="556A04C9"/>
    <w:rsid w:val="556C1425"/>
    <w:rsid w:val="556C4D95"/>
    <w:rsid w:val="5578109D"/>
    <w:rsid w:val="557F13FD"/>
    <w:rsid w:val="55835CEB"/>
    <w:rsid w:val="55853555"/>
    <w:rsid w:val="55881907"/>
    <w:rsid w:val="55890F6E"/>
    <w:rsid w:val="558E17CE"/>
    <w:rsid w:val="55931B07"/>
    <w:rsid w:val="55971BBC"/>
    <w:rsid w:val="55AC28DD"/>
    <w:rsid w:val="55AE4859"/>
    <w:rsid w:val="55B077E4"/>
    <w:rsid w:val="55B1619A"/>
    <w:rsid w:val="55B7026F"/>
    <w:rsid w:val="55C74AA6"/>
    <w:rsid w:val="55D872DB"/>
    <w:rsid w:val="55E07CE5"/>
    <w:rsid w:val="55EA6B1B"/>
    <w:rsid w:val="55EC1F50"/>
    <w:rsid w:val="55F06F86"/>
    <w:rsid w:val="56064695"/>
    <w:rsid w:val="56066443"/>
    <w:rsid w:val="5613290E"/>
    <w:rsid w:val="56137EE6"/>
    <w:rsid w:val="561B7A15"/>
    <w:rsid w:val="561D378D"/>
    <w:rsid w:val="56341DE1"/>
    <w:rsid w:val="56397F2C"/>
    <w:rsid w:val="564A3FE7"/>
    <w:rsid w:val="564B3E1F"/>
    <w:rsid w:val="565104EC"/>
    <w:rsid w:val="5661367A"/>
    <w:rsid w:val="56735B16"/>
    <w:rsid w:val="568674D2"/>
    <w:rsid w:val="568A2AC6"/>
    <w:rsid w:val="568F7AC6"/>
    <w:rsid w:val="569048ED"/>
    <w:rsid w:val="56925F29"/>
    <w:rsid w:val="56A02AE1"/>
    <w:rsid w:val="56AD4B11"/>
    <w:rsid w:val="56AF7E21"/>
    <w:rsid w:val="56B03C7F"/>
    <w:rsid w:val="56B714EC"/>
    <w:rsid w:val="56B934B6"/>
    <w:rsid w:val="56C500AD"/>
    <w:rsid w:val="56DB78D0"/>
    <w:rsid w:val="56DB7CD8"/>
    <w:rsid w:val="56ED2C7C"/>
    <w:rsid w:val="56F125AB"/>
    <w:rsid w:val="570862B3"/>
    <w:rsid w:val="570B0BC5"/>
    <w:rsid w:val="570C0134"/>
    <w:rsid w:val="57125954"/>
    <w:rsid w:val="571371A4"/>
    <w:rsid w:val="571E156B"/>
    <w:rsid w:val="571E77BD"/>
    <w:rsid w:val="57243CE9"/>
    <w:rsid w:val="572E79D3"/>
    <w:rsid w:val="57395AE5"/>
    <w:rsid w:val="573D7F35"/>
    <w:rsid w:val="57573651"/>
    <w:rsid w:val="575C53FE"/>
    <w:rsid w:val="575C7926"/>
    <w:rsid w:val="576F37C1"/>
    <w:rsid w:val="57811464"/>
    <w:rsid w:val="57893040"/>
    <w:rsid w:val="578D6F52"/>
    <w:rsid w:val="578E789C"/>
    <w:rsid w:val="57917F8F"/>
    <w:rsid w:val="57A001D2"/>
    <w:rsid w:val="57A16BA5"/>
    <w:rsid w:val="57A50E44"/>
    <w:rsid w:val="57AC4DC9"/>
    <w:rsid w:val="57B028B2"/>
    <w:rsid w:val="57B27ABD"/>
    <w:rsid w:val="57B34E87"/>
    <w:rsid w:val="57B92ED5"/>
    <w:rsid w:val="57BE34A0"/>
    <w:rsid w:val="57D950AE"/>
    <w:rsid w:val="57E36310"/>
    <w:rsid w:val="57E4335C"/>
    <w:rsid w:val="57E502DB"/>
    <w:rsid w:val="57EE263E"/>
    <w:rsid w:val="57EF5992"/>
    <w:rsid w:val="57F77248"/>
    <w:rsid w:val="57FE0909"/>
    <w:rsid w:val="58023847"/>
    <w:rsid w:val="58065A81"/>
    <w:rsid w:val="580838D5"/>
    <w:rsid w:val="580C0BFB"/>
    <w:rsid w:val="58117322"/>
    <w:rsid w:val="58162F0C"/>
    <w:rsid w:val="581B5385"/>
    <w:rsid w:val="582F64F4"/>
    <w:rsid w:val="58350BD0"/>
    <w:rsid w:val="58383F10"/>
    <w:rsid w:val="584A032B"/>
    <w:rsid w:val="58545475"/>
    <w:rsid w:val="58896F65"/>
    <w:rsid w:val="58911E67"/>
    <w:rsid w:val="5895585D"/>
    <w:rsid w:val="58986C87"/>
    <w:rsid w:val="58A96B80"/>
    <w:rsid w:val="58AD4FF9"/>
    <w:rsid w:val="58AD704A"/>
    <w:rsid w:val="58AE19C8"/>
    <w:rsid w:val="58CF6CB2"/>
    <w:rsid w:val="58D05D56"/>
    <w:rsid w:val="58D06B42"/>
    <w:rsid w:val="58D135AE"/>
    <w:rsid w:val="58D1378F"/>
    <w:rsid w:val="58D224CF"/>
    <w:rsid w:val="58E14F46"/>
    <w:rsid w:val="58EA4DD1"/>
    <w:rsid w:val="58EB7E4F"/>
    <w:rsid w:val="58F07CBD"/>
    <w:rsid w:val="58F27BE3"/>
    <w:rsid w:val="590675E7"/>
    <w:rsid w:val="59095571"/>
    <w:rsid w:val="5912046F"/>
    <w:rsid w:val="5916733E"/>
    <w:rsid w:val="591E1BD7"/>
    <w:rsid w:val="59206185"/>
    <w:rsid w:val="592521FD"/>
    <w:rsid w:val="5936450E"/>
    <w:rsid w:val="59367040"/>
    <w:rsid w:val="594567A0"/>
    <w:rsid w:val="59591E75"/>
    <w:rsid w:val="595E623E"/>
    <w:rsid w:val="59651198"/>
    <w:rsid w:val="5967394B"/>
    <w:rsid w:val="59675B85"/>
    <w:rsid w:val="5979283C"/>
    <w:rsid w:val="59795F14"/>
    <w:rsid w:val="597E59D2"/>
    <w:rsid w:val="598124F5"/>
    <w:rsid w:val="598B2A0D"/>
    <w:rsid w:val="598E486B"/>
    <w:rsid w:val="599F07FE"/>
    <w:rsid w:val="59BC540F"/>
    <w:rsid w:val="59BC54D0"/>
    <w:rsid w:val="59BE0A1C"/>
    <w:rsid w:val="59C503C4"/>
    <w:rsid w:val="59CD7278"/>
    <w:rsid w:val="59DC300E"/>
    <w:rsid w:val="59DF64D2"/>
    <w:rsid w:val="59EA539F"/>
    <w:rsid w:val="59EB5428"/>
    <w:rsid w:val="59EB7233"/>
    <w:rsid w:val="59ED5CA2"/>
    <w:rsid w:val="5A0061ED"/>
    <w:rsid w:val="5A07278A"/>
    <w:rsid w:val="5A113785"/>
    <w:rsid w:val="5A2A0F9E"/>
    <w:rsid w:val="5A354D6D"/>
    <w:rsid w:val="5A3F545A"/>
    <w:rsid w:val="5A407A4A"/>
    <w:rsid w:val="5A422CA1"/>
    <w:rsid w:val="5A450E5C"/>
    <w:rsid w:val="5A4B36E9"/>
    <w:rsid w:val="5A6650B2"/>
    <w:rsid w:val="5A764D2B"/>
    <w:rsid w:val="5A783688"/>
    <w:rsid w:val="5A7C3942"/>
    <w:rsid w:val="5A7D0367"/>
    <w:rsid w:val="5A7E2640"/>
    <w:rsid w:val="5A7F67C4"/>
    <w:rsid w:val="5A817A7A"/>
    <w:rsid w:val="5A85340A"/>
    <w:rsid w:val="5A8D78EA"/>
    <w:rsid w:val="5A910FB6"/>
    <w:rsid w:val="5A9166B6"/>
    <w:rsid w:val="5A971D60"/>
    <w:rsid w:val="5AA1498D"/>
    <w:rsid w:val="5AAC71C2"/>
    <w:rsid w:val="5AC474BB"/>
    <w:rsid w:val="5ACD3001"/>
    <w:rsid w:val="5ACE32A8"/>
    <w:rsid w:val="5AD16473"/>
    <w:rsid w:val="5AD727D5"/>
    <w:rsid w:val="5ADD4F27"/>
    <w:rsid w:val="5ADE560E"/>
    <w:rsid w:val="5AEE2616"/>
    <w:rsid w:val="5AFE1DDF"/>
    <w:rsid w:val="5B0D7522"/>
    <w:rsid w:val="5B182775"/>
    <w:rsid w:val="5B2353A2"/>
    <w:rsid w:val="5B241448"/>
    <w:rsid w:val="5B2C078A"/>
    <w:rsid w:val="5B2E63D2"/>
    <w:rsid w:val="5B2E7892"/>
    <w:rsid w:val="5B394BC5"/>
    <w:rsid w:val="5B3F62EC"/>
    <w:rsid w:val="5B42076F"/>
    <w:rsid w:val="5B45511B"/>
    <w:rsid w:val="5B4A2FE7"/>
    <w:rsid w:val="5B530C18"/>
    <w:rsid w:val="5B556CBA"/>
    <w:rsid w:val="5B6D3DE7"/>
    <w:rsid w:val="5B7E4CCE"/>
    <w:rsid w:val="5B7F3AD9"/>
    <w:rsid w:val="5B8F47E5"/>
    <w:rsid w:val="5B9D1730"/>
    <w:rsid w:val="5BA65FD3"/>
    <w:rsid w:val="5BA674B3"/>
    <w:rsid w:val="5BAE1F60"/>
    <w:rsid w:val="5BAF7CFC"/>
    <w:rsid w:val="5BB610DF"/>
    <w:rsid w:val="5BB6515F"/>
    <w:rsid w:val="5BD62414"/>
    <w:rsid w:val="5BF41705"/>
    <w:rsid w:val="5BFC2B87"/>
    <w:rsid w:val="5BFD2FB5"/>
    <w:rsid w:val="5C0920F2"/>
    <w:rsid w:val="5C215570"/>
    <w:rsid w:val="5C25424D"/>
    <w:rsid w:val="5C346280"/>
    <w:rsid w:val="5C4B7A6C"/>
    <w:rsid w:val="5C562ED4"/>
    <w:rsid w:val="5C5F4AA5"/>
    <w:rsid w:val="5C605E01"/>
    <w:rsid w:val="5C621C8A"/>
    <w:rsid w:val="5C647883"/>
    <w:rsid w:val="5C6E3699"/>
    <w:rsid w:val="5C71213D"/>
    <w:rsid w:val="5C7C3DD3"/>
    <w:rsid w:val="5C7E6D7D"/>
    <w:rsid w:val="5C7F192D"/>
    <w:rsid w:val="5C7F2217"/>
    <w:rsid w:val="5C814A76"/>
    <w:rsid w:val="5C99193A"/>
    <w:rsid w:val="5CB350A9"/>
    <w:rsid w:val="5CB90941"/>
    <w:rsid w:val="5CC3452B"/>
    <w:rsid w:val="5CCD0C54"/>
    <w:rsid w:val="5CE9292E"/>
    <w:rsid w:val="5CEF50CB"/>
    <w:rsid w:val="5CFA40D7"/>
    <w:rsid w:val="5CFC1E7C"/>
    <w:rsid w:val="5D0A62C5"/>
    <w:rsid w:val="5D2157E5"/>
    <w:rsid w:val="5D296EBB"/>
    <w:rsid w:val="5D35760E"/>
    <w:rsid w:val="5D3615F1"/>
    <w:rsid w:val="5D5473F7"/>
    <w:rsid w:val="5D5613FC"/>
    <w:rsid w:val="5D58581F"/>
    <w:rsid w:val="5D5C103F"/>
    <w:rsid w:val="5D693056"/>
    <w:rsid w:val="5D746048"/>
    <w:rsid w:val="5D78101B"/>
    <w:rsid w:val="5D867E6A"/>
    <w:rsid w:val="5D8B722E"/>
    <w:rsid w:val="5D9C5427"/>
    <w:rsid w:val="5DB23B6E"/>
    <w:rsid w:val="5DC52CB7"/>
    <w:rsid w:val="5DD93B2E"/>
    <w:rsid w:val="5DDD77FE"/>
    <w:rsid w:val="5DDE6273"/>
    <w:rsid w:val="5DDF6040"/>
    <w:rsid w:val="5DE43EBB"/>
    <w:rsid w:val="5DEC3BF7"/>
    <w:rsid w:val="5DF56F53"/>
    <w:rsid w:val="5E1B5CEF"/>
    <w:rsid w:val="5E283755"/>
    <w:rsid w:val="5E290C73"/>
    <w:rsid w:val="5E376777"/>
    <w:rsid w:val="5E377029"/>
    <w:rsid w:val="5E3961D6"/>
    <w:rsid w:val="5E3C5207"/>
    <w:rsid w:val="5E440135"/>
    <w:rsid w:val="5E5269A7"/>
    <w:rsid w:val="5E530DB7"/>
    <w:rsid w:val="5E654D37"/>
    <w:rsid w:val="5E774B14"/>
    <w:rsid w:val="5E87360E"/>
    <w:rsid w:val="5E873E9A"/>
    <w:rsid w:val="5E91031A"/>
    <w:rsid w:val="5E922FD2"/>
    <w:rsid w:val="5E94770C"/>
    <w:rsid w:val="5E950D4B"/>
    <w:rsid w:val="5EA81A67"/>
    <w:rsid w:val="5EAE5987"/>
    <w:rsid w:val="5EC36BD7"/>
    <w:rsid w:val="5EDF5A84"/>
    <w:rsid w:val="5EE50965"/>
    <w:rsid w:val="5EE71B8E"/>
    <w:rsid w:val="5EED6853"/>
    <w:rsid w:val="5EF060CC"/>
    <w:rsid w:val="5F0423F3"/>
    <w:rsid w:val="5F06128D"/>
    <w:rsid w:val="5F1C2D7A"/>
    <w:rsid w:val="5F294F51"/>
    <w:rsid w:val="5F315E13"/>
    <w:rsid w:val="5F372553"/>
    <w:rsid w:val="5F3C1128"/>
    <w:rsid w:val="5F501667"/>
    <w:rsid w:val="5F537054"/>
    <w:rsid w:val="5F596992"/>
    <w:rsid w:val="5F601BFC"/>
    <w:rsid w:val="5F612C40"/>
    <w:rsid w:val="5F7A6ADC"/>
    <w:rsid w:val="5F7C2369"/>
    <w:rsid w:val="5F807650"/>
    <w:rsid w:val="5F8131C1"/>
    <w:rsid w:val="5F901358"/>
    <w:rsid w:val="5F93061C"/>
    <w:rsid w:val="5F9C3975"/>
    <w:rsid w:val="5F9E149B"/>
    <w:rsid w:val="5FA156C3"/>
    <w:rsid w:val="5FA70EB4"/>
    <w:rsid w:val="5FC47C7C"/>
    <w:rsid w:val="5FC93756"/>
    <w:rsid w:val="5FCD1D17"/>
    <w:rsid w:val="5FD16E77"/>
    <w:rsid w:val="5FE43BD4"/>
    <w:rsid w:val="5FE973C9"/>
    <w:rsid w:val="5FEB2206"/>
    <w:rsid w:val="5FF53C41"/>
    <w:rsid w:val="60010680"/>
    <w:rsid w:val="60065292"/>
    <w:rsid w:val="600A7AFA"/>
    <w:rsid w:val="60107EBF"/>
    <w:rsid w:val="602828A9"/>
    <w:rsid w:val="60361A4B"/>
    <w:rsid w:val="60397A11"/>
    <w:rsid w:val="604364E6"/>
    <w:rsid w:val="604902BD"/>
    <w:rsid w:val="604D4C6F"/>
    <w:rsid w:val="605A2032"/>
    <w:rsid w:val="605E6A25"/>
    <w:rsid w:val="606E1F64"/>
    <w:rsid w:val="606E54B0"/>
    <w:rsid w:val="606E5EA6"/>
    <w:rsid w:val="607E2FD9"/>
    <w:rsid w:val="60850A50"/>
    <w:rsid w:val="608A11F9"/>
    <w:rsid w:val="60901F5D"/>
    <w:rsid w:val="609E20E5"/>
    <w:rsid w:val="60A13D22"/>
    <w:rsid w:val="60A65F4F"/>
    <w:rsid w:val="60AA1792"/>
    <w:rsid w:val="60B039A2"/>
    <w:rsid w:val="60BE08E0"/>
    <w:rsid w:val="60C969EB"/>
    <w:rsid w:val="60CB55D3"/>
    <w:rsid w:val="60D1078D"/>
    <w:rsid w:val="60D94755"/>
    <w:rsid w:val="60DA2CBB"/>
    <w:rsid w:val="60DC5D69"/>
    <w:rsid w:val="60E05770"/>
    <w:rsid w:val="60E64B2B"/>
    <w:rsid w:val="60ED73D2"/>
    <w:rsid w:val="61060988"/>
    <w:rsid w:val="61085A24"/>
    <w:rsid w:val="610A1CB5"/>
    <w:rsid w:val="61142573"/>
    <w:rsid w:val="611B30E3"/>
    <w:rsid w:val="611C2FBF"/>
    <w:rsid w:val="612908BD"/>
    <w:rsid w:val="612A5347"/>
    <w:rsid w:val="612C0D28"/>
    <w:rsid w:val="613100ED"/>
    <w:rsid w:val="61471329"/>
    <w:rsid w:val="615C08C9"/>
    <w:rsid w:val="615F2949"/>
    <w:rsid w:val="6164191C"/>
    <w:rsid w:val="616504AC"/>
    <w:rsid w:val="61671D60"/>
    <w:rsid w:val="616C0699"/>
    <w:rsid w:val="6171498D"/>
    <w:rsid w:val="617F7EFF"/>
    <w:rsid w:val="61850AF4"/>
    <w:rsid w:val="618648DC"/>
    <w:rsid w:val="618F1740"/>
    <w:rsid w:val="619932DF"/>
    <w:rsid w:val="61B377C6"/>
    <w:rsid w:val="61B70764"/>
    <w:rsid w:val="61B91C17"/>
    <w:rsid w:val="61C217E4"/>
    <w:rsid w:val="61CB24F3"/>
    <w:rsid w:val="61D100CB"/>
    <w:rsid w:val="61DC44FC"/>
    <w:rsid w:val="61E90729"/>
    <w:rsid w:val="61F41880"/>
    <w:rsid w:val="61F66914"/>
    <w:rsid w:val="61F675D1"/>
    <w:rsid w:val="61FE3B85"/>
    <w:rsid w:val="61FF3E45"/>
    <w:rsid w:val="620E7577"/>
    <w:rsid w:val="62127A26"/>
    <w:rsid w:val="62167C04"/>
    <w:rsid w:val="621F7940"/>
    <w:rsid w:val="622D3B95"/>
    <w:rsid w:val="623936FD"/>
    <w:rsid w:val="623F24F8"/>
    <w:rsid w:val="62411488"/>
    <w:rsid w:val="624F465D"/>
    <w:rsid w:val="62586279"/>
    <w:rsid w:val="62593FF2"/>
    <w:rsid w:val="62595B4D"/>
    <w:rsid w:val="625E1DC8"/>
    <w:rsid w:val="626A1B08"/>
    <w:rsid w:val="626B762E"/>
    <w:rsid w:val="62710A48"/>
    <w:rsid w:val="62713F93"/>
    <w:rsid w:val="6276339D"/>
    <w:rsid w:val="62845BFD"/>
    <w:rsid w:val="6287090C"/>
    <w:rsid w:val="628F6B55"/>
    <w:rsid w:val="6293253D"/>
    <w:rsid w:val="629905B0"/>
    <w:rsid w:val="62992218"/>
    <w:rsid w:val="629A4073"/>
    <w:rsid w:val="629E0224"/>
    <w:rsid w:val="629E427C"/>
    <w:rsid w:val="62A274F4"/>
    <w:rsid w:val="62AD3106"/>
    <w:rsid w:val="62AF1C11"/>
    <w:rsid w:val="62B30EFA"/>
    <w:rsid w:val="62C33C23"/>
    <w:rsid w:val="62D06509"/>
    <w:rsid w:val="62E73159"/>
    <w:rsid w:val="62F04EC6"/>
    <w:rsid w:val="62F55A1E"/>
    <w:rsid w:val="62F70847"/>
    <w:rsid w:val="63015505"/>
    <w:rsid w:val="63147A20"/>
    <w:rsid w:val="6319701C"/>
    <w:rsid w:val="631B2082"/>
    <w:rsid w:val="631D6B7A"/>
    <w:rsid w:val="632443AD"/>
    <w:rsid w:val="63263B05"/>
    <w:rsid w:val="632779F9"/>
    <w:rsid w:val="633052B7"/>
    <w:rsid w:val="63382765"/>
    <w:rsid w:val="63480333"/>
    <w:rsid w:val="63483416"/>
    <w:rsid w:val="635F53E5"/>
    <w:rsid w:val="6368043E"/>
    <w:rsid w:val="63783CBC"/>
    <w:rsid w:val="637C7D45"/>
    <w:rsid w:val="63863C3A"/>
    <w:rsid w:val="638A397E"/>
    <w:rsid w:val="639A489F"/>
    <w:rsid w:val="63A70A58"/>
    <w:rsid w:val="63B1471D"/>
    <w:rsid w:val="63C670D8"/>
    <w:rsid w:val="63C81808"/>
    <w:rsid w:val="63D62734"/>
    <w:rsid w:val="63DD214D"/>
    <w:rsid w:val="63EE6DAA"/>
    <w:rsid w:val="63EF0B39"/>
    <w:rsid w:val="63F14045"/>
    <w:rsid w:val="63FA5155"/>
    <w:rsid w:val="640E1CB7"/>
    <w:rsid w:val="643C0CCF"/>
    <w:rsid w:val="64446389"/>
    <w:rsid w:val="6456360A"/>
    <w:rsid w:val="64591B39"/>
    <w:rsid w:val="645C1924"/>
    <w:rsid w:val="648F1CFA"/>
    <w:rsid w:val="64980369"/>
    <w:rsid w:val="64C6536E"/>
    <w:rsid w:val="64CF2A7A"/>
    <w:rsid w:val="64D122C3"/>
    <w:rsid w:val="64D72FFE"/>
    <w:rsid w:val="64E219AE"/>
    <w:rsid w:val="64E231AA"/>
    <w:rsid w:val="64E92039"/>
    <w:rsid w:val="64F721D2"/>
    <w:rsid w:val="6509150E"/>
    <w:rsid w:val="650A36A6"/>
    <w:rsid w:val="650A5713"/>
    <w:rsid w:val="650B6F31"/>
    <w:rsid w:val="65146C68"/>
    <w:rsid w:val="651A35CA"/>
    <w:rsid w:val="6524616A"/>
    <w:rsid w:val="652547A8"/>
    <w:rsid w:val="65267059"/>
    <w:rsid w:val="6539011C"/>
    <w:rsid w:val="653B564F"/>
    <w:rsid w:val="653D1756"/>
    <w:rsid w:val="653E685C"/>
    <w:rsid w:val="65476B39"/>
    <w:rsid w:val="6548256A"/>
    <w:rsid w:val="6556396C"/>
    <w:rsid w:val="655834A3"/>
    <w:rsid w:val="655F48A2"/>
    <w:rsid w:val="65757142"/>
    <w:rsid w:val="657B5AB5"/>
    <w:rsid w:val="657E6614"/>
    <w:rsid w:val="658978D8"/>
    <w:rsid w:val="658A426F"/>
    <w:rsid w:val="658E116A"/>
    <w:rsid w:val="65A94980"/>
    <w:rsid w:val="65B5753E"/>
    <w:rsid w:val="65B74ECE"/>
    <w:rsid w:val="65BA6903"/>
    <w:rsid w:val="65BC6B1F"/>
    <w:rsid w:val="65D10955"/>
    <w:rsid w:val="65D21F97"/>
    <w:rsid w:val="65E035FB"/>
    <w:rsid w:val="65E223DB"/>
    <w:rsid w:val="65E25E59"/>
    <w:rsid w:val="65E57B2E"/>
    <w:rsid w:val="65E76A0F"/>
    <w:rsid w:val="65E77E02"/>
    <w:rsid w:val="65F067C8"/>
    <w:rsid w:val="65FD1A9D"/>
    <w:rsid w:val="65FF7E90"/>
    <w:rsid w:val="66052AED"/>
    <w:rsid w:val="661208E6"/>
    <w:rsid w:val="661A30A9"/>
    <w:rsid w:val="66265880"/>
    <w:rsid w:val="662752FA"/>
    <w:rsid w:val="663436AD"/>
    <w:rsid w:val="663440E7"/>
    <w:rsid w:val="66372E2E"/>
    <w:rsid w:val="66395D7A"/>
    <w:rsid w:val="663A4597"/>
    <w:rsid w:val="664228B9"/>
    <w:rsid w:val="66432BCB"/>
    <w:rsid w:val="664D59C9"/>
    <w:rsid w:val="665656B7"/>
    <w:rsid w:val="66570EE7"/>
    <w:rsid w:val="66805888"/>
    <w:rsid w:val="668A2E99"/>
    <w:rsid w:val="66996118"/>
    <w:rsid w:val="669C0347"/>
    <w:rsid w:val="66B07D06"/>
    <w:rsid w:val="66B87210"/>
    <w:rsid w:val="66C95E6B"/>
    <w:rsid w:val="66D502BD"/>
    <w:rsid w:val="66D836EA"/>
    <w:rsid w:val="66DE36D9"/>
    <w:rsid w:val="66F127F8"/>
    <w:rsid w:val="66F466AF"/>
    <w:rsid w:val="66FC0EB3"/>
    <w:rsid w:val="6703252B"/>
    <w:rsid w:val="67046D29"/>
    <w:rsid w:val="670A5DD0"/>
    <w:rsid w:val="67184229"/>
    <w:rsid w:val="67247883"/>
    <w:rsid w:val="672A43B0"/>
    <w:rsid w:val="672B706A"/>
    <w:rsid w:val="67361678"/>
    <w:rsid w:val="673A1368"/>
    <w:rsid w:val="67427983"/>
    <w:rsid w:val="674943E2"/>
    <w:rsid w:val="674E0841"/>
    <w:rsid w:val="67552D8D"/>
    <w:rsid w:val="67685485"/>
    <w:rsid w:val="67863108"/>
    <w:rsid w:val="6792679A"/>
    <w:rsid w:val="679402A4"/>
    <w:rsid w:val="67A55390"/>
    <w:rsid w:val="67AC1793"/>
    <w:rsid w:val="67AF7FBD"/>
    <w:rsid w:val="67BC310D"/>
    <w:rsid w:val="67C5124F"/>
    <w:rsid w:val="67CA3723"/>
    <w:rsid w:val="67D45F7A"/>
    <w:rsid w:val="67DD55B3"/>
    <w:rsid w:val="67E20C73"/>
    <w:rsid w:val="67EA222A"/>
    <w:rsid w:val="67ED7699"/>
    <w:rsid w:val="68064081"/>
    <w:rsid w:val="680E1188"/>
    <w:rsid w:val="681216B3"/>
    <w:rsid w:val="681C3B2E"/>
    <w:rsid w:val="68227285"/>
    <w:rsid w:val="682B7065"/>
    <w:rsid w:val="682D1CD4"/>
    <w:rsid w:val="68300498"/>
    <w:rsid w:val="684E726E"/>
    <w:rsid w:val="68527977"/>
    <w:rsid w:val="6853303E"/>
    <w:rsid w:val="68595BBC"/>
    <w:rsid w:val="68655E26"/>
    <w:rsid w:val="686E5E6F"/>
    <w:rsid w:val="686E6609"/>
    <w:rsid w:val="686E6BC2"/>
    <w:rsid w:val="68771C50"/>
    <w:rsid w:val="6878590D"/>
    <w:rsid w:val="687C0CFF"/>
    <w:rsid w:val="68804953"/>
    <w:rsid w:val="688676E3"/>
    <w:rsid w:val="68875BA9"/>
    <w:rsid w:val="688A2F04"/>
    <w:rsid w:val="688F58DE"/>
    <w:rsid w:val="689F0071"/>
    <w:rsid w:val="68A07EA9"/>
    <w:rsid w:val="68A33C6A"/>
    <w:rsid w:val="68A67612"/>
    <w:rsid w:val="68B57855"/>
    <w:rsid w:val="68D8310B"/>
    <w:rsid w:val="68D8705B"/>
    <w:rsid w:val="68DC4DE2"/>
    <w:rsid w:val="69002550"/>
    <w:rsid w:val="69164798"/>
    <w:rsid w:val="69245736"/>
    <w:rsid w:val="692850BC"/>
    <w:rsid w:val="692B39E0"/>
    <w:rsid w:val="6931090A"/>
    <w:rsid w:val="693225C4"/>
    <w:rsid w:val="69360A03"/>
    <w:rsid w:val="693C7FB4"/>
    <w:rsid w:val="69496AFB"/>
    <w:rsid w:val="694C4CD3"/>
    <w:rsid w:val="69510421"/>
    <w:rsid w:val="695157D2"/>
    <w:rsid w:val="695E0F03"/>
    <w:rsid w:val="69841DF5"/>
    <w:rsid w:val="69855479"/>
    <w:rsid w:val="69875F21"/>
    <w:rsid w:val="698D716E"/>
    <w:rsid w:val="698E4496"/>
    <w:rsid w:val="69912E82"/>
    <w:rsid w:val="6992295D"/>
    <w:rsid w:val="699619EE"/>
    <w:rsid w:val="69A27DD9"/>
    <w:rsid w:val="69BD73C0"/>
    <w:rsid w:val="69DB537D"/>
    <w:rsid w:val="69E018E6"/>
    <w:rsid w:val="69E26900"/>
    <w:rsid w:val="69E91EAC"/>
    <w:rsid w:val="69EF0787"/>
    <w:rsid w:val="69F814CD"/>
    <w:rsid w:val="6A0068F9"/>
    <w:rsid w:val="6A1218E4"/>
    <w:rsid w:val="6A252F5E"/>
    <w:rsid w:val="6A2F4CDB"/>
    <w:rsid w:val="6A362C49"/>
    <w:rsid w:val="6A4C30E7"/>
    <w:rsid w:val="6A4E7F61"/>
    <w:rsid w:val="6A575A28"/>
    <w:rsid w:val="6A62630F"/>
    <w:rsid w:val="6A7C39CF"/>
    <w:rsid w:val="6A7C72D8"/>
    <w:rsid w:val="6A807264"/>
    <w:rsid w:val="6A814277"/>
    <w:rsid w:val="6A843983"/>
    <w:rsid w:val="6A8C09E5"/>
    <w:rsid w:val="6A8C225D"/>
    <w:rsid w:val="6A8E305A"/>
    <w:rsid w:val="6A90057A"/>
    <w:rsid w:val="6A935974"/>
    <w:rsid w:val="6A941EE0"/>
    <w:rsid w:val="6A9F5E76"/>
    <w:rsid w:val="6AA44DDA"/>
    <w:rsid w:val="6AA76630"/>
    <w:rsid w:val="6AAE6E3E"/>
    <w:rsid w:val="6AB62472"/>
    <w:rsid w:val="6ABB0AB5"/>
    <w:rsid w:val="6ABE15EE"/>
    <w:rsid w:val="6ABF6769"/>
    <w:rsid w:val="6AC50223"/>
    <w:rsid w:val="6AD40E96"/>
    <w:rsid w:val="6ADA4EA2"/>
    <w:rsid w:val="6AE126C6"/>
    <w:rsid w:val="6AEA0F0D"/>
    <w:rsid w:val="6AEE1BF6"/>
    <w:rsid w:val="6AFC213B"/>
    <w:rsid w:val="6AFE54E3"/>
    <w:rsid w:val="6B104EE7"/>
    <w:rsid w:val="6B1E15FA"/>
    <w:rsid w:val="6B2274F2"/>
    <w:rsid w:val="6B283030"/>
    <w:rsid w:val="6B2A277C"/>
    <w:rsid w:val="6B2B3DFF"/>
    <w:rsid w:val="6B2D5DC9"/>
    <w:rsid w:val="6B30404D"/>
    <w:rsid w:val="6B344537"/>
    <w:rsid w:val="6B4B5979"/>
    <w:rsid w:val="6B623A85"/>
    <w:rsid w:val="6B63710D"/>
    <w:rsid w:val="6B6C7F9A"/>
    <w:rsid w:val="6B7A1806"/>
    <w:rsid w:val="6B87527B"/>
    <w:rsid w:val="6B924DC4"/>
    <w:rsid w:val="6B9B2F53"/>
    <w:rsid w:val="6B9B7CFC"/>
    <w:rsid w:val="6BA16A03"/>
    <w:rsid w:val="6BA31556"/>
    <w:rsid w:val="6BB46EDD"/>
    <w:rsid w:val="6BB64010"/>
    <w:rsid w:val="6BBC3471"/>
    <w:rsid w:val="6BC24763"/>
    <w:rsid w:val="6BCF6253"/>
    <w:rsid w:val="6BD77B23"/>
    <w:rsid w:val="6BDC39BA"/>
    <w:rsid w:val="6BE30550"/>
    <w:rsid w:val="6BF145C6"/>
    <w:rsid w:val="6BF608B1"/>
    <w:rsid w:val="6C0528A2"/>
    <w:rsid w:val="6C0B1A00"/>
    <w:rsid w:val="6C1D71C4"/>
    <w:rsid w:val="6C2D61C2"/>
    <w:rsid w:val="6C3116B5"/>
    <w:rsid w:val="6C3D7C98"/>
    <w:rsid w:val="6C3E3329"/>
    <w:rsid w:val="6C472EBA"/>
    <w:rsid w:val="6C4F7974"/>
    <w:rsid w:val="6C553829"/>
    <w:rsid w:val="6C577BAF"/>
    <w:rsid w:val="6C5E22A1"/>
    <w:rsid w:val="6C5E71E0"/>
    <w:rsid w:val="6C6D2921"/>
    <w:rsid w:val="6C6E20C4"/>
    <w:rsid w:val="6C741386"/>
    <w:rsid w:val="6C7658A7"/>
    <w:rsid w:val="6C7E6BD3"/>
    <w:rsid w:val="6C8639E2"/>
    <w:rsid w:val="6C8D5BC9"/>
    <w:rsid w:val="6C9543C5"/>
    <w:rsid w:val="6CA74875"/>
    <w:rsid w:val="6CA74DE7"/>
    <w:rsid w:val="6CAA63F8"/>
    <w:rsid w:val="6CB3550F"/>
    <w:rsid w:val="6CB7229D"/>
    <w:rsid w:val="6CC75DB3"/>
    <w:rsid w:val="6CCF3009"/>
    <w:rsid w:val="6CD32283"/>
    <w:rsid w:val="6CD72490"/>
    <w:rsid w:val="6CE03273"/>
    <w:rsid w:val="6CE10B06"/>
    <w:rsid w:val="6CE43CB3"/>
    <w:rsid w:val="6CED52D9"/>
    <w:rsid w:val="6CF42FC6"/>
    <w:rsid w:val="6CF50B68"/>
    <w:rsid w:val="6D0E64BA"/>
    <w:rsid w:val="6D1233DA"/>
    <w:rsid w:val="6D1234C8"/>
    <w:rsid w:val="6D127803"/>
    <w:rsid w:val="6D1A741F"/>
    <w:rsid w:val="6D204D8C"/>
    <w:rsid w:val="6D330461"/>
    <w:rsid w:val="6D333FD4"/>
    <w:rsid w:val="6D474F3E"/>
    <w:rsid w:val="6D4A4D3D"/>
    <w:rsid w:val="6D5F5F45"/>
    <w:rsid w:val="6D600FDB"/>
    <w:rsid w:val="6D612796"/>
    <w:rsid w:val="6D7075C6"/>
    <w:rsid w:val="6D741F56"/>
    <w:rsid w:val="6D77157D"/>
    <w:rsid w:val="6D797A33"/>
    <w:rsid w:val="6D7B0D9A"/>
    <w:rsid w:val="6D7D7B68"/>
    <w:rsid w:val="6D7E18D6"/>
    <w:rsid w:val="6D88378A"/>
    <w:rsid w:val="6D8E43A6"/>
    <w:rsid w:val="6D931F28"/>
    <w:rsid w:val="6D934711"/>
    <w:rsid w:val="6D99327B"/>
    <w:rsid w:val="6D9D14E3"/>
    <w:rsid w:val="6DA13672"/>
    <w:rsid w:val="6DB72F96"/>
    <w:rsid w:val="6DB824DE"/>
    <w:rsid w:val="6DC8127D"/>
    <w:rsid w:val="6DC90513"/>
    <w:rsid w:val="6DCD5AC7"/>
    <w:rsid w:val="6DD4768C"/>
    <w:rsid w:val="6DD63018"/>
    <w:rsid w:val="6E051571"/>
    <w:rsid w:val="6E2429F8"/>
    <w:rsid w:val="6E293993"/>
    <w:rsid w:val="6E296584"/>
    <w:rsid w:val="6E2B27C7"/>
    <w:rsid w:val="6E443D07"/>
    <w:rsid w:val="6E5B5BFD"/>
    <w:rsid w:val="6E601762"/>
    <w:rsid w:val="6E670FD5"/>
    <w:rsid w:val="6E6D0151"/>
    <w:rsid w:val="6E757D2A"/>
    <w:rsid w:val="6E7D50D0"/>
    <w:rsid w:val="6E8E3022"/>
    <w:rsid w:val="6E934195"/>
    <w:rsid w:val="6E94592C"/>
    <w:rsid w:val="6EAF124A"/>
    <w:rsid w:val="6EB505AF"/>
    <w:rsid w:val="6EBF3DB5"/>
    <w:rsid w:val="6EC14A3A"/>
    <w:rsid w:val="6EC86534"/>
    <w:rsid w:val="6EC90F80"/>
    <w:rsid w:val="6ECA5A81"/>
    <w:rsid w:val="6ECE341F"/>
    <w:rsid w:val="6ECF0C4F"/>
    <w:rsid w:val="6ED24CBD"/>
    <w:rsid w:val="6EE1203E"/>
    <w:rsid w:val="6EE65416"/>
    <w:rsid w:val="6EE844E0"/>
    <w:rsid w:val="6EF30C42"/>
    <w:rsid w:val="6EF509FA"/>
    <w:rsid w:val="6EFB3A26"/>
    <w:rsid w:val="6F086496"/>
    <w:rsid w:val="6F291EEA"/>
    <w:rsid w:val="6F2D7D45"/>
    <w:rsid w:val="6F2F0361"/>
    <w:rsid w:val="6F324C4C"/>
    <w:rsid w:val="6F3723A6"/>
    <w:rsid w:val="6F390CC6"/>
    <w:rsid w:val="6F3A0143"/>
    <w:rsid w:val="6F3C65DA"/>
    <w:rsid w:val="6F437969"/>
    <w:rsid w:val="6F502086"/>
    <w:rsid w:val="6F52674F"/>
    <w:rsid w:val="6F54157E"/>
    <w:rsid w:val="6F631DB9"/>
    <w:rsid w:val="6F6D6D05"/>
    <w:rsid w:val="6F720F20"/>
    <w:rsid w:val="6F83245B"/>
    <w:rsid w:val="6F8431FC"/>
    <w:rsid w:val="6F8F0E00"/>
    <w:rsid w:val="6F960C48"/>
    <w:rsid w:val="6F9B5618"/>
    <w:rsid w:val="6FAD4269"/>
    <w:rsid w:val="6FB12F57"/>
    <w:rsid w:val="6FB966A6"/>
    <w:rsid w:val="6FBC2DF9"/>
    <w:rsid w:val="6FC31903"/>
    <w:rsid w:val="6FD70505"/>
    <w:rsid w:val="6FD74983"/>
    <w:rsid w:val="6FDF282A"/>
    <w:rsid w:val="6FED2CF8"/>
    <w:rsid w:val="6FEF1353"/>
    <w:rsid w:val="6FF86E74"/>
    <w:rsid w:val="6FFD045F"/>
    <w:rsid w:val="6FFE1B50"/>
    <w:rsid w:val="700B2398"/>
    <w:rsid w:val="700C416F"/>
    <w:rsid w:val="70105792"/>
    <w:rsid w:val="702C2AF3"/>
    <w:rsid w:val="7033488C"/>
    <w:rsid w:val="7043113C"/>
    <w:rsid w:val="70443E50"/>
    <w:rsid w:val="704F1724"/>
    <w:rsid w:val="70576BF9"/>
    <w:rsid w:val="70626197"/>
    <w:rsid w:val="706712E4"/>
    <w:rsid w:val="707F2C23"/>
    <w:rsid w:val="708A15C7"/>
    <w:rsid w:val="708E2E66"/>
    <w:rsid w:val="7095029D"/>
    <w:rsid w:val="70A954EB"/>
    <w:rsid w:val="70AA028D"/>
    <w:rsid w:val="70D901EC"/>
    <w:rsid w:val="70DC0075"/>
    <w:rsid w:val="70DF5DB7"/>
    <w:rsid w:val="70E01BA2"/>
    <w:rsid w:val="70E163A8"/>
    <w:rsid w:val="70F10D8C"/>
    <w:rsid w:val="70F321B0"/>
    <w:rsid w:val="71033854"/>
    <w:rsid w:val="710D179B"/>
    <w:rsid w:val="710E183A"/>
    <w:rsid w:val="711228FC"/>
    <w:rsid w:val="7112418E"/>
    <w:rsid w:val="712E4649"/>
    <w:rsid w:val="71341C5F"/>
    <w:rsid w:val="713D6455"/>
    <w:rsid w:val="71473EC2"/>
    <w:rsid w:val="714E67B6"/>
    <w:rsid w:val="716064DA"/>
    <w:rsid w:val="71721BA8"/>
    <w:rsid w:val="71811A2E"/>
    <w:rsid w:val="71982E84"/>
    <w:rsid w:val="719B2FFF"/>
    <w:rsid w:val="719C4294"/>
    <w:rsid w:val="71B61557"/>
    <w:rsid w:val="71C1072F"/>
    <w:rsid w:val="71C96833"/>
    <w:rsid w:val="71D67145"/>
    <w:rsid w:val="71D90A58"/>
    <w:rsid w:val="71E4707F"/>
    <w:rsid w:val="72075026"/>
    <w:rsid w:val="72213641"/>
    <w:rsid w:val="722161ED"/>
    <w:rsid w:val="72236317"/>
    <w:rsid w:val="72273572"/>
    <w:rsid w:val="7228676D"/>
    <w:rsid w:val="72390A67"/>
    <w:rsid w:val="723D3844"/>
    <w:rsid w:val="72474EE4"/>
    <w:rsid w:val="724E1808"/>
    <w:rsid w:val="725412FC"/>
    <w:rsid w:val="72675DA2"/>
    <w:rsid w:val="726A16B0"/>
    <w:rsid w:val="726A5B3D"/>
    <w:rsid w:val="72830DFB"/>
    <w:rsid w:val="7288015D"/>
    <w:rsid w:val="728B493A"/>
    <w:rsid w:val="72A14DDD"/>
    <w:rsid w:val="72A44BC2"/>
    <w:rsid w:val="72A70C11"/>
    <w:rsid w:val="72AD3A3C"/>
    <w:rsid w:val="72B10702"/>
    <w:rsid w:val="72B333C6"/>
    <w:rsid w:val="72C20F2B"/>
    <w:rsid w:val="72DA4BA4"/>
    <w:rsid w:val="72EA2F93"/>
    <w:rsid w:val="72F46202"/>
    <w:rsid w:val="72F67CE0"/>
    <w:rsid w:val="72FF5E08"/>
    <w:rsid w:val="73031F54"/>
    <w:rsid w:val="730622EE"/>
    <w:rsid w:val="731A4E85"/>
    <w:rsid w:val="73247F4E"/>
    <w:rsid w:val="73274E08"/>
    <w:rsid w:val="732953B2"/>
    <w:rsid w:val="7342742A"/>
    <w:rsid w:val="73454656"/>
    <w:rsid w:val="734D2992"/>
    <w:rsid w:val="73520AC2"/>
    <w:rsid w:val="735A34D3"/>
    <w:rsid w:val="736066C1"/>
    <w:rsid w:val="73614832"/>
    <w:rsid w:val="736309F4"/>
    <w:rsid w:val="73671232"/>
    <w:rsid w:val="73682094"/>
    <w:rsid w:val="736F1332"/>
    <w:rsid w:val="738B4CEB"/>
    <w:rsid w:val="73943FF9"/>
    <w:rsid w:val="7399678D"/>
    <w:rsid w:val="73A34E7A"/>
    <w:rsid w:val="73BA6742"/>
    <w:rsid w:val="73BE4E4C"/>
    <w:rsid w:val="73C07B88"/>
    <w:rsid w:val="73CC463B"/>
    <w:rsid w:val="73D56FFD"/>
    <w:rsid w:val="73D86E48"/>
    <w:rsid w:val="73DA72E6"/>
    <w:rsid w:val="73DE5EB2"/>
    <w:rsid w:val="73F217EE"/>
    <w:rsid w:val="73F433F8"/>
    <w:rsid w:val="73F835CA"/>
    <w:rsid w:val="740316C0"/>
    <w:rsid w:val="74051691"/>
    <w:rsid w:val="741E5829"/>
    <w:rsid w:val="7425209E"/>
    <w:rsid w:val="74392E9A"/>
    <w:rsid w:val="743A2B53"/>
    <w:rsid w:val="743F0B8C"/>
    <w:rsid w:val="744013AD"/>
    <w:rsid w:val="744673CD"/>
    <w:rsid w:val="745054C0"/>
    <w:rsid w:val="74532239"/>
    <w:rsid w:val="74535B2C"/>
    <w:rsid w:val="74537BA5"/>
    <w:rsid w:val="74600FBD"/>
    <w:rsid w:val="7463189D"/>
    <w:rsid w:val="74657089"/>
    <w:rsid w:val="747546DA"/>
    <w:rsid w:val="748922C2"/>
    <w:rsid w:val="748A0F5D"/>
    <w:rsid w:val="749040F3"/>
    <w:rsid w:val="74953C8F"/>
    <w:rsid w:val="74995005"/>
    <w:rsid w:val="749C7563"/>
    <w:rsid w:val="749D425E"/>
    <w:rsid w:val="749E6801"/>
    <w:rsid w:val="74A0243F"/>
    <w:rsid w:val="74A974E7"/>
    <w:rsid w:val="74B70FE3"/>
    <w:rsid w:val="74B71C17"/>
    <w:rsid w:val="74B82634"/>
    <w:rsid w:val="74BF5CE3"/>
    <w:rsid w:val="74C12FB3"/>
    <w:rsid w:val="74C96B62"/>
    <w:rsid w:val="74D26B1B"/>
    <w:rsid w:val="74E07912"/>
    <w:rsid w:val="74E11867"/>
    <w:rsid w:val="74EE366B"/>
    <w:rsid w:val="750B5A29"/>
    <w:rsid w:val="75132D39"/>
    <w:rsid w:val="7519775F"/>
    <w:rsid w:val="7520769E"/>
    <w:rsid w:val="75251416"/>
    <w:rsid w:val="752E2E69"/>
    <w:rsid w:val="753404CD"/>
    <w:rsid w:val="75384E18"/>
    <w:rsid w:val="7549598B"/>
    <w:rsid w:val="75564ADA"/>
    <w:rsid w:val="756930E3"/>
    <w:rsid w:val="756E1633"/>
    <w:rsid w:val="756F0D32"/>
    <w:rsid w:val="756F3275"/>
    <w:rsid w:val="757B09FC"/>
    <w:rsid w:val="757F2707"/>
    <w:rsid w:val="75844821"/>
    <w:rsid w:val="758A4961"/>
    <w:rsid w:val="758B02BC"/>
    <w:rsid w:val="759D11D0"/>
    <w:rsid w:val="75A44ED3"/>
    <w:rsid w:val="75AD6A4A"/>
    <w:rsid w:val="75B6617B"/>
    <w:rsid w:val="75BF1D13"/>
    <w:rsid w:val="75CE1F56"/>
    <w:rsid w:val="75CE66FD"/>
    <w:rsid w:val="75DB4042"/>
    <w:rsid w:val="75DE4F66"/>
    <w:rsid w:val="75E178DE"/>
    <w:rsid w:val="75E34D71"/>
    <w:rsid w:val="75F70158"/>
    <w:rsid w:val="75FC4D15"/>
    <w:rsid w:val="760F4EF3"/>
    <w:rsid w:val="761908D2"/>
    <w:rsid w:val="762A553C"/>
    <w:rsid w:val="76365BC0"/>
    <w:rsid w:val="763E1786"/>
    <w:rsid w:val="763F2515"/>
    <w:rsid w:val="764835D0"/>
    <w:rsid w:val="7649233A"/>
    <w:rsid w:val="764D19AA"/>
    <w:rsid w:val="76525BE7"/>
    <w:rsid w:val="76542171"/>
    <w:rsid w:val="765B1A3C"/>
    <w:rsid w:val="7668409C"/>
    <w:rsid w:val="766C1267"/>
    <w:rsid w:val="76971EED"/>
    <w:rsid w:val="76A60FE7"/>
    <w:rsid w:val="76B0458D"/>
    <w:rsid w:val="76B4114C"/>
    <w:rsid w:val="76C56A59"/>
    <w:rsid w:val="76C80B20"/>
    <w:rsid w:val="76D67314"/>
    <w:rsid w:val="76E03198"/>
    <w:rsid w:val="76EB3EE0"/>
    <w:rsid w:val="76EC37C6"/>
    <w:rsid w:val="76F32BFE"/>
    <w:rsid w:val="76F67E06"/>
    <w:rsid w:val="76F83174"/>
    <w:rsid w:val="7707282D"/>
    <w:rsid w:val="77233B61"/>
    <w:rsid w:val="77245C87"/>
    <w:rsid w:val="7725204A"/>
    <w:rsid w:val="772C2E75"/>
    <w:rsid w:val="773C7DB6"/>
    <w:rsid w:val="774D2DA7"/>
    <w:rsid w:val="77731AEA"/>
    <w:rsid w:val="7773353E"/>
    <w:rsid w:val="777F79AC"/>
    <w:rsid w:val="77813D51"/>
    <w:rsid w:val="7783344B"/>
    <w:rsid w:val="778B45A3"/>
    <w:rsid w:val="778D20C9"/>
    <w:rsid w:val="778E409B"/>
    <w:rsid w:val="779A0F40"/>
    <w:rsid w:val="779A329D"/>
    <w:rsid w:val="779F1CDF"/>
    <w:rsid w:val="77A17922"/>
    <w:rsid w:val="77AF0CE9"/>
    <w:rsid w:val="77AF55D8"/>
    <w:rsid w:val="77B43AFA"/>
    <w:rsid w:val="77B72B46"/>
    <w:rsid w:val="77B92EBE"/>
    <w:rsid w:val="77BF424C"/>
    <w:rsid w:val="77C80D98"/>
    <w:rsid w:val="77CD56C7"/>
    <w:rsid w:val="77CF6460"/>
    <w:rsid w:val="77D13883"/>
    <w:rsid w:val="77D56C28"/>
    <w:rsid w:val="77EA751B"/>
    <w:rsid w:val="77F9150C"/>
    <w:rsid w:val="77FC4A09"/>
    <w:rsid w:val="780305DD"/>
    <w:rsid w:val="78103EFD"/>
    <w:rsid w:val="78145D3A"/>
    <w:rsid w:val="78162870"/>
    <w:rsid w:val="78193159"/>
    <w:rsid w:val="78204C80"/>
    <w:rsid w:val="78280044"/>
    <w:rsid w:val="78347429"/>
    <w:rsid w:val="784D38B1"/>
    <w:rsid w:val="785726D7"/>
    <w:rsid w:val="78576706"/>
    <w:rsid w:val="786E6745"/>
    <w:rsid w:val="787768D5"/>
    <w:rsid w:val="78837DDB"/>
    <w:rsid w:val="788C2381"/>
    <w:rsid w:val="788C38EA"/>
    <w:rsid w:val="788D45E4"/>
    <w:rsid w:val="788F3C1F"/>
    <w:rsid w:val="78961451"/>
    <w:rsid w:val="78AA58F4"/>
    <w:rsid w:val="78AC7A97"/>
    <w:rsid w:val="78AF6544"/>
    <w:rsid w:val="78B74DD2"/>
    <w:rsid w:val="78C12422"/>
    <w:rsid w:val="78C5384D"/>
    <w:rsid w:val="78D83FCC"/>
    <w:rsid w:val="78D92AB5"/>
    <w:rsid w:val="78E4392A"/>
    <w:rsid w:val="78E7640D"/>
    <w:rsid w:val="78F42E38"/>
    <w:rsid w:val="78F83C82"/>
    <w:rsid w:val="79307FD1"/>
    <w:rsid w:val="79371DA6"/>
    <w:rsid w:val="794013BD"/>
    <w:rsid w:val="79434902"/>
    <w:rsid w:val="794B7032"/>
    <w:rsid w:val="794F33AE"/>
    <w:rsid w:val="795044ED"/>
    <w:rsid w:val="79564378"/>
    <w:rsid w:val="7963400E"/>
    <w:rsid w:val="796B1199"/>
    <w:rsid w:val="796C21B2"/>
    <w:rsid w:val="796D29F6"/>
    <w:rsid w:val="797B1A25"/>
    <w:rsid w:val="79905EA0"/>
    <w:rsid w:val="79907E6E"/>
    <w:rsid w:val="79935991"/>
    <w:rsid w:val="79984D55"/>
    <w:rsid w:val="79AB2E16"/>
    <w:rsid w:val="79B34F98"/>
    <w:rsid w:val="79B55907"/>
    <w:rsid w:val="79B85C40"/>
    <w:rsid w:val="79B92177"/>
    <w:rsid w:val="79D243A4"/>
    <w:rsid w:val="79D54D9F"/>
    <w:rsid w:val="79D815F5"/>
    <w:rsid w:val="79E253D2"/>
    <w:rsid w:val="79E311C4"/>
    <w:rsid w:val="79E75705"/>
    <w:rsid w:val="79EE6425"/>
    <w:rsid w:val="7A014AB9"/>
    <w:rsid w:val="7A095543"/>
    <w:rsid w:val="7A143EB0"/>
    <w:rsid w:val="7A167767"/>
    <w:rsid w:val="7A1D51D1"/>
    <w:rsid w:val="7A2A4C8D"/>
    <w:rsid w:val="7A2C1B3B"/>
    <w:rsid w:val="7A2F4CFC"/>
    <w:rsid w:val="7A39041C"/>
    <w:rsid w:val="7A3E4F2F"/>
    <w:rsid w:val="7A4323E2"/>
    <w:rsid w:val="7A4A123C"/>
    <w:rsid w:val="7A4A42A1"/>
    <w:rsid w:val="7A510630"/>
    <w:rsid w:val="7A551D86"/>
    <w:rsid w:val="7A583411"/>
    <w:rsid w:val="7A5E5BCC"/>
    <w:rsid w:val="7A5F6487"/>
    <w:rsid w:val="7A6B78EF"/>
    <w:rsid w:val="7A7B0FC0"/>
    <w:rsid w:val="7A936AC3"/>
    <w:rsid w:val="7A9B2D4F"/>
    <w:rsid w:val="7A9C2623"/>
    <w:rsid w:val="7A9C4172"/>
    <w:rsid w:val="7A9E7BC0"/>
    <w:rsid w:val="7AA008BF"/>
    <w:rsid w:val="7AAC4F5C"/>
    <w:rsid w:val="7AB906E1"/>
    <w:rsid w:val="7AC35E02"/>
    <w:rsid w:val="7AD77A31"/>
    <w:rsid w:val="7AD8127C"/>
    <w:rsid w:val="7AE53FCA"/>
    <w:rsid w:val="7AE97C98"/>
    <w:rsid w:val="7AFA0118"/>
    <w:rsid w:val="7AFA2830"/>
    <w:rsid w:val="7AFC3D9B"/>
    <w:rsid w:val="7B0A0427"/>
    <w:rsid w:val="7B0A167E"/>
    <w:rsid w:val="7B0A28C1"/>
    <w:rsid w:val="7B166879"/>
    <w:rsid w:val="7B2E7894"/>
    <w:rsid w:val="7B3625E1"/>
    <w:rsid w:val="7B365DE6"/>
    <w:rsid w:val="7B3B75DC"/>
    <w:rsid w:val="7B3C43F5"/>
    <w:rsid w:val="7B445F4E"/>
    <w:rsid w:val="7B465C2F"/>
    <w:rsid w:val="7B4C76EE"/>
    <w:rsid w:val="7B5E090A"/>
    <w:rsid w:val="7B693E1E"/>
    <w:rsid w:val="7B6A334B"/>
    <w:rsid w:val="7B6B0973"/>
    <w:rsid w:val="7B713AB0"/>
    <w:rsid w:val="7B756F17"/>
    <w:rsid w:val="7B8132E4"/>
    <w:rsid w:val="7B8732D3"/>
    <w:rsid w:val="7B8D3FE9"/>
    <w:rsid w:val="7B920AA8"/>
    <w:rsid w:val="7B9854E0"/>
    <w:rsid w:val="7B9C38E2"/>
    <w:rsid w:val="7BB12922"/>
    <w:rsid w:val="7BB33D3E"/>
    <w:rsid w:val="7BB41168"/>
    <w:rsid w:val="7BB56B19"/>
    <w:rsid w:val="7BB65769"/>
    <w:rsid w:val="7BC222D2"/>
    <w:rsid w:val="7BCC6F38"/>
    <w:rsid w:val="7BD227A0"/>
    <w:rsid w:val="7BDD64B4"/>
    <w:rsid w:val="7BEA6B79"/>
    <w:rsid w:val="7BF10A82"/>
    <w:rsid w:val="7BF459AD"/>
    <w:rsid w:val="7BF80468"/>
    <w:rsid w:val="7BFB45F3"/>
    <w:rsid w:val="7BFB4DD5"/>
    <w:rsid w:val="7C065D2D"/>
    <w:rsid w:val="7C0B4B99"/>
    <w:rsid w:val="7C0C098C"/>
    <w:rsid w:val="7C0C1ACF"/>
    <w:rsid w:val="7C141CD3"/>
    <w:rsid w:val="7C177651"/>
    <w:rsid w:val="7C1B74AF"/>
    <w:rsid w:val="7C216DD5"/>
    <w:rsid w:val="7C26489A"/>
    <w:rsid w:val="7C265DA6"/>
    <w:rsid w:val="7C27211B"/>
    <w:rsid w:val="7C2D1E24"/>
    <w:rsid w:val="7C2E19A1"/>
    <w:rsid w:val="7C2F252A"/>
    <w:rsid w:val="7C336712"/>
    <w:rsid w:val="7C38637B"/>
    <w:rsid w:val="7C4B4301"/>
    <w:rsid w:val="7C4D66E4"/>
    <w:rsid w:val="7C6735D6"/>
    <w:rsid w:val="7C683105"/>
    <w:rsid w:val="7C694787"/>
    <w:rsid w:val="7C7309CD"/>
    <w:rsid w:val="7C7A6EA4"/>
    <w:rsid w:val="7C7A7004"/>
    <w:rsid w:val="7C941F85"/>
    <w:rsid w:val="7C971B2F"/>
    <w:rsid w:val="7CAB5870"/>
    <w:rsid w:val="7CAF2363"/>
    <w:rsid w:val="7CB01BAD"/>
    <w:rsid w:val="7CB043AE"/>
    <w:rsid w:val="7CBE309E"/>
    <w:rsid w:val="7CCC5441"/>
    <w:rsid w:val="7CCD3941"/>
    <w:rsid w:val="7CD0271A"/>
    <w:rsid w:val="7CDC13FD"/>
    <w:rsid w:val="7CDE4002"/>
    <w:rsid w:val="7CE42306"/>
    <w:rsid w:val="7CEA5178"/>
    <w:rsid w:val="7D154779"/>
    <w:rsid w:val="7D1C32CC"/>
    <w:rsid w:val="7D1E253C"/>
    <w:rsid w:val="7D333785"/>
    <w:rsid w:val="7D414478"/>
    <w:rsid w:val="7D456620"/>
    <w:rsid w:val="7D465C3A"/>
    <w:rsid w:val="7D4742E0"/>
    <w:rsid w:val="7D4F7E21"/>
    <w:rsid w:val="7D5B4A17"/>
    <w:rsid w:val="7D655BE2"/>
    <w:rsid w:val="7D676BD2"/>
    <w:rsid w:val="7D686B96"/>
    <w:rsid w:val="7D6927D4"/>
    <w:rsid w:val="7D6C2781"/>
    <w:rsid w:val="7D6C4033"/>
    <w:rsid w:val="7D6D38DB"/>
    <w:rsid w:val="7D716CBD"/>
    <w:rsid w:val="7D7375BB"/>
    <w:rsid w:val="7D7B57C7"/>
    <w:rsid w:val="7D7C5F3A"/>
    <w:rsid w:val="7D7F2C9B"/>
    <w:rsid w:val="7D9F4F55"/>
    <w:rsid w:val="7DA539A6"/>
    <w:rsid w:val="7DA71A0B"/>
    <w:rsid w:val="7DAA7BF6"/>
    <w:rsid w:val="7DAF7578"/>
    <w:rsid w:val="7DC42B2A"/>
    <w:rsid w:val="7DC46E37"/>
    <w:rsid w:val="7DC95449"/>
    <w:rsid w:val="7DCD1818"/>
    <w:rsid w:val="7DCE37DA"/>
    <w:rsid w:val="7DD96E66"/>
    <w:rsid w:val="7DE819EB"/>
    <w:rsid w:val="7DED2DD6"/>
    <w:rsid w:val="7DF015AD"/>
    <w:rsid w:val="7DF70274"/>
    <w:rsid w:val="7E0D46D5"/>
    <w:rsid w:val="7E1F5290"/>
    <w:rsid w:val="7E2E7A36"/>
    <w:rsid w:val="7E31608B"/>
    <w:rsid w:val="7E350DC4"/>
    <w:rsid w:val="7E492D92"/>
    <w:rsid w:val="7E492DAB"/>
    <w:rsid w:val="7E4C5707"/>
    <w:rsid w:val="7E5F112C"/>
    <w:rsid w:val="7E600B52"/>
    <w:rsid w:val="7E62285D"/>
    <w:rsid w:val="7E6478FC"/>
    <w:rsid w:val="7E663674"/>
    <w:rsid w:val="7E771E12"/>
    <w:rsid w:val="7E790A3C"/>
    <w:rsid w:val="7E7A7989"/>
    <w:rsid w:val="7E813430"/>
    <w:rsid w:val="7E816857"/>
    <w:rsid w:val="7E893DA6"/>
    <w:rsid w:val="7E906943"/>
    <w:rsid w:val="7E9073CC"/>
    <w:rsid w:val="7E9159DB"/>
    <w:rsid w:val="7E9F3798"/>
    <w:rsid w:val="7EA83C8C"/>
    <w:rsid w:val="7EC53367"/>
    <w:rsid w:val="7ECD4A40"/>
    <w:rsid w:val="7ECF0E9E"/>
    <w:rsid w:val="7ECF1219"/>
    <w:rsid w:val="7ED90A98"/>
    <w:rsid w:val="7EDA7AA5"/>
    <w:rsid w:val="7EE321FF"/>
    <w:rsid w:val="7EE6136E"/>
    <w:rsid w:val="7EE93A7F"/>
    <w:rsid w:val="7EF0118F"/>
    <w:rsid w:val="7EF63AD2"/>
    <w:rsid w:val="7EFB5D01"/>
    <w:rsid w:val="7F1C6551"/>
    <w:rsid w:val="7F2409F4"/>
    <w:rsid w:val="7F2A7B8C"/>
    <w:rsid w:val="7F2F672C"/>
    <w:rsid w:val="7F325414"/>
    <w:rsid w:val="7F34727D"/>
    <w:rsid w:val="7F362D02"/>
    <w:rsid w:val="7F3A67B8"/>
    <w:rsid w:val="7F4261D6"/>
    <w:rsid w:val="7F482D79"/>
    <w:rsid w:val="7F544268"/>
    <w:rsid w:val="7F5B2AAD"/>
    <w:rsid w:val="7F601E71"/>
    <w:rsid w:val="7F743B6E"/>
    <w:rsid w:val="7F7837FE"/>
    <w:rsid w:val="7F7A3573"/>
    <w:rsid w:val="7F962D86"/>
    <w:rsid w:val="7F977D9E"/>
    <w:rsid w:val="7F9D2C41"/>
    <w:rsid w:val="7F9F24FF"/>
    <w:rsid w:val="7FAD5C10"/>
    <w:rsid w:val="7FB4040F"/>
    <w:rsid w:val="7FBF5D60"/>
    <w:rsid w:val="7FD05249"/>
    <w:rsid w:val="7FE0189F"/>
    <w:rsid w:val="7FE662BA"/>
    <w:rsid w:val="7FE72592"/>
    <w:rsid w:val="7FFF03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A0BA156"/>
  <w15:docId w15:val="{8A4EB119-F647-4488-91B4-DC5404029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autoRedefine/>
    <w:qFormat/>
    <w:rsid w:val="003E69E9"/>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autoRedefine/>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autoRedefine/>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autoRedefine/>
    <w:uiPriority w:val="9"/>
    <w:unhideWhenUsed/>
    <w:qFormat/>
    <w:pPr>
      <w:keepNext/>
      <w:keepLines/>
      <w:spacing w:before="260" w:after="260" w:line="416" w:lineRule="auto"/>
      <w:outlineLvl w:val="2"/>
    </w:pPr>
    <w:rPr>
      <w:b/>
      <w:bCs/>
      <w:sz w:val="32"/>
      <w:szCs w:val="32"/>
    </w:rPr>
  </w:style>
  <w:style w:type="paragraph" w:styleId="4">
    <w:name w:val="heading 4"/>
    <w:basedOn w:val="a"/>
    <w:next w:val="a"/>
    <w:link w:val="40"/>
    <w:autoRedefine/>
    <w:uiPriority w:val="9"/>
    <w:unhideWhenUsed/>
    <w:qFormat/>
    <w:pPr>
      <w:keepNext/>
      <w:keepLines/>
      <w:spacing w:before="280" w:after="290" w:line="372" w:lineRule="auto"/>
      <w:outlineLvl w:val="3"/>
    </w:pPr>
    <w:rPr>
      <w:rFonts w:ascii="Arial" w:eastAsia="黑体" w:hAnsi="Arial"/>
      <w:b/>
      <w:sz w:val="28"/>
    </w:rPr>
  </w:style>
  <w:style w:type="paragraph" w:styleId="5">
    <w:name w:val="heading 5"/>
    <w:basedOn w:val="a"/>
    <w:next w:val="a"/>
    <w:link w:val="50"/>
    <w:autoRedefine/>
    <w:uiPriority w:val="9"/>
    <w:unhideWhenUsed/>
    <w:qFormat/>
    <w:pPr>
      <w:keepNext/>
      <w:keepLines/>
      <w:spacing w:before="280" w:after="290" w:line="372" w:lineRule="auto"/>
      <w:outlineLvl w:val="4"/>
    </w:pPr>
    <w:rPr>
      <w:b/>
      <w:sz w:val="28"/>
    </w:rPr>
  </w:style>
  <w:style w:type="paragraph" w:styleId="6">
    <w:name w:val="heading 6"/>
    <w:basedOn w:val="a"/>
    <w:next w:val="a"/>
    <w:autoRedefine/>
    <w:uiPriority w:val="9"/>
    <w:unhideWhenUsed/>
    <w:qFormat/>
    <w:pPr>
      <w:keepNext/>
      <w:keepLines/>
      <w:spacing w:before="240" w:after="64" w:line="317" w:lineRule="auto"/>
      <w:outlineLvl w:val="5"/>
    </w:pPr>
    <w:rPr>
      <w:rFonts w:ascii="Arial" w:eastAsia="黑体" w:hAnsi="Arial"/>
      <w:b/>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a4"/>
    <w:autoRedefine/>
    <w:uiPriority w:val="99"/>
    <w:unhideWhenUsed/>
    <w:qFormat/>
    <w:rPr>
      <w:rFonts w:ascii="Heiti SC Light" w:eastAsia="Heiti SC Light"/>
      <w:sz w:val="24"/>
      <w:szCs w:val="24"/>
    </w:rPr>
  </w:style>
  <w:style w:type="paragraph" w:styleId="a5">
    <w:name w:val="annotation text"/>
    <w:basedOn w:val="a"/>
    <w:link w:val="a6"/>
    <w:autoRedefine/>
    <w:uiPriority w:val="99"/>
    <w:unhideWhenUsed/>
    <w:qFormat/>
    <w:rsid w:val="00241156"/>
    <w:pPr>
      <w:jc w:val="left"/>
    </w:pPr>
    <w:rPr>
      <w:rFonts w:ascii="黑体" w:eastAsia="黑体" w:hAnsi="黑体"/>
      <w:szCs w:val="21"/>
    </w:rPr>
  </w:style>
  <w:style w:type="paragraph" w:styleId="a7">
    <w:name w:val="Date"/>
    <w:basedOn w:val="a"/>
    <w:next w:val="a"/>
    <w:link w:val="a8"/>
    <w:autoRedefine/>
    <w:uiPriority w:val="99"/>
    <w:semiHidden/>
    <w:unhideWhenUsed/>
    <w:qFormat/>
    <w:pPr>
      <w:ind w:leftChars="2500" w:left="100"/>
    </w:pPr>
  </w:style>
  <w:style w:type="paragraph" w:styleId="a9">
    <w:name w:val="Balloon Text"/>
    <w:basedOn w:val="a"/>
    <w:link w:val="aa"/>
    <w:autoRedefine/>
    <w:uiPriority w:val="99"/>
    <w:unhideWhenUsed/>
    <w:qFormat/>
    <w:rPr>
      <w:sz w:val="18"/>
      <w:szCs w:val="18"/>
    </w:rPr>
  </w:style>
  <w:style w:type="paragraph" w:styleId="ab">
    <w:name w:val="footer"/>
    <w:basedOn w:val="a"/>
    <w:link w:val="ac"/>
    <w:uiPriority w:val="99"/>
    <w:unhideWhenUsed/>
    <w:qFormat/>
    <w:pPr>
      <w:tabs>
        <w:tab w:val="center" w:pos="4153"/>
        <w:tab w:val="right" w:pos="8306"/>
      </w:tabs>
      <w:snapToGrid w:val="0"/>
      <w:jc w:val="left"/>
    </w:pPr>
    <w:rPr>
      <w:sz w:val="18"/>
      <w:szCs w:val="18"/>
    </w:rPr>
  </w:style>
  <w:style w:type="paragraph" w:styleId="ad">
    <w:name w:val="header"/>
    <w:basedOn w:val="a"/>
    <w:link w:val="ae"/>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link w:val="HTML0"/>
    <w:autoRedefine/>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paragraph" w:styleId="af">
    <w:name w:val="Normal (Web)"/>
    <w:basedOn w:val="a"/>
    <w:autoRedefine/>
    <w:uiPriority w:val="99"/>
    <w:unhideWhenUsed/>
    <w:qFormat/>
    <w:pPr>
      <w:spacing w:beforeAutospacing="1" w:afterAutospacing="1"/>
      <w:jc w:val="left"/>
    </w:pPr>
    <w:rPr>
      <w:rFonts w:cs="Times New Roman"/>
      <w:kern w:val="0"/>
      <w:sz w:val="24"/>
    </w:rPr>
  </w:style>
  <w:style w:type="paragraph" w:styleId="af0">
    <w:name w:val="Title"/>
    <w:basedOn w:val="a"/>
    <w:next w:val="a"/>
    <w:link w:val="af1"/>
    <w:autoRedefine/>
    <w:uiPriority w:val="10"/>
    <w:qFormat/>
    <w:pPr>
      <w:spacing w:before="240" w:after="60"/>
      <w:jc w:val="center"/>
      <w:outlineLvl w:val="0"/>
    </w:pPr>
    <w:rPr>
      <w:rFonts w:asciiTheme="majorHAnsi" w:eastAsia="宋体" w:hAnsiTheme="majorHAnsi" w:cstheme="majorBidi"/>
      <w:b/>
      <w:bCs/>
      <w:sz w:val="32"/>
      <w:szCs w:val="32"/>
    </w:rPr>
  </w:style>
  <w:style w:type="paragraph" w:styleId="af2">
    <w:name w:val="annotation subject"/>
    <w:basedOn w:val="a5"/>
    <w:next w:val="a5"/>
    <w:link w:val="af3"/>
    <w:uiPriority w:val="99"/>
    <w:semiHidden/>
    <w:unhideWhenUsed/>
    <w:qFormat/>
    <w:rPr>
      <w:b/>
      <w:bCs/>
    </w:rPr>
  </w:style>
  <w:style w:type="table" w:styleId="af4">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Hyperlink"/>
    <w:basedOn w:val="a0"/>
    <w:autoRedefine/>
    <w:uiPriority w:val="99"/>
    <w:unhideWhenUsed/>
    <w:qFormat/>
    <w:rPr>
      <w:color w:val="0000FF" w:themeColor="hyperlink"/>
      <w:u w:val="single"/>
    </w:rPr>
  </w:style>
  <w:style w:type="character" w:styleId="HTML1">
    <w:name w:val="HTML Code"/>
    <w:basedOn w:val="a0"/>
    <w:autoRedefine/>
    <w:uiPriority w:val="99"/>
    <w:semiHidden/>
    <w:unhideWhenUsed/>
    <w:qFormat/>
    <w:rPr>
      <w:rFonts w:ascii="Courier New" w:hAnsi="Courier New"/>
      <w:sz w:val="20"/>
    </w:rPr>
  </w:style>
  <w:style w:type="character" w:styleId="af6">
    <w:name w:val="annotation reference"/>
    <w:basedOn w:val="a0"/>
    <w:autoRedefine/>
    <w:uiPriority w:val="99"/>
    <w:semiHidden/>
    <w:unhideWhenUsed/>
    <w:qFormat/>
    <w:rPr>
      <w:sz w:val="21"/>
      <w:szCs w:val="21"/>
    </w:rPr>
  </w:style>
  <w:style w:type="character" w:customStyle="1" w:styleId="ae">
    <w:name w:val="页眉 字符"/>
    <w:basedOn w:val="a0"/>
    <w:link w:val="ad"/>
    <w:uiPriority w:val="99"/>
    <w:qFormat/>
    <w:rPr>
      <w:sz w:val="18"/>
      <w:szCs w:val="18"/>
    </w:rPr>
  </w:style>
  <w:style w:type="character" w:customStyle="1" w:styleId="ac">
    <w:name w:val="页脚 字符"/>
    <w:basedOn w:val="a0"/>
    <w:link w:val="ab"/>
    <w:autoRedefine/>
    <w:uiPriority w:val="99"/>
    <w:qFormat/>
    <w:rPr>
      <w:sz w:val="18"/>
      <w:szCs w:val="18"/>
    </w:rPr>
  </w:style>
  <w:style w:type="paragraph" w:styleId="af7">
    <w:name w:val="List Paragraph"/>
    <w:basedOn w:val="a"/>
    <w:uiPriority w:val="99"/>
    <w:qFormat/>
    <w:pPr>
      <w:ind w:firstLineChars="200" w:firstLine="420"/>
    </w:pPr>
  </w:style>
  <w:style w:type="character" w:customStyle="1" w:styleId="aa">
    <w:name w:val="批注框文本 字符"/>
    <w:basedOn w:val="a0"/>
    <w:link w:val="a9"/>
    <w:autoRedefine/>
    <w:uiPriority w:val="99"/>
    <w:semiHidden/>
    <w:qFormat/>
    <w:rPr>
      <w:sz w:val="18"/>
      <w:szCs w:val="18"/>
    </w:rPr>
  </w:style>
  <w:style w:type="character" w:customStyle="1" w:styleId="af1">
    <w:name w:val="标题 字符"/>
    <w:basedOn w:val="a0"/>
    <w:link w:val="af0"/>
    <w:autoRedefine/>
    <w:uiPriority w:val="10"/>
    <w:qFormat/>
    <w:rPr>
      <w:rFonts w:asciiTheme="majorHAnsi" w:eastAsia="宋体" w:hAnsiTheme="majorHAnsi" w:cstheme="majorBidi"/>
      <w:b/>
      <w:bCs/>
      <w:sz w:val="32"/>
      <w:szCs w:val="32"/>
    </w:rPr>
  </w:style>
  <w:style w:type="character" w:customStyle="1" w:styleId="10">
    <w:name w:val="标题 1 字符"/>
    <w:basedOn w:val="a0"/>
    <w:link w:val="1"/>
    <w:autoRedefine/>
    <w:uiPriority w:val="9"/>
    <w:qFormat/>
    <w:rPr>
      <w:b/>
      <w:bCs/>
      <w:kern w:val="44"/>
      <w:sz w:val="44"/>
      <w:szCs w:val="44"/>
    </w:rPr>
  </w:style>
  <w:style w:type="character" w:customStyle="1" w:styleId="20">
    <w:name w:val="标题 2 字符"/>
    <w:basedOn w:val="a0"/>
    <w:link w:val="2"/>
    <w:autoRedefine/>
    <w:uiPriority w:val="9"/>
    <w:qFormat/>
    <w:rPr>
      <w:rFonts w:asciiTheme="majorHAnsi" w:eastAsiaTheme="majorEastAsia" w:hAnsiTheme="majorHAnsi" w:cstheme="majorBidi"/>
      <w:b/>
      <w:bCs/>
      <w:sz w:val="32"/>
      <w:szCs w:val="32"/>
    </w:rPr>
  </w:style>
  <w:style w:type="character" w:customStyle="1" w:styleId="high-light-bg4">
    <w:name w:val="high-light-bg4"/>
    <w:basedOn w:val="a0"/>
    <w:autoRedefine/>
    <w:qFormat/>
  </w:style>
  <w:style w:type="character" w:customStyle="1" w:styleId="30">
    <w:name w:val="标题 3 字符"/>
    <w:basedOn w:val="a0"/>
    <w:link w:val="3"/>
    <w:uiPriority w:val="9"/>
    <w:qFormat/>
    <w:rPr>
      <w:b/>
      <w:bCs/>
      <w:sz w:val="32"/>
      <w:szCs w:val="32"/>
    </w:rPr>
  </w:style>
  <w:style w:type="paragraph" w:customStyle="1" w:styleId="11">
    <w:name w:val="修订1"/>
    <w:autoRedefine/>
    <w:hidden/>
    <w:uiPriority w:val="99"/>
    <w:semiHidden/>
    <w:qFormat/>
    <w:rPr>
      <w:rFonts w:asciiTheme="minorHAnsi" w:eastAsiaTheme="minorEastAsia" w:hAnsiTheme="minorHAnsi" w:cstheme="minorBidi"/>
      <w:kern w:val="2"/>
      <w:sz w:val="21"/>
      <w:szCs w:val="22"/>
    </w:rPr>
  </w:style>
  <w:style w:type="character" w:customStyle="1" w:styleId="a4">
    <w:name w:val="文档结构图 字符"/>
    <w:basedOn w:val="a0"/>
    <w:link w:val="a3"/>
    <w:autoRedefine/>
    <w:uiPriority w:val="99"/>
    <w:semiHidden/>
    <w:qFormat/>
    <w:rPr>
      <w:rFonts w:ascii="Heiti SC Light" w:eastAsia="Heiti SC Light"/>
      <w:sz w:val="24"/>
      <w:szCs w:val="24"/>
    </w:rPr>
  </w:style>
  <w:style w:type="paragraph" w:customStyle="1" w:styleId="12">
    <w:name w:val="列出段落1"/>
    <w:basedOn w:val="a"/>
    <w:autoRedefine/>
    <w:uiPriority w:val="34"/>
    <w:qFormat/>
    <w:pPr>
      <w:ind w:firstLineChars="200" w:firstLine="420"/>
    </w:pPr>
  </w:style>
  <w:style w:type="paragraph" w:customStyle="1" w:styleId="110">
    <w:name w:val="修订11"/>
    <w:autoRedefine/>
    <w:hidden/>
    <w:uiPriority w:val="99"/>
    <w:semiHidden/>
    <w:qFormat/>
    <w:rPr>
      <w:rFonts w:asciiTheme="minorHAnsi" w:eastAsiaTheme="minorEastAsia" w:hAnsiTheme="minorHAnsi" w:cstheme="minorBidi"/>
      <w:kern w:val="2"/>
      <w:sz w:val="21"/>
      <w:szCs w:val="22"/>
    </w:rPr>
  </w:style>
  <w:style w:type="character" w:customStyle="1" w:styleId="a6">
    <w:name w:val="批注文字 字符"/>
    <w:basedOn w:val="a0"/>
    <w:link w:val="a5"/>
    <w:autoRedefine/>
    <w:uiPriority w:val="99"/>
    <w:qFormat/>
    <w:rsid w:val="00241156"/>
    <w:rPr>
      <w:rFonts w:ascii="黑体" w:eastAsia="黑体" w:hAnsi="黑体" w:cstheme="minorBidi"/>
      <w:kern w:val="2"/>
      <w:sz w:val="21"/>
      <w:szCs w:val="21"/>
    </w:rPr>
  </w:style>
  <w:style w:type="character" w:customStyle="1" w:styleId="af3">
    <w:name w:val="批注主题 字符"/>
    <w:basedOn w:val="a6"/>
    <w:link w:val="af2"/>
    <w:autoRedefine/>
    <w:uiPriority w:val="99"/>
    <w:semiHidden/>
    <w:qFormat/>
    <w:rPr>
      <w:rFonts w:ascii="黑体" w:eastAsia="黑体" w:hAnsi="黑体" w:cstheme="minorBidi"/>
      <w:b/>
      <w:bCs/>
      <w:kern w:val="2"/>
      <w:sz w:val="21"/>
      <w:szCs w:val="21"/>
    </w:rPr>
  </w:style>
  <w:style w:type="character" w:customStyle="1" w:styleId="HTML0">
    <w:name w:val="HTML 预设格式 字符"/>
    <w:basedOn w:val="a0"/>
    <w:link w:val="HTML"/>
    <w:autoRedefine/>
    <w:uiPriority w:val="99"/>
    <w:qFormat/>
    <w:rPr>
      <w:rFonts w:ascii="宋体" w:eastAsia="宋体" w:hAnsi="宋体" w:cs="宋体"/>
      <w:kern w:val="0"/>
      <w:sz w:val="24"/>
      <w:szCs w:val="24"/>
    </w:rPr>
  </w:style>
  <w:style w:type="paragraph" w:customStyle="1" w:styleId="21">
    <w:name w:val="列出段落2"/>
    <w:basedOn w:val="a"/>
    <w:qFormat/>
    <w:pPr>
      <w:ind w:firstLineChars="200" w:firstLine="420"/>
    </w:pPr>
    <w:rPr>
      <w:rFonts w:ascii="Calibri" w:eastAsia="宋体" w:hAnsi="Calibri" w:cs="黑体"/>
    </w:rPr>
  </w:style>
  <w:style w:type="character" w:customStyle="1" w:styleId="high-light-bg">
    <w:name w:val="high-light-bg"/>
    <w:basedOn w:val="a0"/>
    <w:autoRedefine/>
    <w:qFormat/>
  </w:style>
  <w:style w:type="character" w:customStyle="1" w:styleId="jsonkey">
    <w:name w:val="json_key"/>
    <w:basedOn w:val="a0"/>
    <w:autoRedefine/>
    <w:qFormat/>
  </w:style>
  <w:style w:type="paragraph" w:customStyle="1" w:styleId="22">
    <w:name w:val="修订2"/>
    <w:autoRedefine/>
    <w:hidden/>
    <w:uiPriority w:val="99"/>
    <w:semiHidden/>
    <w:qFormat/>
    <w:rPr>
      <w:rFonts w:asciiTheme="minorHAnsi" w:eastAsiaTheme="minorEastAsia" w:hAnsiTheme="minorHAnsi" w:cstheme="minorBidi"/>
      <w:kern w:val="2"/>
      <w:sz w:val="21"/>
      <w:szCs w:val="22"/>
    </w:rPr>
  </w:style>
  <w:style w:type="character" w:customStyle="1" w:styleId="cf01">
    <w:name w:val="cf01"/>
    <w:basedOn w:val="a0"/>
    <w:qFormat/>
    <w:rPr>
      <w:rFonts w:ascii="Microsoft YaHei UI" w:eastAsia="Microsoft YaHei UI" w:hAnsi="Microsoft YaHei UI" w:hint="eastAsia"/>
      <w:sz w:val="18"/>
      <w:szCs w:val="18"/>
    </w:rPr>
  </w:style>
  <w:style w:type="character" w:customStyle="1" w:styleId="cf11">
    <w:name w:val="cf11"/>
    <w:basedOn w:val="a0"/>
    <w:autoRedefine/>
    <w:qFormat/>
    <w:rPr>
      <w:rFonts w:ascii="Microsoft YaHei UI" w:eastAsia="Microsoft YaHei UI" w:hAnsi="Microsoft YaHei UI" w:hint="eastAsia"/>
      <w:sz w:val="18"/>
      <w:szCs w:val="18"/>
    </w:rPr>
  </w:style>
  <w:style w:type="character" w:customStyle="1" w:styleId="cf21">
    <w:name w:val="cf21"/>
    <w:basedOn w:val="a0"/>
    <w:qFormat/>
    <w:rPr>
      <w:rFonts w:ascii="Microsoft YaHei UI" w:eastAsia="Microsoft YaHei UI" w:hAnsi="Microsoft YaHei UI" w:hint="eastAsia"/>
      <w:sz w:val="18"/>
      <w:szCs w:val="18"/>
    </w:rPr>
  </w:style>
  <w:style w:type="paragraph" w:customStyle="1" w:styleId="31">
    <w:name w:val="修订3"/>
    <w:hidden/>
    <w:uiPriority w:val="99"/>
    <w:semiHidden/>
    <w:qFormat/>
    <w:rPr>
      <w:rFonts w:asciiTheme="minorHAnsi" w:eastAsiaTheme="minorEastAsia" w:hAnsiTheme="minorHAnsi" w:cstheme="minorBidi"/>
      <w:kern w:val="2"/>
      <w:sz w:val="21"/>
      <w:szCs w:val="22"/>
    </w:rPr>
  </w:style>
  <w:style w:type="character" w:customStyle="1" w:styleId="a8">
    <w:name w:val="日期 字符"/>
    <w:basedOn w:val="a0"/>
    <w:link w:val="a7"/>
    <w:autoRedefine/>
    <w:uiPriority w:val="99"/>
    <w:semiHidden/>
    <w:qFormat/>
    <w:rPr>
      <w:rFonts w:asciiTheme="minorHAnsi" w:eastAsiaTheme="minorEastAsia" w:hAnsiTheme="minorHAnsi" w:cstheme="minorBidi"/>
      <w:kern w:val="2"/>
      <w:sz w:val="21"/>
      <w:szCs w:val="22"/>
    </w:rPr>
  </w:style>
  <w:style w:type="character" w:customStyle="1" w:styleId="40">
    <w:name w:val="标题 4 字符"/>
    <w:basedOn w:val="a0"/>
    <w:link w:val="4"/>
    <w:autoRedefine/>
    <w:uiPriority w:val="9"/>
    <w:qFormat/>
    <w:rPr>
      <w:rFonts w:ascii="Arial" w:eastAsia="黑体" w:hAnsi="Arial" w:cstheme="minorBidi"/>
      <w:b/>
      <w:kern w:val="2"/>
      <w:sz w:val="28"/>
      <w:szCs w:val="22"/>
    </w:rPr>
  </w:style>
  <w:style w:type="character" w:customStyle="1" w:styleId="50">
    <w:name w:val="标题 5 字符"/>
    <w:basedOn w:val="a0"/>
    <w:link w:val="5"/>
    <w:uiPriority w:val="9"/>
    <w:rsid w:val="00665918"/>
    <w:rPr>
      <w:rFonts w:asciiTheme="minorHAnsi" w:eastAsiaTheme="minorEastAsia" w:hAnsiTheme="minorHAnsi" w:cstheme="minorBidi"/>
      <w:b/>
      <w:kern w:val="2"/>
      <w:sz w:val="28"/>
      <w:szCs w:val="22"/>
    </w:rPr>
  </w:style>
  <w:style w:type="character" w:styleId="af8">
    <w:name w:val="Unresolved Mention"/>
    <w:basedOn w:val="a0"/>
    <w:uiPriority w:val="99"/>
    <w:semiHidden/>
    <w:unhideWhenUsed/>
    <w:rsid w:val="00650E98"/>
    <w:rPr>
      <w:color w:val="605E5C"/>
      <w:shd w:val="clear" w:color="auto" w:fill="E1DFDD"/>
    </w:rPr>
  </w:style>
  <w:style w:type="character" w:styleId="af9">
    <w:name w:val="FollowedHyperlink"/>
    <w:basedOn w:val="a0"/>
    <w:uiPriority w:val="99"/>
    <w:semiHidden/>
    <w:unhideWhenUsed/>
    <w:rsid w:val="00650E98"/>
    <w:rPr>
      <w:color w:val="800080" w:themeColor="followedHyperlink"/>
      <w:u w:val="single"/>
    </w:rPr>
  </w:style>
  <w:style w:type="paragraph" w:styleId="afa">
    <w:name w:val="Revision"/>
    <w:hidden/>
    <w:uiPriority w:val="99"/>
    <w:semiHidden/>
    <w:rsid w:val="00D23D70"/>
    <w:rPr>
      <w:rFonts w:asciiTheme="minorHAnsi" w:eastAsiaTheme="minorEastAsia" w:hAnsiTheme="minorHAnsi"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4246228">
      <w:bodyDiv w:val="1"/>
      <w:marLeft w:val="0"/>
      <w:marRight w:val="0"/>
      <w:marTop w:val="0"/>
      <w:marBottom w:val="0"/>
      <w:divBdr>
        <w:top w:val="none" w:sz="0" w:space="0" w:color="auto"/>
        <w:left w:val="none" w:sz="0" w:space="0" w:color="auto"/>
        <w:bottom w:val="none" w:sz="0" w:space="0" w:color="auto"/>
        <w:right w:val="none" w:sz="0" w:space="0" w:color="auto"/>
      </w:divBdr>
    </w:div>
    <w:div w:id="271978861">
      <w:bodyDiv w:val="1"/>
      <w:marLeft w:val="0"/>
      <w:marRight w:val="0"/>
      <w:marTop w:val="0"/>
      <w:marBottom w:val="0"/>
      <w:divBdr>
        <w:top w:val="none" w:sz="0" w:space="0" w:color="auto"/>
        <w:left w:val="none" w:sz="0" w:space="0" w:color="auto"/>
        <w:bottom w:val="none" w:sz="0" w:space="0" w:color="auto"/>
        <w:right w:val="none" w:sz="0" w:space="0" w:color="auto"/>
      </w:divBdr>
    </w:div>
    <w:div w:id="383797812">
      <w:bodyDiv w:val="1"/>
      <w:marLeft w:val="0"/>
      <w:marRight w:val="0"/>
      <w:marTop w:val="0"/>
      <w:marBottom w:val="0"/>
      <w:divBdr>
        <w:top w:val="none" w:sz="0" w:space="0" w:color="auto"/>
        <w:left w:val="none" w:sz="0" w:space="0" w:color="auto"/>
        <w:bottom w:val="none" w:sz="0" w:space="0" w:color="auto"/>
        <w:right w:val="none" w:sz="0" w:space="0" w:color="auto"/>
      </w:divBdr>
    </w:div>
    <w:div w:id="798455840">
      <w:bodyDiv w:val="1"/>
      <w:marLeft w:val="0"/>
      <w:marRight w:val="0"/>
      <w:marTop w:val="0"/>
      <w:marBottom w:val="0"/>
      <w:divBdr>
        <w:top w:val="none" w:sz="0" w:space="0" w:color="auto"/>
        <w:left w:val="none" w:sz="0" w:space="0" w:color="auto"/>
        <w:bottom w:val="none" w:sz="0" w:space="0" w:color="auto"/>
        <w:right w:val="none" w:sz="0" w:space="0" w:color="auto"/>
      </w:divBdr>
    </w:div>
    <w:div w:id="868109034">
      <w:bodyDiv w:val="1"/>
      <w:marLeft w:val="0"/>
      <w:marRight w:val="0"/>
      <w:marTop w:val="0"/>
      <w:marBottom w:val="0"/>
      <w:divBdr>
        <w:top w:val="none" w:sz="0" w:space="0" w:color="auto"/>
        <w:left w:val="none" w:sz="0" w:space="0" w:color="auto"/>
        <w:bottom w:val="none" w:sz="0" w:space="0" w:color="auto"/>
        <w:right w:val="none" w:sz="0" w:space="0" w:color="auto"/>
      </w:divBdr>
    </w:div>
    <w:div w:id="1277787841">
      <w:bodyDiv w:val="1"/>
      <w:marLeft w:val="0"/>
      <w:marRight w:val="0"/>
      <w:marTop w:val="0"/>
      <w:marBottom w:val="0"/>
      <w:divBdr>
        <w:top w:val="none" w:sz="0" w:space="0" w:color="auto"/>
        <w:left w:val="none" w:sz="0" w:space="0" w:color="auto"/>
        <w:bottom w:val="none" w:sz="0" w:space="0" w:color="auto"/>
        <w:right w:val="none" w:sz="0" w:space="0" w:color="auto"/>
      </w:divBdr>
    </w:div>
    <w:div w:id="1588416489">
      <w:bodyDiv w:val="1"/>
      <w:marLeft w:val="0"/>
      <w:marRight w:val="0"/>
      <w:marTop w:val="0"/>
      <w:marBottom w:val="0"/>
      <w:divBdr>
        <w:top w:val="none" w:sz="0" w:space="0" w:color="auto"/>
        <w:left w:val="none" w:sz="0" w:space="0" w:color="auto"/>
        <w:bottom w:val="none" w:sz="0" w:space="0" w:color="auto"/>
        <w:right w:val="none" w:sz="0" w:space="0" w:color="auto"/>
      </w:divBdr>
    </w:div>
    <w:div w:id="17060618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080AD4-3690-4B42-8A94-196C9621FF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1644</TotalTime>
  <Pages>4</Pages>
  <Words>10433</Words>
  <Characters>59469</Characters>
  <Application>Microsoft Office Word</Application>
  <DocSecurity>0</DocSecurity>
  <Lines>495</Lines>
  <Paragraphs>139</Paragraphs>
  <ScaleCrop>false</ScaleCrop>
  <Company>china</Company>
  <LinksUpToDate>false</LinksUpToDate>
  <CharactersWithSpaces>69763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董会升</dc:creator>
  <cp:lastModifiedBy>沈君君</cp:lastModifiedBy>
  <cp:revision>2696</cp:revision>
  <cp:lastPrinted>2017-12-13T11:15:00Z</cp:lastPrinted>
  <dcterms:created xsi:type="dcterms:W3CDTF">2019-06-11T05:43:00Z</dcterms:created>
  <dcterms:modified xsi:type="dcterms:W3CDTF">2026-03-19T08:43:00Z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B236192405584BAD9BE9A48D699173C6</vt:lpwstr>
  </property>
</Properties>
</file>